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21.xml" ContentType="application/vnd.openxmlformats-officedocument.themeOverrid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2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B3" w:rsidRDefault="009A0EB3" w:rsidP="009A0EB3">
      <w:pPr>
        <w:spacing w:line="20" w:lineRule="atLeast"/>
        <w:jc w:val="center"/>
        <w:outlineLvl w:val="0"/>
        <w:rPr>
          <w:rFonts w:ascii="Garamond" w:hAnsi="Garamond"/>
          <w:b/>
          <w:color w:val="000080"/>
          <w:sz w:val="144"/>
          <w:szCs w:val="144"/>
        </w:rPr>
      </w:pPr>
      <w:bookmarkStart w:id="0" w:name="_GoBack"/>
      <w:bookmarkEnd w:id="0"/>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E601E4"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JU</w:t>
      </w:r>
      <w:r w:rsidR="00827CC3">
        <w:rPr>
          <w:rFonts w:ascii="Palatino Linotype" w:hAnsi="Palatino Linotype"/>
          <w:b/>
          <w:color w:val="000080"/>
          <w:sz w:val="22"/>
          <w:szCs w:val="22"/>
        </w:rPr>
        <w:t>LY</w:t>
      </w:r>
      <w:r>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8F056F">
        <w:rPr>
          <w:rFonts w:ascii="Palatino Linotype" w:hAnsi="Palatino Linotype"/>
          <w:b/>
          <w:color w:val="FF0000"/>
          <w:sz w:val="22"/>
          <w:szCs w:val="22"/>
        </w:rPr>
        <w:t>7</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0"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1"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A36146" w:rsidRPr="007C7C20" w:rsidRDefault="007C7C20" w:rsidP="00A36146">
      <w:pPr>
        <w:spacing w:line="20" w:lineRule="atLeast"/>
        <w:jc w:val="both"/>
        <w:rPr>
          <w:rFonts w:ascii="Palatino Linotype" w:hAnsi="Palatino Linotype"/>
          <w:b/>
          <w:caps/>
          <w:color w:val="0000FF"/>
          <w:sz w:val="22"/>
          <w:szCs w:val="22"/>
        </w:rPr>
      </w:pPr>
      <w:r w:rsidRPr="007C7C20">
        <w:rPr>
          <w:rFonts w:ascii="Palatino Linotype" w:hAnsi="Palatino Linotype"/>
          <w:b/>
          <w:caps/>
          <w:color w:val="0000FF"/>
          <w:sz w:val="22"/>
          <w:szCs w:val="22"/>
        </w:rPr>
        <w:t>Chairman’s speech dated July 22, 2020 on “Atmanirbhar Bharat: Role of Capital Markets” at the FICCI Capital Market Conference – CAPAM 2020</w:t>
      </w:r>
    </w:p>
    <w:p w:rsidR="007C7C20" w:rsidRPr="00A36146" w:rsidRDefault="007C7C20"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7C7C20" w:rsidRPr="007C7C20" w:rsidRDefault="007C7C20" w:rsidP="00B25DA6">
      <w:pPr>
        <w:jc w:val="center"/>
        <w:outlineLvl w:val="0"/>
        <w:rPr>
          <w:rFonts w:ascii="Palatino Linotype" w:hAnsi="Palatino Linotype"/>
          <w:b/>
          <w:caps/>
        </w:rPr>
      </w:pPr>
      <w:r w:rsidRPr="007C7C20">
        <w:rPr>
          <w:rFonts w:ascii="Palatino Linotype" w:hAnsi="Palatino Linotype"/>
          <w:b/>
          <w:caps/>
        </w:rPr>
        <w:lastRenderedPageBreak/>
        <w:t xml:space="preserve">SPEECH OF Chairman, SEBI SHRI AJAY TYAGI dated July 22, 2020 on “Atmanirbhar Bharat: Role of Capital Markets” </w:t>
      </w:r>
    </w:p>
    <w:p w:rsidR="006A566F" w:rsidRPr="007C7C20" w:rsidRDefault="007C7C20" w:rsidP="00B25DA6">
      <w:pPr>
        <w:jc w:val="center"/>
        <w:outlineLvl w:val="0"/>
        <w:rPr>
          <w:rFonts w:ascii="Palatino Linotype" w:hAnsi="Palatino Linotype" w:cs="Helvetica"/>
          <w:b/>
        </w:rPr>
      </w:pPr>
      <w:r w:rsidRPr="007C7C20">
        <w:rPr>
          <w:rFonts w:ascii="Palatino Linotype" w:hAnsi="Palatino Linotype"/>
          <w:b/>
          <w:caps/>
        </w:rPr>
        <w:t>at the FICCI Capital Market Conference – CAPAM 2020</w:t>
      </w:r>
    </w:p>
    <w:p w:rsidR="006A566F" w:rsidRDefault="006A566F" w:rsidP="00B25DA6">
      <w:pPr>
        <w:jc w:val="center"/>
        <w:outlineLvl w:val="0"/>
        <w:rPr>
          <w:rFonts w:ascii="Palatino Linotype" w:hAnsi="Palatino Linotype" w:cs="Helvetica"/>
          <w:b/>
          <w:color w:val="000099"/>
          <w:sz w:val="22"/>
          <w:szCs w:val="22"/>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Ladies and Gentlemen, a very good morning to you all. This is the first time I am addressing an audience in the COVID era through an online medium like this. I would like to thank FICCI for giving me this opportunity to share my thoughts with you at this crucial time.</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 xml:space="preserve">  </w:t>
      </w:r>
    </w:p>
    <w:p w:rsidR="00321324" w:rsidRPr="007C7C20" w:rsidRDefault="00321324" w:rsidP="00321324">
      <w:pPr>
        <w:shd w:val="clear" w:color="auto" w:fill="FFFFFF"/>
        <w:jc w:val="both"/>
        <w:rPr>
          <w:rFonts w:ascii="Palatino Linotype" w:eastAsia="Times New Roman" w:hAnsi="Palatino Linotype"/>
          <w:b/>
          <w:bCs/>
          <w:color w:val="000000"/>
          <w:sz w:val="22"/>
          <w:szCs w:val="22"/>
          <w:lang w:val="en-IN" w:eastAsia="en-IN" w:bidi="hi-IN"/>
        </w:rPr>
      </w:pPr>
      <w:r w:rsidRPr="007C7C20">
        <w:rPr>
          <w:rFonts w:ascii="Palatino Linotype" w:eastAsia="Times New Roman" w:hAnsi="Palatino Linotype"/>
          <w:b/>
          <w:bCs/>
          <w:color w:val="000000"/>
          <w:sz w:val="22"/>
          <w:szCs w:val="22"/>
          <w:lang w:val="en-IN" w:eastAsia="en-IN" w:bidi="hi-IN"/>
        </w:rPr>
        <w:t xml:space="preserve">A. Challenges in the COVID era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COVID being the predominant issue we all are grappling with; I would like to begin by briefly stating the attendant broad challenges. If there is one word you would find in almost every speech or article in recent times about the current situation, it would be the word ‘unprecedented’. This word is exactly apt for the situation we are facing today.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At the  global  level,  the  lockdowns  implemented  due  to  social  distancing requirements have brought businesses and economies to almost a standstill. COVID </w:t>
      </w:r>
      <w:r>
        <w:rPr>
          <w:rFonts w:ascii="Palatino Linotype" w:eastAsia="Times New Roman" w:hAnsi="Palatino Linotype"/>
          <w:color w:val="000000"/>
          <w:sz w:val="22"/>
          <w:szCs w:val="22"/>
          <w:lang w:val="en-IN" w:eastAsia="en-IN" w:bidi="hi-IN"/>
        </w:rPr>
        <w:t>broke</w:t>
      </w:r>
      <w:r w:rsidRPr="007C7C20">
        <w:rPr>
          <w:rFonts w:ascii="Palatino Linotype" w:eastAsia="Times New Roman" w:hAnsi="Palatino Linotype"/>
          <w:color w:val="000000"/>
          <w:sz w:val="22"/>
          <w:szCs w:val="22"/>
          <w:lang w:val="en-IN" w:eastAsia="en-IN" w:bidi="hi-IN"/>
        </w:rPr>
        <w:t xml:space="preserve"> the entire global supply chains within just a span of few weeks and crippled the system. With most of the businesses under severe stress and struggling for survival, economies are headed towards recession.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053B79">
        <w:rPr>
          <w:rFonts w:ascii="Palatino Linotype" w:eastAsia="Times New Roman" w:hAnsi="Palatino Linotype"/>
          <w:color w:val="000000"/>
          <w:sz w:val="22"/>
          <w:szCs w:val="22"/>
          <w:lang w:val="en-IN" w:eastAsia="en-IN" w:bidi="hi-IN"/>
        </w:rPr>
        <w:t>4</w:t>
      </w:r>
      <w:r w:rsidRPr="007C7C20">
        <w:rPr>
          <w:rFonts w:ascii="Palatino Linotype" w:eastAsia="Times New Roman" w:hAnsi="Palatino Linotype"/>
          <w:color w:val="000000"/>
          <w:sz w:val="22"/>
          <w:szCs w:val="22"/>
          <w:lang w:val="en-IN" w:eastAsia="en-IN" w:bidi="hi-IN"/>
        </w:rPr>
        <w:t xml:space="preserve">. With regards challenges faced as policy makers, we usually tend to have some reference point of a similar challenge faced in the past - either domestic or global. But today, we have no reference point to rely on. Sure, some measures taken in the past, for instance during the Great depression of 1930s or the global financial crisis of 2008-09 can give us some pointers. But definitely, we are all treading untested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 xml:space="preserve">waters today. While there is some amount of discussion and coordination through various international bodies, every country has to swim in these waters in its own way. Only time will tell how and when will we reach the shore.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b/>
          <w:bCs/>
          <w:color w:val="000000"/>
          <w:sz w:val="22"/>
          <w:szCs w:val="22"/>
          <w:lang w:val="en-IN" w:eastAsia="en-IN" w:bidi="hi-IN"/>
        </w:rPr>
      </w:pPr>
      <w:r w:rsidRPr="007C7C20">
        <w:rPr>
          <w:rFonts w:ascii="Palatino Linotype" w:eastAsia="Times New Roman" w:hAnsi="Palatino Linotype"/>
          <w:b/>
          <w:bCs/>
          <w:color w:val="000000"/>
          <w:sz w:val="22"/>
          <w:szCs w:val="22"/>
          <w:lang w:val="en-IN" w:eastAsia="en-IN" w:bidi="hi-IN"/>
        </w:rPr>
        <w:t xml:space="preserve">B. </w:t>
      </w:r>
      <w:r w:rsidRPr="007C7C20">
        <w:rPr>
          <w:rFonts w:ascii="Palatino Linotype" w:eastAsia="Times New Roman" w:hAnsi="Palatino Linotype"/>
          <w:b/>
          <w:bCs/>
          <w:sz w:val="22"/>
          <w:szCs w:val="22"/>
          <w:lang w:val="en-IN" w:eastAsia="en-IN" w:bidi="hi-IN"/>
        </w:rPr>
        <w:t xml:space="preserve">Atmanirbhar Bharat – Self-reliant India </w:t>
      </w:r>
    </w:p>
    <w:p w:rsidR="00321324" w:rsidRDefault="00321324" w:rsidP="00321324">
      <w:pPr>
        <w:shd w:val="clear" w:color="auto" w:fill="FFFFFF"/>
        <w:rPr>
          <w:rFonts w:ascii="Times New Roman" w:eastAsia="Times New Roman" w:hAnsi="Times New Roman"/>
          <w:sz w:val="27"/>
          <w:szCs w:val="27"/>
          <w:lang w:val="en-IN" w:eastAsia="en-IN" w:bidi="hi-IN"/>
        </w:rPr>
      </w:pPr>
    </w:p>
    <w:p w:rsidR="00321324" w:rsidRPr="007C7C20" w:rsidRDefault="00321324" w:rsidP="00321324">
      <w:pPr>
        <w:shd w:val="clear" w:color="auto" w:fill="FFFFFF"/>
        <w:jc w:val="both"/>
        <w:rPr>
          <w:rFonts w:ascii="Palatino Linotype" w:eastAsia="Times New Roman" w:hAnsi="Palatino Linotype"/>
          <w:sz w:val="22"/>
          <w:szCs w:val="22"/>
          <w:lang w:val="en-IN" w:eastAsia="en-IN" w:bidi="hi-IN"/>
        </w:rPr>
      </w:pPr>
      <w:r w:rsidRPr="007C7C20">
        <w:rPr>
          <w:rFonts w:ascii="Palatino Linotype" w:eastAsia="Times New Roman" w:hAnsi="Palatino Linotype"/>
          <w:sz w:val="22"/>
          <w:szCs w:val="22"/>
          <w:lang w:val="en-IN" w:eastAsia="en-IN" w:bidi="hi-IN"/>
        </w:rPr>
        <w:t xml:space="preserve">5. In such a situation, the path, which India has chosen, is that of ‘Atmanirbhar Bharat’. Given the impact that disruptions in supply chains can have, being self-reliant is very critical in such challenging times, especially in the area of essential goods and services.  </w:t>
      </w:r>
    </w:p>
    <w:p w:rsidR="00321324" w:rsidRPr="007C7C20" w:rsidRDefault="00321324" w:rsidP="00321324">
      <w:pPr>
        <w:shd w:val="clear" w:color="auto" w:fill="FFFFFF"/>
        <w:rPr>
          <w:rFonts w:ascii="Palatino Linotype" w:eastAsia="Times New Roman" w:hAnsi="Palatino Linotype"/>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sz w:val="22"/>
          <w:szCs w:val="22"/>
          <w:lang w:val="en-IN" w:eastAsia="en-IN" w:bidi="hi-IN"/>
        </w:rPr>
      </w:pPr>
      <w:r w:rsidRPr="007C7C20">
        <w:rPr>
          <w:rFonts w:ascii="Palatino Linotype" w:eastAsia="Times New Roman" w:hAnsi="Palatino Linotype"/>
          <w:sz w:val="22"/>
          <w:szCs w:val="22"/>
          <w:lang w:val="en-IN" w:eastAsia="en-IN" w:bidi="hi-IN"/>
        </w:rPr>
        <w:t>6. With this in background, the Hon’ble Prime Minister on 12</w:t>
      </w:r>
      <w:r w:rsidRPr="007C7C20">
        <w:rPr>
          <w:rFonts w:ascii="Palatino Linotype" w:eastAsia="Times New Roman" w:hAnsi="Palatino Linotype"/>
          <w:sz w:val="22"/>
          <w:szCs w:val="22"/>
          <w:vertAlign w:val="superscript"/>
          <w:lang w:val="en-IN" w:eastAsia="en-IN" w:bidi="hi-IN"/>
        </w:rPr>
        <w:t>th</w:t>
      </w:r>
      <w:r w:rsidRPr="007C7C20">
        <w:rPr>
          <w:rFonts w:ascii="Palatino Linotype" w:eastAsia="Times New Roman" w:hAnsi="Palatino Linotype"/>
          <w:sz w:val="22"/>
          <w:szCs w:val="22"/>
          <w:lang w:val="en-IN" w:eastAsia="en-IN" w:bidi="hi-IN"/>
        </w:rPr>
        <w:t xml:space="preserve"> May 2020 announced Atmanirbhar Bharat Abhiyan – vision of a self-reliant nation. Subsequently, the Hon’ble  Finance  Minister  laid  out  various  granular  details  and  schemes  to operationalize  this  vision.  The  focus  of  Atmanirbhar  Bharat  is  on  increasing investment in sectors of strategic importance in India. It gives the overall policy direction to revive the economy.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sz w:val="22"/>
          <w:szCs w:val="22"/>
          <w:lang w:val="en-IN" w:eastAsia="en-IN" w:bidi="hi-IN"/>
        </w:rPr>
      </w:pPr>
      <w:r w:rsidRPr="007C7C20">
        <w:rPr>
          <w:rFonts w:ascii="Palatino Linotype" w:eastAsia="Times New Roman" w:hAnsi="Palatino Linotype"/>
          <w:color w:val="000000"/>
          <w:sz w:val="22"/>
          <w:szCs w:val="22"/>
          <w:lang w:val="en-IN" w:eastAsia="en-IN" w:bidi="hi-IN"/>
        </w:rPr>
        <w:t>7</w:t>
      </w:r>
      <w:r w:rsidRPr="007C7C20">
        <w:rPr>
          <w:rFonts w:ascii="Palatino Linotype" w:eastAsia="Times New Roman" w:hAnsi="Palatino Linotype"/>
          <w:sz w:val="22"/>
          <w:szCs w:val="22"/>
          <w:lang w:val="en-IN" w:eastAsia="en-IN" w:bidi="hi-IN"/>
        </w:rPr>
        <w:t xml:space="preserve">. This is where all of you, in the forefront of business in different sectors, can play a crucial role. Of course, this cannot be done in a day. It may take several months or years to do so. Initially, there would of course be challenges; but all of us need to work together with resolve to address them and move forward in the direction of becoming an Atmanirbhar Bharat.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b/>
          <w:bCs/>
          <w:color w:val="000000"/>
          <w:sz w:val="22"/>
          <w:szCs w:val="22"/>
          <w:lang w:val="en-IN" w:eastAsia="en-IN" w:bidi="hi-IN"/>
        </w:rPr>
      </w:pPr>
      <w:r w:rsidRPr="007C7C20">
        <w:rPr>
          <w:rFonts w:ascii="Palatino Linotype" w:eastAsia="Times New Roman" w:hAnsi="Palatino Linotype"/>
          <w:b/>
          <w:bCs/>
          <w:color w:val="000000"/>
          <w:sz w:val="22"/>
          <w:szCs w:val="22"/>
          <w:lang w:val="en-IN" w:eastAsia="en-IN" w:bidi="hi-IN"/>
        </w:rPr>
        <w:t xml:space="preserve">C. Capital markets – Status and role in building Atmanirbhar Bharat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lastRenderedPageBreak/>
        <w:t>8.</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Building domestic industries at the scale being envisaged under Atmanirbhar Bharat requires significant investment of capital. Capital markets act as an efficient bridge by channelizing savings of millions of people into businesses.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9.The stock markets have since largely recovered from the shocks of March 2020. NIFTY is up by around 48% as compared to its lowest value on 24th March. With around 30%  return  in  this  financial  year  till  now,  NIFTY’s  performance  is comparable to the performance of stock indices of the major economies in the world. The volatility index, which had peaked to 83.63 on 24th March has come</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down to 24.71 on 20th July.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10.</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Total fund raised during Q1 2020-21 were INR 2.77 trillion as compared to INR</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2.94 trillion during Q1 2019-20. For equity raising, the comparison between the two periods is INR 0.67 trillion versus INR 1.28 trillion. For debt, it is INR 2.1 trillion versus INR 1.67 trillion. Thus the overall situation i</w:t>
      </w:r>
      <w:r>
        <w:rPr>
          <w:rFonts w:ascii="Palatino Linotype" w:eastAsia="Times New Roman" w:hAnsi="Palatino Linotype"/>
          <w:color w:val="000000"/>
          <w:sz w:val="22"/>
          <w:szCs w:val="22"/>
          <w:lang w:val="en-IN" w:eastAsia="en-IN" w:bidi="hi-IN"/>
        </w:rPr>
        <w:t xml:space="preserve">s not all that bad, especially </w:t>
      </w:r>
      <w:r w:rsidRPr="007C7C20">
        <w:rPr>
          <w:rFonts w:ascii="Palatino Linotype" w:eastAsia="Times New Roman" w:hAnsi="Palatino Linotype"/>
          <w:color w:val="000000"/>
          <w:sz w:val="22"/>
          <w:szCs w:val="22"/>
          <w:lang w:val="en-IN" w:eastAsia="en-IN" w:bidi="hi-IN"/>
        </w:rPr>
        <w:t xml:space="preserve">considering that fund raising this year started only from May onwards. There is no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 xml:space="preserve">cause for despair.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11.</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While capital markets have many facets and I am sure that the speakers in this conference would be speaking on different issues, in my address, I would like to broadly focus on two area of topical importance – development of corporate bond market and fund raising by the corporates including stressed companies in these times.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6D1732" w:rsidRDefault="00321324" w:rsidP="00321324">
      <w:pPr>
        <w:shd w:val="clear" w:color="auto" w:fill="FFFFFF"/>
        <w:jc w:val="both"/>
        <w:rPr>
          <w:rFonts w:ascii="Palatino Linotype" w:eastAsia="Times New Roman" w:hAnsi="Palatino Linotype"/>
          <w:b/>
          <w:bCs/>
          <w:color w:val="000000"/>
          <w:sz w:val="22"/>
          <w:szCs w:val="22"/>
          <w:lang w:val="en-IN" w:eastAsia="en-IN" w:bidi="hi-IN"/>
        </w:rPr>
      </w:pPr>
      <w:r w:rsidRPr="006D1732">
        <w:rPr>
          <w:rFonts w:ascii="Palatino Linotype" w:eastAsia="Times New Roman" w:hAnsi="Palatino Linotype"/>
          <w:b/>
          <w:bCs/>
          <w:color w:val="000000"/>
          <w:sz w:val="22"/>
          <w:szCs w:val="22"/>
          <w:lang w:val="en-IN" w:eastAsia="en-IN" w:bidi="hi-IN"/>
        </w:rPr>
        <w:t xml:space="preserve">Corporate bond market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12.</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Development and deepening of the corporate bond market ought to be one of the top most agenda of the policy makers today, more so considering the problems with the banking sector.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13.</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 The amount of outstanding corporate bonds in India has grown from INR 15 trillion in 2013-14  to  INR  33  trillion  in  2019-20  reflecting  a  CAGR  of  about  14%. Correspondingly, outstanding bank credit has grown at a CAGR of about 9% with the figures rising from INR 61 trillion to INR 104 trillion during the same period. Although, corporate bond market has seen higher growth rate over the last 5-6 years as compared to outstanding bank credit, in absolute terms it is still around one-third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 xml:space="preserve">of the bank credit.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14.</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If we consider the secondary corporate bond market, we saw an increase in trading volumes from INR 10 trillion in 2013-14 to INR 20 trillion in 2019-20, amounting to roughly 10% of the GDP.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15.</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What the aforesaid data on issuance and trading in corporate bonds doesn’t tell is</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the problem of corporate bond market getting restricted to only top rated bonds in India. Today, about 97% of the issuance and trading in corporate bond market is in just the top 3 categories of AAA, AA+ and AA. As compared to this, in USA, only 5% of corporate bond market trading happens in the top rating buckets of AAA and AA and around 75% of the trading happens in the next 3 rating buckets of A, BBB and BB.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16.</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In view of the market getting restricted to top rated corporate bonds, there is only a limited number of issuers who are able to raise debt through this market in India. There is a dire need to move down the rating curve. There are issues on both the demand and supply sides of the equation.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17.</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In the secondary bond market, mutual funds are the only major active players. </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About 40% of the trading volumes (average buy &amp; sell) is by the mutual funds. They constantly churn their portfolio on account of operational requirements, mark to market their holdings and declare NAV on daily basis. </w:t>
      </w:r>
      <w:r w:rsidRPr="007C7C20">
        <w:rPr>
          <w:rFonts w:ascii="Palatino Linotype" w:eastAsia="Times New Roman" w:hAnsi="Palatino Linotype"/>
          <w:color w:val="000000"/>
          <w:sz w:val="22"/>
          <w:szCs w:val="22"/>
          <w:lang w:val="en-IN" w:eastAsia="en-IN" w:bidi="hi-IN"/>
        </w:rPr>
        <w:lastRenderedPageBreak/>
        <w:t xml:space="preserve">Naturally, the illiquidity in the bond market hits them the most. We clearly saw this unfolding in the recent times. The need for having more players, including institutional investors, in the market is apparent.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18.</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There is an inter-linkage between the corporate bond market and G-Sec market. </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Typically, the  pricing  of  corporate  bond  is  benchmarked  to  that  of  G-Sec  of corresponding maturity. However, in India, trading in G-Secs is concentrated only in the 7-10 years’ maturity bucket. There is a long way to go to have a continuous yield curve for G-Sec. This affects pricing of corporate bonds.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19.</w:t>
      </w:r>
      <w:r w:rsidR="00053B79">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“Unification of financial markets” is an idea whose time has come. The market</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infrastructure for corporate bond and G-Sec markets should be integrated. Having two separate ecosystems results in artificial segmentation of investors and divergent governance and regulatory norms for institutions in the two markets performing similar functions. The market infrastructure institutions dealing with these two type of securities should follow the same rules and regulations. The economies of scope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 xml:space="preserve">and scale also dictate such unification.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20.</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We have seen a huge surge in participation of retail investors in the equity market in the last few months. The fact that there is also a surge in opening up of demat accounts suggests that many of these retail investors are perhaps first time investors in the stock  market.  Many analysts  have  quoted  the  lack of  other investment opportunities as one of the reasons for this phenomena.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21.</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With a view to facilitating a smooth and welcome entry of these newcomers to the</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capital markets, it would be ideal that they begin their journey by first investing in risk free G-Secs. I would suggest that, to achieve this, the G-Secs may be issued in demat form.  These new  demat  account  holders,  after  gaining  experience  of investing  in  G-Secs  could  then  gradually  add  other  securities  to  their  demat accounts. The SEBI recognized depositories have a wide spatial spread covering almost 97% of the pin codes of the country. In all, they already have nearly 4 crore demat accounts.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22.</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The Government has announced an additional borrowing of INR 4 trillion this year on account of COVID, over and above the budgeted amount of INR 8 trillion. The issuance of  G-Secs  in  demat  form,  apart  from  easing  the  process  of  making investments by non-institutional participants in these securities, may also facilitate easier raising of the borrowings.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23.</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National Infrastructure Pipeline envisages an investment of INR 111 trillion in infrastructure projects in the country in the next 5 years i.e. roughly about INR 22 trillion a year. This is a huge per annum funding requirement – a big jump from the current level of annual investment in infrastructure sector. Due to inherent ALM issues, bank lending to infrastructure projects is a challenge and such projects need to be funded by the bond market to the extent possible. However, the issuances by the infrastructure projects do not typically fall in the category of top rated corporate bonds. It would be virtually impossible for these projects to access the bond market unless a credible credit enhancement mechanism is set up and operationalized at the earliest.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24.</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Trading in corporate bonds is largely OTC, which is then reported to the exchanges.</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To replicate this OTC nature but with better price discovery and transparency through electronic mode, SEBI has recently introduced RFQ platforms. We have decided to mandate Mutual Funds to use this platform in a phased manner. Use of this platform by other institutional investors as well will result in better transparency and price discovery in the bond market.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lastRenderedPageBreak/>
        <w:t>25.</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Repo transactions in corporate bonds are vital for liquidity in secondary market. </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They also facilitate market-making operations. Unfortunately, the corporate bond repo market has also not taken off as expected. We are examining the policy options to make it work, including having a central clearing facility for tri-party repo trades in corporate bonds.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6D1732" w:rsidRDefault="00321324" w:rsidP="00321324">
      <w:pPr>
        <w:shd w:val="clear" w:color="auto" w:fill="FFFFFF"/>
        <w:jc w:val="both"/>
        <w:rPr>
          <w:rFonts w:ascii="Palatino Linotype" w:eastAsia="Times New Roman" w:hAnsi="Palatino Linotype"/>
          <w:b/>
          <w:bCs/>
          <w:color w:val="000000"/>
          <w:sz w:val="22"/>
          <w:szCs w:val="22"/>
          <w:lang w:val="en-IN" w:eastAsia="en-IN" w:bidi="hi-IN"/>
        </w:rPr>
      </w:pPr>
      <w:r w:rsidRPr="006D1732">
        <w:rPr>
          <w:rFonts w:ascii="Palatino Linotype" w:eastAsia="Times New Roman" w:hAnsi="Palatino Linotype"/>
          <w:b/>
          <w:bCs/>
          <w:color w:val="000000"/>
          <w:sz w:val="22"/>
          <w:szCs w:val="22"/>
          <w:lang w:val="en-IN" w:eastAsia="en-IN" w:bidi="hi-IN"/>
        </w:rPr>
        <w:t xml:space="preserve">Fund raising – equity and AIFs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26.</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SEBI has come out with a number of relaxations to facilitate fundraising by the corporates during these COVID times. These relaxations relate to rights issue, follow-on offer,  QIPs,  creeping  acquisition  and  preferential  issues.  We have covered almost all possible methods of fund raising. Many corporates have already used or are in the process of using these relaxations to raise funds to meet their requirements.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27.</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The COVID situation has pushed many companies into stress and worsened it for already stressed companies. These companies are finding it difficult to raise funds from the market. Further, due to the suspension of IBC provisions for six months, both the companies and the lenders are unable to utilize the IBC framework for resolution. In this backdrop, SEBI has come out with relaxed norms for preferential issue pricing and exemption from open offer for eligible stressed companies. These </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relaxed norms, finalized after wide public consultation, can be used for restructuring of stressed companies without going through the IBC  process. Of course, the guidelines have due safeguards built-in to prevent misuse.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28.</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The pricing of preferential allotments by eligible stressed companies will be at not less than the average of the weekly high and low of the volume-weighted average prices of the related equity shares during the two weeks preceding the relevant date, which would very much reflect the latest valuations. At the same time, the investor will have exemption from the open offer obligation. These relaxed norms provide great opportunity to both the lenders and the corporates to restructure the stressed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 xml:space="preserve">assets outside the IBC mechanism.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29.</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Yet another important funding source for stressed companies is AIFs. We had initiated a proposal for allowing AIFs to directly purchase the stressed loans from the lenders.  Recently, RBI  has  issued  a  consultation  paper  on  the  subject  of permitting purchasing of stressed loans by a wider set of entities. If allowed, the AIFs would be able to buy out stressed loans of banks and NBFCs thereby releasing their locked capital.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6D1732" w:rsidRDefault="00321324" w:rsidP="00321324">
      <w:pPr>
        <w:shd w:val="clear" w:color="auto" w:fill="FFFFFF"/>
        <w:jc w:val="both"/>
        <w:rPr>
          <w:rFonts w:ascii="Palatino Linotype" w:eastAsia="Times New Roman" w:hAnsi="Palatino Linotype"/>
          <w:b/>
          <w:bCs/>
          <w:color w:val="000000"/>
          <w:sz w:val="22"/>
          <w:szCs w:val="22"/>
          <w:lang w:val="en-IN" w:eastAsia="en-IN" w:bidi="hi-IN"/>
        </w:rPr>
      </w:pPr>
      <w:r w:rsidRPr="006D1732">
        <w:rPr>
          <w:rFonts w:ascii="Palatino Linotype" w:eastAsia="Times New Roman" w:hAnsi="Palatino Linotype"/>
          <w:b/>
          <w:bCs/>
          <w:color w:val="000000"/>
          <w:sz w:val="22"/>
          <w:szCs w:val="22"/>
          <w:lang w:val="en-IN" w:eastAsia="en-IN" w:bidi="hi-IN"/>
        </w:rPr>
        <w:t xml:space="preserve">REITs and InvITs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30.</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Infrastructure and real estate are two sectors that have tremendous spillover effects on the rest of the economy.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31.</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REITs and InvITs are vehicles, which enable monetization of existing assets and</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have shown significant growth over the last three years. The total unit capital of all REITs and InvITs put together today stands at more than INR 58,000 crore.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32.</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 A series of policy measures such as reducing the trading lot, facilitating further fund raising through preferential issue including easier placement to institutional investors, rights  issue  including  fast  track  rights  issue,  enabling  monetization though pledging of units etc. have been taken by SEBI. There is a clear visibility of a strong pipeline of infrastructure and real estate assets to be monetized through InvITs and REITs in near future.  </w:t>
      </w:r>
    </w:p>
    <w:p w:rsidR="00321324" w:rsidRPr="006D1732" w:rsidRDefault="00321324" w:rsidP="00321324">
      <w:pPr>
        <w:shd w:val="clear" w:color="auto" w:fill="FFFFFF"/>
        <w:jc w:val="both"/>
        <w:rPr>
          <w:rFonts w:ascii="Palatino Linotype" w:eastAsia="Times New Roman" w:hAnsi="Palatino Linotype"/>
          <w:b/>
          <w:bCs/>
          <w:color w:val="000000"/>
          <w:sz w:val="22"/>
          <w:szCs w:val="22"/>
          <w:lang w:val="en-IN" w:eastAsia="en-IN" w:bidi="hi-IN"/>
        </w:rPr>
      </w:pPr>
      <w:r w:rsidRPr="006D1732">
        <w:rPr>
          <w:rFonts w:ascii="Palatino Linotype" w:eastAsia="Times New Roman" w:hAnsi="Palatino Linotype"/>
          <w:b/>
          <w:bCs/>
          <w:color w:val="000000"/>
          <w:sz w:val="22"/>
          <w:szCs w:val="22"/>
          <w:lang w:val="en-IN" w:eastAsia="en-IN" w:bidi="hi-IN"/>
        </w:rPr>
        <w:lastRenderedPageBreak/>
        <w:t xml:space="preserve">D. Way forward and conclusion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33.</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We are  passing  through  difficult,  stressful  and  uncertain  times.  However, the</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challenges also bring along with them several opportunities. The revival of the stock market and an uptick in fund raising by the corporates is encouraging.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34.</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 The required reforms in the corporate bond market should be brought in without any further loss of time. “Unification of financial markets” is an idea whose time has come.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35.</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As clearly demonstrated by its actions during the last four/five months, SEBI is fully</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geared to meet the challenges of the COVID era. We ensured the normal working of capital  markets  during  the  entire  lockdown  period,  ensuring  continuity  of operations. The credit is due to not only SEBI employees but also those of different market infrastructure institutions and various market participants.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36.</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SEBI has shown flexibility and pragmatism while bringing in a slew of changes in the policies and regulations to help corporates and market participants tide over the problems. We are open to any further suggestions in this regard.  </w:t>
      </w: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37.</w:t>
      </w:r>
      <w:r>
        <w:rPr>
          <w:rFonts w:ascii="Palatino Linotype" w:eastAsia="Times New Roman" w:hAnsi="Palatino Linotype"/>
          <w:color w:val="000000"/>
          <w:sz w:val="22"/>
          <w:szCs w:val="22"/>
          <w:lang w:val="en-IN" w:eastAsia="en-IN" w:bidi="hi-IN"/>
        </w:rPr>
        <w:t xml:space="preserve">  </w:t>
      </w:r>
      <w:r w:rsidRPr="007C7C20">
        <w:rPr>
          <w:rFonts w:ascii="Palatino Linotype" w:eastAsia="Times New Roman" w:hAnsi="Palatino Linotype"/>
          <w:color w:val="000000"/>
          <w:sz w:val="22"/>
          <w:szCs w:val="22"/>
          <w:lang w:val="en-IN" w:eastAsia="en-IN" w:bidi="hi-IN"/>
        </w:rPr>
        <w:t xml:space="preserve">I exhort the captains of industry present here to come forward and make bold investment decisions, and contribute towards building an Atmanirbhar Bharat. </w:t>
      </w: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p>
    <w:p w:rsidR="00321324" w:rsidRPr="007C7C20" w:rsidRDefault="00321324" w:rsidP="00321324">
      <w:pPr>
        <w:shd w:val="clear" w:color="auto" w:fill="FFFFFF"/>
        <w:jc w:val="both"/>
        <w:rPr>
          <w:rFonts w:ascii="Palatino Linotype" w:eastAsia="Times New Roman" w:hAnsi="Palatino Linotype"/>
          <w:color w:val="000000"/>
          <w:sz w:val="22"/>
          <w:szCs w:val="22"/>
          <w:lang w:val="en-IN" w:eastAsia="en-IN" w:bidi="hi-IN"/>
        </w:rPr>
      </w:pPr>
      <w:r w:rsidRPr="007C7C20">
        <w:rPr>
          <w:rFonts w:ascii="Palatino Linotype" w:eastAsia="Times New Roman" w:hAnsi="Palatino Linotype"/>
          <w:color w:val="000000"/>
          <w:sz w:val="22"/>
          <w:szCs w:val="22"/>
          <w:lang w:val="en-IN" w:eastAsia="en-IN" w:bidi="hi-IN"/>
        </w:rPr>
        <w:t>Thank you and wishing you a good day ahead.</w:t>
      </w:r>
    </w:p>
    <w:p w:rsidR="007C7C20" w:rsidRPr="006D1732" w:rsidRDefault="006D1732" w:rsidP="006D1732">
      <w:pPr>
        <w:jc w:val="center"/>
        <w:outlineLvl w:val="0"/>
        <w:rPr>
          <w:rFonts w:ascii="Palatino Linotype" w:hAnsi="Palatino Linotype" w:cs="Helvetica"/>
          <w:b/>
          <w:sz w:val="22"/>
          <w:szCs w:val="22"/>
        </w:rPr>
      </w:pPr>
      <w:r w:rsidRPr="006D1732">
        <w:rPr>
          <w:rFonts w:ascii="Palatino Linotype" w:hAnsi="Palatino Linotype" w:cs="Helvetica"/>
          <w:b/>
          <w:sz w:val="22"/>
          <w:szCs w:val="22"/>
        </w:rPr>
        <w:t>*****</w:t>
      </w: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6D1732" w:rsidRDefault="006D1732" w:rsidP="00B25DA6">
      <w:pPr>
        <w:jc w:val="center"/>
        <w:outlineLvl w:val="0"/>
        <w:rPr>
          <w:rFonts w:ascii="Palatino Linotype" w:hAnsi="Palatino Linotype" w:cs="Helvetica"/>
          <w:b/>
          <w:color w:val="000099"/>
          <w:sz w:val="22"/>
          <w:szCs w:val="22"/>
        </w:rPr>
      </w:pPr>
    </w:p>
    <w:p w:rsidR="006D1732" w:rsidRDefault="006D1732"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430234" w:rsidRPr="008B6B19" w:rsidRDefault="00430234" w:rsidP="00430234">
      <w:pPr>
        <w:widowControl w:val="0"/>
        <w:numPr>
          <w:ilvl w:val="0"/>
          <w:numId w:val="9"/>
        </w:numPr>
        <w:jc w:val="both"/>
        <w:rPr>
          <w:rFonts w:ascii="Palatino Linotype" w:eastAsia="Palatino Linotype" w:hAnsi="Palatino Linotype" w:cs="Palatino Linotype"/>
          <w:b/>
          <w:sz w:val="22"/>
          <w:szCs w:val="22"/>
        </w:rPr>
      </w:pPr>
      <w:r w:rsidRPr="008B6B19">
        <w:rPr>
          <w:rFonts w:ascii="Palatino Linotype" w:eastAsia="Palatino Linotype" w:hAnsi="Palatino Linotype" w:cs="Palatino Linotype"/>
          <w:b/>
          <w:sz w:val="22"/>
          <w:szCs w:val="22"/>
        </w:rPr>
        <w:t xml:space="preserve">Trends in Resource Mobilisation by Corporates  </w:t>
      </w:r>
    </w:p>
    <w:p w:rsidR="00430234" w:rsidRPr="008B6B19" w:rsidRDefault="00430234" w:rsidP="00430234">
      <w:pPr>
        <w:widowControl w:val="0"/>
        <w:ind w:left="720"/>
        <w:jc w:val="both"/>
        <w:rPr>
          <w:rFonts w:ascii="Palatino Linotype" w:eastAsia="Palatino Linotype" w:hAnsi="Palatino Linotype" w:cs="Palatino Linotype"/>
          <w:b/>
          <w:sz w:val="22"/>
          <w:szCs w:val="22"/>
        </w:rPr>
      </w:pPr>
    </w:p>
    <w:p w:rsidR="00430234" w:rsidRDefault="00430234" w:rsidP="00430234">
      <w:pPr>
        <w:widowControl w:val="0"/>
        <w:jc w:val="both"/>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t>Table</w:t>
      </w:r>
      <w:r w:rsidRPr="00451082">
        <w:rPr>
          <w:rFonts w:ascii="Palatino Linotype" w:eastAsia="Palatino Linotype" w:hAnsi="Palatino Linotype" w:cs="Palatino Linotype"/>
          <w:b/>
          <w:sz w:val="22"/>
          <w:szCs w:val="22"/>
        </w:rPr>
        <w:t xml:space="preserve"> 1: Funds Mobilisation by Corporates (</w:t>
      </w:r>
      <w:r w:rsidRPr="00451082">
        <w:rPr>
          <w:rFonts w:ascii="Tahoma" w:eastAsia="Tahoma" w:hAnsi="Tahoma" w:cs="Tahoma"/>
          <w:b/>
          <w:sz w:val="22"/>
          <w:szCs w:val="22"/>
        </w:rPr>
        <w:t>₹</w:t>
      </w:r>
      <w:r w:rsidRPr="00451082">
        <w:rPr>
          <w:rFonts w:ascii="Palatino Linotype" w:eastAsia="Palatino Linotype" w:hAnsi="Palatino Linotype" w:cs="Palatino Linotype"/>
          <w:b/>
          <w:sz w:val="22"/>
          <w:szCs w:val="22"/>
        </w:rPr>
        <w:t xml:space="preserve"> crore) </w:t>
      </w:r>
    </w:p>
    <w:tbl>
      <w:tblPr>
        <w:tblW w:w="7916" w:type="dxa"/>
        <w:tblLook w:val="04A0" w:firstRow="1" w:lastRow="0" w:firstColumn="1" w:lastColumn="0" w:noHBand="0" w:noVBand="1"/>
      </w:tblPr>
      <w:tblGrid>
        <w:gridCol w:w="5258"/>
        <w:gridCol w:w="1329"/>
        <w:gridCol w:w="1329"/>
      </w:tblGrid>
      <w:tr w:rsidR="00430234" w:rsidRPr="00451082" w:rsidTr="00053B79">
        <w:trPr>
          <w:trHeight w:val="214"/>
        </w:trPr>
        <w:tc>
          <w:tcPr>
            <w:tcW w:w="5258"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430234" w:rsidRPr="00451082" w:rsidRDefault="00430234" w:rsidP="00053B79">
            <w:pPr>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Particulars</w:t>
            </w:r>
          </w:p>
        </w:tc>
        <w:tc>
          <w:tcPr>
            <w:tcW w:w="1329" w:type="dxa"/>
            <w:tcBorders>
              <w:top w:val="single" w:sz="4" w:space="0" w:color="000000"/>
              <w:left w:val="nil"/>
              <w:bottom w:val="single" w:sz="4" w:space="0" w:color="000000"/>
              <w:right w:val="single" w:sz="4" w:space="0" w:color="000000"/>
            </w:tcBorders>
            <w:shd w:val="clear" w:color="A9D08E" w:fill="A9D08E"/>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May-20</w:t>
            </w:r>
          </w:p>
        </w:tc>
        <w:tc>
          <w:tcPr>
            <w:tcW w:w="1329" w:type="dxa"/>
            <w:tcBorders>
              <w:top w:val="single" w:sz="4" w:space="0" w:color="000000"/>
              <w:left w:val="nil"/>
              <w:bottom w:val="single" w:sz="4" w:space="0" w:color="000000"/>
              <w:right w:val="single" w:sz="4" w:space="0" w:color="000000"/>
            </w:tcBorders>
            <w:shd w:val="clear" w:color="A9D08E" w:fill="A9D08E"/>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Pr>
                <w:rFonts w:ascii="Garamond" w:eastAsia="Times New Roman" w:hAnsi="Garamond"/>
                <w:b/>
                <w:bCs/>
                <w:color w:val="000000"/>
                <w:sz w:val="22"/>
                <w:szCs w:val="22"/>
                <w:lang w:val="en-US" w:bidi="hi-IN"/>
              </w:rPr>
              <w:t>June-20</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000000" w:fill="B7DEE8"/>
            <w:noWrap/>
            <w:vAlign w:val="center"/>
            <w:hideMark/>
          </w:tcPr>
          <w:p w:rsidR="00430234" w:rsidRPr="00451082" w:rsidRDefault="00430234" w:rsidP="00053B79">
            <w:pPr>
              <w:rPr>
                <w:rFonts w:ascii="Garamond" w:eastAsia="Times New Roman" w:hAnsi="Garamond"/>
                <w:b/>
                <w:bCs/>
                <w:i/>
                <w:iCs/>
                <w:color w:val="000000"/>
                <w:sz w:val="22"/>
                <w:szCs w:val="22"/>
                <w:lang w:val="en-US" w:bidi="hi-IN"/>
              </w:rPr>
            </w:pPr>
            <w:r w:rsidRPr="00451082">
              <w:rPr>
                <w:rFonts w:ascii="Garamond" w:eastAsia="Times New Roman" w:hAnsi="Garamond"/>
                <w:b/>
                <w:bCs/>
                <w:i/>
                <w:iCs/>
                <w:color w:val="000000"/>
                <w:sz w:val="22"/>
                <w:szCs w:val="22"/>
                <w:lang w:val="en-US" w:bidi="hi-IN"/>
              </w:rPr>
              <w:t>A. Funds Mobilisation through Public  Issue (I+II)</w:t>
            </w:r>
          </w:p>
        </w:tc>
        <w:tc>
          <w:tcPr>
            <w:tcW w:w="1329" w:type="dxa"/>
            <w:tcBorders>
              <w:top w:val="nil"/>
              <w:left w:val="nil"/>
              <w:bottom w:val="single" w:sz="4" w:space="0" w:color="000000"/>
              <w:right w:val="single" w:sz="4" w:space="0" w:color="000000"/>
            </w:tcBorders>
            <w:shd w:val="clear" w:color="000000" w:fill="B7DEE8"/>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 xml:space="preserve">           297.3 </w:t>
            </w:r>
          </w:p>
        </w:tc>
        <w:tc>
          <w:tcPr>
            <w:tcW w:w="1329" w:type="dxa"/>
            <w:tcBorders>
              <w:top w:val="nil"/>
              <w:left w:val="nil"/>
              <w:bottom w:val="single" w:sz="4" w:space="0" w:color="000000"/>
              <w:right w:val="single" w:sz="4" w:space="0" w:color="000000"/>
            </w:tcBorders>
            <w:shd w:val="clear" w:color="000000" w:fill="B7DEE8"/>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 xml:space="preserve">       53,126.7 </w:t>
            </w:r>
          </w:p>
        </w:tc>
      </w:tr>
      <w:tr w:rsidR="00430234" w:rsidRPr="00451082" w:rsidTr="00053B79">
        <w:trPr>
          <w:trHeight w:val="214"/>
        </w:trPr>
        <w:tc>
          <w:tcPr>
            <w:tcW w:w="5258" w:type="dxa"/>
            <w:tcBorders>
              <w:top w:val="nil"/>
              <w:left w:val="single" w:sz="4" w:space="0" w:color="000000"/>
              <w:bottom w:val="single" w:sz="4" w:space="0" w:color="000000"/>
              <w:right w:val="nil"/>
            </w:tcBorders>
            <w:shd w:val="clear" w:color="auto" w:fill="auto"/>
            <w:vAlign w:val="center"/>
            <w:hideMark/>
          </w:tcPr>
          <w:p w:rsidR="00430234" w:rsidRPr="00451082" w:rsidRDefault="00430234" w:rsidP="00053B79">
            <w:pPr>
              <w:rPr>
                <w:rFonts w:ascii="Garamond" w:eastAsia="Times New Roman" w:hAnsi="Garamond"/>
                <w:b/>
                <w:bCs/>
                <w:i/>
                <w:iCs/>
                <w:color w:val="000000"/>
                <w:sz w:val="22"/>
                <w:szCs w:val="22"/>
                <w:lang w:val="en-US" w:bidi="hi-IN"/>
              </w:rPr>
            </w:pPr>
            <w:r w:rsidRPr="00451082">
              <w:rPr>
                <w:rFonts w:ascii="Garamond" w:eastAsia="Times New Roman" w:hAnsi="Garamond"/>
                <w:b/>
                <w:bCs/>
                <w:i/>
                <w:iCs/>
                <w:color w:val="000000"/>
                <w:sz w:val="22"/>
                <w:szCs w:val="22"/>
                <w:lang w:val="en-US" w:bidi="hi-IN"/>
              </w:rPr>
              <w:t>I. Equity Public Issue</w:t>
            </w:r>
          </w:p>
        </w:tc>
        <w:tc>
          <w:tcPr>
            <w:tcW w:w="1329"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53,126.7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a. IPOs (i+ii)</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2.5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i. Main Board</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ii. SME Platform</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2.5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b. FPOs</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 xml:space="preserve">                -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 xml:space="preserve">                -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c. Equity Right Issue</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53,124.2 </w:t>
            </w:r>
          </w:p>
        </w:tc>
      </w:tr>
      <w:tr w:rsidR="00430234" w:rsidRPr="00451082" w:rsidTr="00053B79">
        <w:trPr>
          <w:trHeight w:val="214"/>
        </w:trPr>
        <w:tc>
          <w:tcPr>
            <w:tcW w:w="5258" w:type="dxa"/>
            <w:tcBorders>
              <w:top w:val="nil"/>
              <w:left w:val="single" w:sz="4" w:space="0" w:color="000000"/>
              <w:bottom w:val="single" w:sz="4" w:space="0" w:color="000000"/>
              <w:right w:val="nil"/>
            </w:tcBorders>
            <w:shd w:val="clear" w:color="auto" w:fill="auto"/>
            <w:vAlign w:val="center"/>
            <w:hideMark/>
          </w:tcPr>
          <w:p w:rsidR="00430234" w:rsidRPr="00451082" w:rsidRDefault="00430234" w:rsidP="00053B79">
            <w:pPr>
              <w:rPr>
                <w:rFonts w:ascii="Garamond" w:eastAsia="Times New Roman" w:hAnsi="Garamond"/>
                <w:b/>
                <w:bCs/>
                <w:i/>
                <w:iCs/>
                <w:color w:val="000000"/>
                <w:sz w:val="22"/>
                <w:szCs w:val="22"/>
                <w:lang w:val="en-US" w:bidi="hi-IN"/>
              </w:rPr>
            </w:pPr>
            <w:r w:rsidRPr="00451082">
              <w:rPr>
                <w:rFonts w:ascii="Garamond" w:eastAsia="Times New Roman" w:hAnsi="Garamond"/>
                <w:b/>
                <w:bCs/>
                <w:i/>
                <w:iCs/>
                <w:color w:val="000000"/>
                <w:sz w:val="22"/>
                <w:szCs w:val="22"/>
                <w:lang w:val="en-US" w:bidi="hi-IN"/>
              </w:rPr>
              <w:t xml:space="preserve">  II. Debt Public Issue </w:t>
            </w:r>
          </w:p>
        </w:tc>
        <w:tc>
          <w:tcPr>
            <w:tcW w:w="1329"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297.3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000000" w:fill="B7DEE8"/>
            <w:noWrap/>
            <w:hideMark/>
          </w:tcPr>
          <w:p w:rsidR="00430234" w:rsidRPr="00451082" w:rsidRDefault="00430234" w:rsidP="00053B79">
            <w:pPr>
              <w:jc w:val="center"/>
              <w:rPr>
                <w:rFonts w:ascii="Garamond" w:eastAsia="Times New Roman" w:hAnsi="Garamond"/>
                <w:b/>
                <w:bCs/>
                <w:i/>
                <w:iCs/>
                <w:color w:val="000000"/>
                <w:sz w:val="22"/>
                <w:szCs w:val="22"/>
                <w:lang w:val="en-US" w:bidi="hi-IN"/>
              </w:rPr>
            </w:pPr>
            <w:r w:rsidRPr="00451082">
              <w:rPr>
                <w:rFonts w:ascii="Garamond" w:eastAsia="Times New Roman" w:hAnsi="Garamond"/>
                <w:b/>
                <w:bCs/>
                <w:i/>
                <w:iCs/>
                <w:color w:val="000000"/>
                <w:sz w:val="22"/>
                <w:szCs w:val="22"/>
                <w:lang w:val="en-US" w:bidi="hi-IN"/>
              </w:rPr>
              <w:t>B. Funds Mobilisation through Private Placement</w:t>
            </w:r>
          </w:p>
        </w:tc>
        <w:tc>
          <w:tcPr>
            <w:tcW w:w="1329" w:type="dxa"/>
            <w:tcBorders>
              <w:top w:val="nil"/>
              <w:left w:val="nil"/>
              <w:bottom w:val="single" w:sz="4" w:space="0" w:color="000000"/>
              <w:right w:val="single" w:sz="4" w:space="0" w:color="000000"/>
            </w:tcBorders>
            <w:shd w:val="clear" w:color="000000" w:fill="B7DEE8"/>
            <w:noWrap/>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84,880.5</w:t>
            </w:r>
          </w:p>
        </w:tc>
        <w:tc>
          <w:tcPr>
            <w:tcW w:w="1329" w:type="dxa"/>
            <w:tcBorders>
              <w:top w:val="nil"/>
              <w:left w:val="nil"/>
              <w:bottom w:val="single" w:sz="4" w:space="0" w:color="000000"/>
              <w:right w:val="single" w:sz="4" w:space="0" w:color="000000"/>
            </w:tcBorders>
            <w:shd w:val="clear" w:color="000000" w:fill="B7DEE8"/>
            <w:noWrap/>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82,458.7</w:t>
            </w:r>
          </w:p>
        </w:tc>
      </w:tr>
      <w:tr w:rsidR="00430234" w:rsidRPr="00451082" w:rsidTr="00053B79">
        <w:trPr>
          <w:trHeight w:val="212"/>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1. QIP/IPP</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8,212.5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2. Preferential Allotment</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307.0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4,032.7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auto" w:fill="auto"/>
            <w:noWrap/>
            <w:vAlign w:val="center"/>
            <w:hideMark/>
          </w:tcPr>
          <w:p w:rsidR="00430234" w:rsidRPr="00451082" w:rsidRDefault="00430234" w:rsidP="00053B79">
            <w:pPr>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3. Private Placement of Debt</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84,573.5 </w:t>
            </w:r>
          </w:p>
        </w:tc>
        <w:tc>
          <w:tcPr>
            <w:tcW w:w="1329" w:type="dxa"/>
            <w:tcBorders>
              <w:top w:val="nil"/>
              <w:left w:val="nil"/>
              <w:bottom w:val="single" w:sz="4" w:space="0" w:color="000000"/>
              <w:right w:val="single" w:sz="4" w:space="0" w:color="000000"/>
            </w:tcBorders>
            <w:shd w:val="clear" w:color="auto" w:fill="auto"/>
            <w:noWrap/>
            <w:vAlign w:val="center"/>
            <w:hideMark/>
          </w:tcPr>
          <w:p w:rsidR="00430234" w:rsidRPr="00451082" w:rsidRDefault="00430234" w:rsidP="00053B79">
            <w:pPr>
              <w:jc w:val="right"/>
              <w:rPr>
                <w:rFonts w:ascii="Garamond" w:eastAsia="Times New Roman" w:hAnsi="Garamond"/>
                <w:color w:val="000000"/>
                <w:sz w:val="22"/>
                <w:szCs w:val="22"/>
                <w:lang w:val="en-US" w:bidi="hi-IN"/>
              </w:rPr>
            </w:pPr>
            <w:r w:rsidRPr="00451082">
              <w:rPr>
                <w:rFonts w:ascii="Garamond" w:eastAsia="Times New Roman" w:hAnsi="Garamond"/>
                <w:color w:val="000000"/>
                <w:sz w:val="22"/>
                <w:szCs w:val="22"/>
                <w:lang w:val="en-US" w:bidi="hi-IN"/>
              </w:rPr>
              <w:t xml:space="preserve">       70,213.5 </w:t>
            </w:r>
          </w:p>
        </w:tc>
      </w:tr>
      <w:tr w:rsidR="00430234" w:rsidRPr="00451082" w:rsidTr="00053B79">
        <w:trPr>
          <w:trHeight w:val="214"/>
        </w:trPr>
        <w:tc>
          <w:tcPr>
            <w:tcW w:w="5258" w:type="dxa"/>
            <w:tcBorders>
              <w:top w:val="nil"/>
              <w:left w:val="single" w:sz="4" w:space="0" w:color="000000"/>
              <w:bottom w:val="single" w:sz="4" w:space="0" w:color="000000"/>
              <w:right w:val="single" w:sz="4" w:space="0" w:color="000000"/>
            </w:tcBorders>
            <w:shd w:val="clear" w:color="000000" w:fill="B7DEE8"/>
            <w:noWrap/>
            <w:vAlign w:val="center"/>
            <w:hideMark/>
          </w:tcPr>
          <w:p w:rsidR="00430234" w:rsidRPr="00451082" w:rsidRDefault="00430234" w:rsidP="00053B79">
            <w:pPr>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Total Funds Mobilised (A+B)</w:t>
            </w:r>
          </w:p>
        </w:tc>
        <w:tc>
          <w:tcPr>
            <w:tcW w:w="1329" w:type="dxa"/>
            <w:tcBorders>
              <w:top w:val="nil"/>
              <w:left w:val="nil"/>
              <w:bottom w:val="single" w:sz="4" w:space="0" w:color="000000"/>
              <w:right w:val="single" w:sz="4" w:space="0" w:color="000000"/>
            </w:tcBorders>
            <w:shd w:val="clear" w:color="000000" w:fill="B7DEE8"/>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 xml:space="preserve">       85,177.8 </w:t>
            </w:r>
          </w:p>
        </w:tc>
        <w:tc>
          <w:tcPr>
            <w:tcW w:w="1329" w:type="dxa"/>
            <w:tcBorders>
              <w:top w:val="nil"/>
              <w:left w:val="nil"/>
              <w:bottom w:val="single" w:sz="4" w:space="0" w:color="000000"/>
              <w:right w:val="single" w:sz="4" w:space="0" w:color="000000"/>
            </w:tcBorders>
            <w:shd w:val="clear" w:color="000000" w:fill="B7DEE8"/>
            <w:noWrap/>
            <w:vAlign w:val="center"/>
            <w:hideMark/>
          </w:tcPr>
          <w:p w:rsidR="00430234" w:rsidRPr="00451082" w:rsidRDefault="00430234" w:rsidP="00053B79">
            <w:pPr>
              <w:jc w:val="right"/>
              <w:rPr>
                <w:rFonts w:ascii="Garamond" w:eastAsia="Times New Roman" w:hAnsi="Garamond"/>
                <w:b/>
                <w:bCs/>
                <w:color w:val="000000"/>
                <w:sz w:val="22"/>
                <w:szCs w:val="22"/>
                <w:lang w:val="en-US" w:bidi="hi-IN"/>
              </w:rPr>
            </w:pPr>
            <w:r w:rsidRPr="00451082">
              <w:rPr>
                <w:rFonts w:ascii="Garamond" w:eastAsia="Times New Roman" w:hAnsi="Garamond"/>
                <w:b/>
                <w:bCs/>
                <w:color w:val="000000"/>
                <w:sz w:val="22"/>
                <w:szCs w:val="22"/>
                <w:lang w:val="en-US" w:bidi="hi-IN"/>
              </w:rPr>
              <w:t xml:space="preserve">     135,585.3 </w:t>
            </w:r>
          </w:p>
        </w:tc>
      </w:tr>
    </w:tbl>
    <w:p w:rsidR="00430234" w:rsidRPr="00451082" w:rsidRDefault="00430234" w:rsidP="00430234">
      <w:pPr>
        <w:widowControl w:val="0"/>
        <w:jc w:val="both"/>
        <w:rPr>
          <w:rFonts w:ascii="Palatino Linotype" w:eastAsia="Palatino Linotype" w:hAnsi="Palatino Linotype" w:cs="Palatino Linotype"/>
          <w:b/>
          <w:sz w:val="18"/>
          <w:szCs w:val="18"/>
        </w:rPr>
      </w:pPr>
      <w:r w:rsidRPr="00451082">
        <w:rPr>
          <w:rFonts w:ascii="Palatino Linotype" w:eastAsia="Palatino Linotype" w:hAnsi="Palatino Linotype" w:cs="Palatino Linotype"/>
          <w:b/>
          <w:sz w:val="18"/>
          <w:szCs w:val="18"/>
        </w:rPr>
        <w:t>Source: SEBI, NSE, BSE and MSEI</w:t>
      </w:r>
    </w:p>
    <w:p w:rsidR="00430234" w:rsidRPr="00B0632D" w:rsidRDefault="00430234" w:rsidP="00430234">
      <w:pPr>
        <w:jc w:val="both"/>
        <w:rPr>
          <w:rFonts w:ascii="Palatino Linotype" w:eastAsia="Palatino Linotype" w:hAnsi="Palatino Linotype" w:cs="Palatino Linotype"/>
          <w:sz w:val="22"/>
          <w:szCs w:val="22"/>
          <w:highlight w:val="yellow"/>
        </w:rPr>
      </w:pPr>
    </w:p>
    <w:p w:rsidR="00430234" w:rsidRPr="00E346D0" w:rsidRDefault="00430234" w:rsidP="00430234">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E346D0">
        <w:rPr>
          <w:rFonts w:ascii="Palatino Linotype" w:eastAsia="Palatino Linotype" w:hAnsi="Palatino Linotype" w:cs="Palatino Linotype"/>
          <w:color w:val="000000"/>
          <w:sz w:val="22"/>
          <w:szCs w:val="22"/>
        </w:rPr>
        <w:t>During June 2020, there was one SME IPO</w:t>
      </w:r>
      <w:r>
        <w:rPr>
          <w:rFonts w:ascii="Palatino Linotype" w:eastAsia="Palatino Linotype" w:hAnsi="Palatino Linotype" w:cs="Palatino Linotype"/>
          <w:color w:val="000000"/>
          <w:sz w:val="22"/>
          <w:szCs w:val="22"/>
        </w:rPr>
        <w:t xml:space="preserve"> with</w:t>
      </w:r>
      <w:r w:rsidRPr="00E346D0">
        <w:rPr>
          <w:rFonts w:ascii="Palatino Linotype" w:eastAsia="Palatino Linotype" w:hAnsi="Palatino Linotype" w:cs="Palatino Linotype"/>
          <w:color w:val="000000"/>
          <w:sz w:val="22"/>
          <w:szCs w:val="22"/>
        </w:rPr>
        <w:t xml:space="preserve"> equity issuance mobilizing </w:t>
      </w:r>
      <w:r w:rsidRPr="00E346D0">
        <w:rPr>
          <w:rFonts w:ascii="Times New Roman" w:eastAsia="Palatino Linotype" w:hAnsi="Times New Roman"/>
          <w:color w:val="000000"/>
          <w:sz w:val="22"/>
          <w:szCs w:val="22"/>
        </w:rPr>
        <w:t>₹</w:t>
      </w:r>
      <w:r w:rsidRPr="00E346D0">
        <w:rPr>
          <w:rFonts w:ascii="Palatino Linotype" w:eastAsia="Palatino Linotype" w:hAnsi="Palatino Linotype" w:cs="Palatino Linotype"/>
          <w:color w:val="000000"/>
          <w:sz w:val="22"/>
          <w:szCs w:val="22"/>
        </w:rPr>
        <w:t xml:space="preserve">2.5 crore and one rights issue </w:t>
      </w:r>
      <w:r>
        <w:rPr>
          <w:rFonts w:ascii="Palatino Linotype" w:eastAsia="Palatino Linotype" w:hAnsi="Palatino Linotype" w:cs="Palatino Linotype"/>
          <w:color w:val="000000"/>
          <w:sz w:val="22"/>
          <w:szCs w:val="22"/>
        </w:rPr>
        <w:t xml:space="preserve">of equity shares </w:t>
      </w:r>
      <w:r w:rsidRPr="00E346D0">
        <w:rPr>
          <w:rFonts w:ascii="Palatino Linotype" w:eastAsia="Palatino Linotype" w:hAnsi="Palatino Linotype" w:cs="Palatino Linotype"/>
          <w:color w:val="000000"/>
          <w:sz w:val="22"/>
          <w:szCs w:val="22"/>
        </w:rPr>
        <w:t xml:space="preserve">amounting </w:t>
      </w:r>
      <w:r w:rsidRPr="00E346D0">
        <w:rPr>
          <w:rFonts w:ascii="Times New Roman" w:eastAsia="Palatino Linotype" w:hAnsi="Times New Roman"/>
          <w:color w:val="000000"/>
          <w:sz w:val="22"/>
          <w:szCs w:val="22"/>
        </w:rPr>
        <w:t>₹</w:t>
      </w:r>
      <w:r w:rsidRPr="005B70B3">
        <w:rPr>
          <w:rFonts w:ascii="Palatino Linotype" w:eastAsia="Palatino Linotype" w:hAnsi="Palatino Linotype" w:cs="Palatino Linotype"/>
          <w:color w:val="000000"/>
          <w:sz w:val="22"/>
          <w:szCs w:val="22"/>
        </w:rPr>
        <w:t xml:space="preserve">53,124.2 </w:t>
      </w:r>
      <w:r w:rsidRPr="00E346D0">
        <w:rPr>
          <w:rFonts w:ascii="Palatino Linotype" w:eastAsia="Palatino Linotype" w:hAnsi="Palatino Linotype" w:cs="Palatino Linotype"/>
          <w:color w:val="000000"/>
          <w:sz w:val="22"/>
          <w:szCs w:val="22"/>
        </w:rPr>
        <w:t>crore</w:t>
      </w:r>
      <w:r>
        <w:rPr>
          <w:rFonts w:ascii="Palatino Linotype" w:eastAsia="Palatino Linotype" w:hAnsi="Palatino Linotype" w:cs="Palatino Linotype"/>
          <w:color w:val="000000"/>
          <w:sz w:val="22"/>
          <w:szCs w:val="22"/>
        </w:rPr>
        <w:t xml:space="preserve"> as compared to nil activity/no </w:t>
      </w:r>
      <w:r w:rsidRPr="00E346D0">
        <w:rPr>
          <w:rFonts w:ascii="Palatino Linotype" w:eastAsia="Palatino Linotype" w:hAnsi="Palatino Linotype" w:cs="Palatino Linotype"/>
          <w:color w:val="000000"/>
          <w:sz w:val="22"/>
          <w:szCs w:val="22"/>
        </w:rPr>
        <w:t>IPOs and right issues during the previous month.</w:t>
      </w:r>
    </w:p>
    <w:p w:rsidR="00430234" w:rsidRPr="00AA231D" w:rsidRDefault="00430234" w:rsidP="00430234">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AA231D">
        <w:rPr>
          <w:rFonts w:ascii="Palatino Linotype" w:eastAsia="Palatino Linotype" w:hAnsi="Palatino Linotype" w:cs="Palatino Linotype"/>
          <w:color w:val="000000"/>
          <w:sz w:val="22"/>
          <w:szCs w:val="22"/>
        </w:rPr>
        <w:t xml:space="preserve">During June 2020, there were no public issues of corporate bonds. However, during May 2020, there was one public issue of corporate bonds amounting to </w:t>
      </w:r>
      <w:r w:rsidRPr="00AA231D">
        <w:rPr>
          <w:rFonts w:ascii="Tahoma" w:eastAsia="Palatino Linotype" w:hAnsi="Tahoma" w:cs="Tahoma"/>
          <w:color w:val="000000"/>
          <w:sz w:val="22"/>
          <w:szCs w:val="22"/>
        </w:rPr>
        <w:t>₹</w:t>
      </w:r>
      <w:r w:rsidRPr="00AA231D">
        <w:rPr>
          <w:rFonts w:ascii="Palatino Linotype" w:eastAsia="Palatino Linotype" w:hAnsi="Palatino Linotype" w:cs="Palatino Linotype"/>
          <w:color w:val="000000"/>
          <w:sz w:val="22"/>
          <w:szCs w:val="22"/>
        </w:rPr>
        <w:t>297.3 crore.</w:t>
      </w:r>
    </w:p>
    <w:p w:rsidR="00430234" w:rsidRDefault="00430234" w:rsidP="00430234">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AA231D">
        <w:rPr>
          <w:rFonts w:ascii="Palatino Linotype" w:eastAsia="Palatino Linotype" w:hAnsi="Palatino Linotype" w:cs="Palatino Linotype"/>
          <w:color w:val="000000"/>
          <w:sz w:val="22"/>
          <w:szCs w:val="22"/>
        </w:rPr>
        <w:t>The amount raised through private placement of equity (i.e.</w:t>
      </w:r>
      <w:r>
        <w:rPr>
          <w:rFonts w:ascii="Palatino Linotype" w:eastAsia="Palatino Linotype" w:hAnsi="Palatino Linotype" w:cs="Palatino Linotype"/>
          <w:color w:val="000000"/>
          <w:sz w:val="22"/>
          <w:szCs w:val="22"/>
        </w:rPr>
        <w:t>,</w:t>
      </w:r>
      <w:r w:rsidRPr="00AA231D">
        <w:rPr>
          <w:rFonts w:ascii="Palatino Linotype" w:eastAsia="Palatino Linotype" w:hAnsi="Palatino Linotype" w:cs="Palatino Linotype"/>
          <w:color w:val="000000"/>
          <w:sz w:val="22"/>
          <w:szCs w:val="22"/>
        </w:rPr>
        <w:t xml:space="preserve"> preferential allotment and QIP route) stood at </w:t>
      </w:r>
      <w:r w:rsidRPr="00AA231D">
        <w:rPr>
          <w:rFonts w:ascii="Tahoma" w:eastAsia="Tahoma" w:hAnsi="Tahoma" w:cs="Tahoma"/>
          <w:color w:val="000000"/>
          <w:sz w:val="22"/>
          <w:szCs w:val="22"/>
        </w:rPr>
        <w:t>₹</w:t>
      </w:r>
      <w:r w:rsidRPr="00AA231D">
        <w:rPr>
          <w:rFonts w:ascii="Palatino Linotype" w:eastAsia="Palatino Linotype" w:hAnsi="Palatino Linotype" w:cs="Palatino Linotype"/>
          <w:color w:val="000000"/>
          <w:sz w:val="22"/>
          <w:szCs w:val="22"/>
        </w:rPr>
        <w:t xml:space="preserve">12,245.2 crore in June 2020 compared to </w:t>
      </w:r>
      <w:r w:rsidRPr="00AA231D">
        <w:rPr>
          <w:rFonts w:ascii="Tahoma" w:eastAsia="Tahoma" w:hAnsi="Tahoma" w:cs="Tahoma"/>
          <w:color w:val="000000"/>
          <w:sz w:val="22"/>
          <w:szCs w:val="22"/>
        </w:rPr>
        <w:t>₹</w:t>
      </w:r>
      <w:r w:rsidRPr="00AA231D">
        <w:rPr>
          <w:rFonts w:ascii="Palatino Linotype" w:eastAsia="Palatino Linotype" w:hAnsi="Palatino Linotype" w:cs="Palatino Linotype"/>
          <w:color w:val="000000"/>
          <w:sz w:val="22"/>
          <w:szCs w:val="22"/>
        </w:rPr>
        <w:t xml:space="preserve">307.0 crore in May 2020. </w:t>
      </w:r>
    </w:p>
    <w:p w:rsidR="00430234" w:rsidRDefault="00430234" w:rsidP="00430234">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AA231D">
        <w:rPr>
          <w:rFonts w:ascii="Palatino Linotype" w:eastAsia="Palatino Linotype" w:hAnsi="Palatino Linotype" w:cs="Palatino Linotype"/>
          <w:color w:val="000000"/>
          <w:sz w:val="22"/>
          <w:szCs w:val="22"/>
        </w:rPr>
        <w:t xml:space="preserve">Private placement of corporate debt reported to BSE and NSE decreased by </w:t>
      </w:r>
      <w:r>
        <w:rPr>
          <w:rFonts w:ascii="Palatino Linotype" w:eastAsia="Palatino Linotype" w:hAnsi="Palatino Linotype" w:cs="Palatino Linotype"/>
          <w:color w:val="000000"/>
          <w:sz w:val="22"/>
          <w:szCs w:val="22"/>
        </w:rPr>
        <w:t>17.0</w:t>
      </w:r>
      <w:r w:rsidRPr="00AA231D">
        <w:rPr>
          <w:rFonts w:ascii="Palatino Linotype" w:eastAsia="Palatino Linotype" w:hAnsi="Palatino Linotype" w:cs="Palatino Linotype"/>
          <w:color w:val="000000"/>
          <w:sz w:val="22"/>
          <w:szCs w:val="22"/>
        </w:rPr>
        <w:t xml:space="preserve"> per cent to </w:t>
      </w:r>
    </w:p>
    <w:p w:rsidR="00430234" w:rsidRPr="00AA231D" w:rsidRDefault="00430234" w:rsidP="00430234">
      <w:p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AA231D">
        <w:rPr>
          <w:rFonts w:ascii="Tahoma" w:eastAsia="Tahoma" w:hAnsi="Tahoma" w:cs="Tahoma"/>
          <w:color w:val="000000"/>
          <w:sz w:val="22"/>
          <w:szCs w:val="22"/>
        </w:rPr>
        <w:t>₹</w:t>
      </w:r>
      <w:r w:rsidRPr="00AA231D">
        <w:rPr>
          <w:rFonts w:ascii="Palatino Linotype" w:eastAsia="Palatino Linotype" w:hAnsi="Palatino Linotype" w:cs="Palatino Linotype"/>
          <w:color w:val="000000"/>
          <w:sz w:val="22"/>
          <w:szCs w:val="22"/>
        </w:rPr>
        <w:t>70</w:t>
      </w:r>
      <w:r>
        <w:rPr>
          <w:rFonts w:ascii="Palatino Linotype" w:eastAsia="Palatino Linotype" w:hAnsi="Palatino Linotype" w:cs="Palatino Linotype"/>
          <w:color w:val="000000"/>
          <w:sz w:val="22"/>
          <w:szCs w:val="22"/>
        </w:rPr>
        <w:t>,</w:t>
      </w:r>
      <w:r w:rsidRPr="00AA231D">
        <w:rPr>
          <w:rFonts w:ascii="Palatino Linotype" w:eastAsia="Palatino Linotype" w:hAnsi="Palatino Linotype" w:cs="Palatino Linotype"/>
          <w:color w:val="000000"/>
          <w:sz w:val="22"/>
          <w:szCs w:val="22"/>
        </w:rPr>
        <w:t xml:space="preserve">213.5 crore in June 2020 over </w:t>
      </w:r>
      <w:r w:rsidRPr="00AA231D">
        <w:rPr>
          <w:rFonts w:ascii="Tahoma" w:eastAsia="Tahoma" w:hAnsi="Tahoma" w:cs="Tahoma"/>
          <w:color w:val="000000"/>
          <w:sz w:val="22"/>
          <w:szCs w:val="22"/>
        </w:rPr>
        <w:t>₹</w:t>
      </w:r>
      <w:r w:rsidRPr="00AA231D">
        <w:rPr>
          <w:rFonts w:ascii="Palatino Linotype" w:eastAsia="Palatino Linotype" w:hAnsi="Palatino Linotype" w:cs="Palatino Linotype"/>
          <w:color w:val="000000"/>
          <w:sz w:val="22"/>
          <w:szCs w:val="22"/>
        </w:rPr>
        <w:t>84,573.5 crore in May 2020.</w:t>
      </w:r>
    </w:p>
    <w:p w:rsidR="00430234" w:rsidRPr="00B0632D" w:rsidRDefault="00430234" w:rsidP="00430234">
      <w:p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highlight w:val="yellow"/>
        </w:rPr>
      </w:pPr>
    </w:p>
    <w:p w:rsidR="00430234" w:rsidRPr="00BF1A78" w:rsidRDefault="00430234" w:rsidP="00430234">
      <w:pPr>
        <w:widowControl w:val="0"/>
        <w:numPr>
          <w:ilvl w:val="0"/>
          <w:numId w:val="9"/>
        </w:numPr>
        <w:jc w:val="both"/>
        <w:rPr>
          <w:rFonts w:ascii="Palatino Linotype" w:eastAsia="Palatino Linotype" w:hAnsi="Palatino Linotype" w:cs="Palatino Linotype"/>
          <w:b/>
          <w:sz w:val="22"/>
          <w:szCs w:val="22"/>
        </w:rPr>
      </w:pPr>
      <w:r w:rsidRPr="00BF1A78">
        <w:rPr>
          <w:rFonts w:ascii="Palatino Linotype" w:eastAsia="Palatino Linotype" w:hAnsi="Palatino Linotype" w:cs="Palatino Linotype"/>
          <w:b/>
          <w:sz w:val="22"/>
          <w:szCs w:val="22"/>
        </w:rPr>
        <w:t>Trends in the Secondary Market</w:t>
      </w:r>
    </w:p>
    <w:p w:rsidR="00430234" w:rsidRPr="00BF1A78" w:rsidRDefault="00430234" w:rsidP="00430234">
      <w:pPr>
        <w:widowControl w:val="0"/>
        <w:tabs>
          <w:tab w:val="left" w:pos="3915"/>
        </w:tabs>
        <w:jc w:val="both"/>
        <w:rPr>
          <w:rFonts w:ascii="Palatino Linotype" w:eastAsia="Palatino Linotype" w:hAnsi="Palatino Linotype" w:cs="Palatino Linotype"/>
          <w:b/>
          <w:sz w:val="22"/>
          <w:szCs w:val="22"/>
        </w:rPr>
      </w:pPr>
    </w:p>
    <w:p w:rsidR="00430234" w:rsidRPr="0089343E" w:rsidRDefault="00430234" w:rsidP="00430234">
      <w:pPr>
        <w:numPr>
          <w:ilvl w:val="0"/>
          <w:numId w:val="7"/>
        </w:numPr>
        <w:pBdr>
          <w:top w:val="nil"/>
          <w:left w:val="nil"/>
          <w:bottom w:val="nil"/>
          <w:right w:val="nil"/>
          <w:between w:val="nil"/>
        </w:pBdr>
        <w:spacing w:line="276" w:lineRule="auto"/>
        <w:jc w:val="both"/>
        <w:rPr>
          <w:color w:val="000000"/>
          <w:sz w:val="22"/>
          <w:szCs w:val="22"/>
        </w:rPr>
      </w:pPr>
      <w:r w:rsidRPr="0089343E">
        <w:rPr>
          <w:rFonts w:ascii="Palatino Linotype" w:eastAsia="Palatino Linotype" w:hAnsi="Palatino Linotype" w:cs="Palatino Linotype"/>
          <w:color w:val="000000"/>
          <w:sz w:val="22"/>
          <w:szCs w:val="22"/>
        </w:rPr>
        <w:t>At the end of June 2020, Nifty 50 closed at 10,032</w:t>
      </w:r>
      <w:r>
        <w:rPr>
          <w:rFonts w:ascii="Palatino Linotype" w:eastAsia="Palatino Linotype" w:hAnsi="Palatino Linotype" w:cs="Palatino Linotype"/>
          <w:color w:val="000000"/>
          <w:sz w:val="22"/>
          <w:szCs w:val="22"/>
        </w:rPr>
        <w:t>,</w:t>
      </w:r>
      <w:r w:rsidRPr="0089343E">
        <w:rPr>
          <w:rFonts w:ascii="Palatino Linotype" w:eastAsia="Palatino Linotype" w:hAnsi="Palatino Linotype" w:cs="Palatino Linotype"/>
          <w:color w:val="000000"/>
          <w:sz w:val="22"/>
          <w:szCs w:val="22"/>
        </w:rPr>
        <w:t xml:space="preserve"> an increase by 7.5 per cent as compared to </w:t>
      </w:r>
      <w:r>
        <w:rPr>
          <w:rFonts w:ascii="Palatino Linotype" w:eastAsia="Palatino Linotype" w:hAnsi="Palatino Linotype" w:cs="Palatino Linotype"/>
          <w:color w:val="000000"/>
          <w:sz w:val="22"/>
          <w:szCs w:val="22"/>
        </w:rPr>
        <w:t xml:space="preserve">the 9,580 level at the end of </w:t>
      </w:r>
      <w:r w:rsidRPr="0089343E">
        <w:rPr>
          <w:rFonts w:ascii="Palatino Linotype" w:eastAsia="Palatino Linotype" w:hAnsi="Palatino Linotype" w:cs="Palatino Linotype"/>
          <w:color w:val="000000"/>
          <w:sz w:val="22"/>
          <w:szCs w:val="22"/>
        </w:rPr>
        <w:t>May 2020.</w:t>
      </w:r>
    </w:p>
    <w:p w:rsidR="00430234" w:rsidRPr="00DF389D" w:rsidRDefault="00430234" w:rsidP="00430234">
      <w:pPr>
        <w:numPr>
          <w:ilvl w:val="0"/>
          <w:numId w:val="7"/>
        </w:numPr>
        <w:pBdr>
          <w:top w:val="nil"/>
          <w:left w:val="nil"/>
          <w:bottom w:val="nil"/>
          <w:right w:val="nil"/>
          <w:between w:val="nil"/>
        </w:pBdr>
        <w:spacing w:line="276" w:lineRule="auto"/>
        <w:jc w:val="both"/>
        <w:rPr>
          <w:color w:val="000000"/>
          <w:sz w:val="22"/>
          <w:szCs w:val="22"/>
        </w:rPr>
      </w:pPr>
      <w:r w:rsidRPr="00DF389D">
        <w:rPr>
          <w:rFonts w:ascii="Palatino Linotype" w:eastAsia="Palatino Linotype" w:hAnsi="Palatino Linotype" w:cs="Palatino Linotype"/>
          <w:color w:val="000000"/>
          <w:sz w:val="22"/>
          <w:szCs w:val="22"/>
        </w:rPr>
        <w:t>S&amp;P BSE Sensex closed at 34,916 at the end of June 2020</w:t>
      </w:r>
      <w:r>
        <w:rPr>
          <w:rFonts w:ascii="Palatino Linotype" w:eastAsia="Palatino Linotype" w:hAnsi="Palatino Linotype" w:cs="Palatino Linotype"/>
          <w:color w:val="000000"/>
          <w:sz w:val="22"/>
          <w:szCs w:val="22"/>
        </w:rPr>
        <w:t>,</w:t>
      </w:r>
      <w:r w:rsidRPr="00DF389D">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 xml:space="preserve">as </w:t>
      </w:r>
      <w:r w:rsidRPr="00DF389D">
        <w:rPr>
          <w:rFonts w:ascii="Palatino Linotype" w:eastAsia="Palatino Linotype" w:hAnsi="Palatino Linotype" w:cs="Palatino Linotype"/>
          <w:color w:val="000000"/>
          <w:sz w:val="22"/>
          <w:szCs w:val="22"/>
        </w:rPr>
        <w:t xml:space="preserve">compared to 32,424 at the end of May 2020, </w:t>
      </w:r>
      <w:r>
        <w:rPr>
          <w:rFonts w:ascii="Palatino Linotype" w:eastAsia="Palatino Linotype" w:hAnsi="Palatino Linotype" w:cs="Palatino Linotype"/>
          <w:color w:val="000000"/>
          <w:sz w:val="22"/>
          <w:szCs w:val="22"/>
        </w:rPr>
        <w:t xml:space="preserve">registering </w:t>
      </w:r>
      <w:r w:rsidRPr="00DF389D">
        <w:rPr>
          <w:rFonts w:ascii="Palatino Linotype" w:eastAsia="Palatino Linotype" w:hAnsi="Palatino Linotype" w:cs="Palatino Linotype"/>
          <w:color w:val="000000"/>
          <w:sz w:val="22"/>
          <w:szCs w:val="22"/>
        </w:rPr>
        <w:t>an increase of 7.7 per cent.</w:t>
      </w:r>
    </w:p>
    <w:p w:rsidR="00430234" w:rsidRPr="00DF389D" w:rsidRDefault="00430234" w:rsidP="00430234">
      <w:pPr>
        <w:numPr>
          <w:ilvl w:val="0"/>
          <w:numId w:val="7"/>
        </w:numPr>
        <w:pBdr>
          <w:top w:val="nil"/>
          <w:left w:val="nil"/>
          <w:bottom w:val="nil"/>
          <w:right w:val="nil"/>
          <w:between w:val="nil"/>
        </w:pBdr>
        <w:spacing w:line="276" w:lineRule="auto"/>
        <w:jc w:val="both"/>
        <w:rPr>
          <w:color w:val="000000"/>
          <w:sz w:val="22"/>
          <w:szCs w:val="22"/>
        </w:rPr>
      </w:pPr>
      <w:r w:rsidRPr="00DF389D">
        <w:rPr>
          <w:rFonts w:ascii="Palatino Linotype" w:eastAsia="Palatino Linotype" w:hAnsi="Palatino Linotype" w:cs="Palatino Linotype"/>
          <w:color w:val="000000"/>
          <w:sz w:val="22"/>
          <w:szCs w:val="22"/>
        </w:rPr>
        <w:t xml:space="preserve">Nifty </w:t>
      </w:r>
      <w:r>
        <w:rPr>
          <w:rFonts w:ascii="Palatino Linotype" w:eastAsia="Palatino Linotype" w:hAnsi="Palatino Linotype" w:cs="Palatino Linotype"/>
          <w:color w:val="000000"/>
          <w:sz w:val="22"/>
          <w:szCs w:val="22"/>
        </w:rPr>
        <w:t xml:space="preserve">50 </w:t>
      </w:r>
      <w:r w:rsidRPr="00DF389D">
        <w:rPr>
          <w:rFonts w:ascii="Palatino Linotype" w:eastAsia="Palatino Linotype" w:hAnsi="Palatino Linotype" w:cs="Palatino Linotype"/>
          <w:color w:val="000000"/>
          <w:sz w:val="22"/>
          <w:szCs w:val="22"/>
        </w:rPr>
        <w:t>and S&amp;P BSE Sensex reached their intraday high</w:t>
      </w:r>
      <w:r>
        <w:rPr>
          <w:rFonts w:ascii="Palatino Linotype" w:eastAsia="Palatino Linotype" w:hAnsi="Palatino Linotype" w:cs="Palatino Linotype"/>
          <w:color w:val="000000"/>
          <w:sz w:val="22"/>
          <w:szCs w:val="22"/>
        </w:rPr>
        <w:t xml:space="preserve"> of the month</w:t>
      </w:r>
      <w:r w:rsidRPr="00DF389D">
        <w:rPr>
          <w:rFonts w:ascii="Palatino Linotype" w:eastAsia="Palatino Linotype" w:hAnsi="Palatino Linotype" w:cs="Palatino Linotype"/>
          <w:color w:val="000000"/>
          <w:sz w:val="22"/>
          <w:szCs w:val="22"/>
        </w:rPr>
        <w:t xml:space="preserve"> at 10,471 and 35,430 respectively on June 23, 2020. </w:t>
      </w:r>
    </w:p>
    <w:p w:rsidR="00430234" w:rsidRPr="00DF389D" w:rsidRDefault="00430234" w:rsidP="00430234">
      <w:pPr>
        <w:numPr>
          <w:ilvl w:val="0"/>
          <w:numId w:val="7"/>
        </w:numPr>
        <w:pBdr>
          <w:top w:val="nil"/>
          <w:left w:val="nil"/>
          <w:bottom w:val="nil"/>
          <w:right w:val="nil"/>
          <w:between w:val="nil"/>
        </w:pBdr>
        <w:spacing w:line="276" w:lineRule="auto"/>
        <w:jc w:val="both"/>
        <w:rPr>
          <w:color w:val="000000"/>
          <w:sz w:val="22"/>
          <w:szCs w:val="22"/>
        </w:rPr>
      </w:pPr>
      <w:r w:rsidRPr="00DF389D">
        <w:rPr>
          <w:rFonts w:ascii="Palatino Linotype" w:eastAsia="Palatino Linotype" w:hAnsi="Palatino Linotype" w:cs="Palatino Linotype"/>
          <w:color w:val="000000"/>
          <w:sz w:val="22"/>
          <w:szCs w:val="22"/>
        </w:rPr>
        <w:t xml:space="preserve">Further, Nifty </w:t>
      </w:r>
      <w:r>
        <w:rPr>
          <w:rFonts w:ascii="Palatino Linotype" w:eastAsia="Palatino Linotype" w:hAnsi="Palatino Linotype" w:cs="Palatino Linotype"/>
          <w:color w:val="000000"/>
          <w:sz w:val="22"/>
          <w:szCs w:val="22"/>
        </w:rPr>
        <w:t xml:space="preserve">50 </w:t>
      </w:r>
      <w:r w:rsidRPr="00DF389D">
        <w:rPr>
          <w:rFonts w:ascii="Palatino Linotype" w:eastAsia="Palatino Linotype" w:hAnsi="Palatino Linotype" w:cs="Palatino Linotype"/>
          <w:color w:val="000000"/>
          <w:sz w:val="22"/>
          <w:szCs w:val="22"/>
        </w:rPr>
        <w:t xml:space="preserve">and S&amp;P BSE Sensex reached their intraday low </w:t>
      </w:r>
      <w:r>
        <w:rPr>
          <w:rFonts w:ascii="Palatino Linotype" w:eastAsia="Palatino Linotype" w:hAnsi="Palatino Linotype" w:cs="Palatino Linotype"/>
          <w:color w:val="000000"/>
          <w:sz w:val="22"/>
          <w:szCs w:val="22"/>
        </w:rPr>
        <w:t xml:space="preserve">of the month </w:t>
      </w:r>
      <w:r w:rsidRPr="00DF389D">
        <w:rPr>
          <w:rFonts w:ascii="Palatino Linotype" w:eastAsia="Palatino Linotype" w:hAnsi="Palatino Linotype" w:cs="Palatino Linotype"/>
          <w:color w:val="000000"/>
          <w:sz w:val="22"/>
          <w:szCs w:val="22"/>
        </w:rPr>
        <w:t>at 9,814 and 33,229 on June 15, 2020.</w:t>
      </w:r>
    </w:p>
    <w:p w:rsidR="00430234" w:rsidRPr="00DF389D" w:rsidRDefault="00430234" w:rsidP="00430234">
      <w:pPr>
        <w:numPr>
          <w:ilvl w:val="0"/>
          <w:numId w:val="7"/>
        </w:numPr>
        <w:pBdr>
          <w:top w:val="nil"/>
          <w:left w:val="nil"/>
          <w:bottom w:val="nil"/>
          <w:right w:val="nil"/>
          <w:between w:val="nil"/>
        </w:pBdr>
        <w:spacing w:after="200" w:line="276" w:lineRule="auto"/>
        <w:jc w:val="both"/>
        <w:rPr>
          <w:color w:val="000000"/>
          <w:sz w:val="22"/>
          <w:szCs w:val="22"/>
        </w:rPr>
      </w:pPr>
      <w:r w:rsidRPr="00DF389D">
        <w:rPr>
          <w:rFonts w:ascii="Palatino Linotype" w:eastAsia="Palatino Linotype" w:hAnsi="Palatino Linotype" w:cs="Palatino Linotype"/>
          <w:color w:val="000000"/>
          <w:sz w:val="22"/>
          <w:szCs w:val="22"/>
        </w:rPr>
        <w:t>The P/E ratios of S&amp;P BSE Sensex and Nifty 50 index were 22.6 and 26.3 respectively, at the end of June 2020 compared to 20.3 and 22.4 respectively a month ago.</w:t>
      </w:r>
    </w:p>
    <w:p w:rsidR="00430234" w:rsidRDefault="00430234" w:rsidP="00430234">
      <w:pPr>
        <w:widowControl w:val="0"/>
        <w:jc w:val="both"/>
        <w:rPr>
          <w:rFonts w:ascii="Palatino Linotype" w:eastAsia="Palatino Linotype" w:hAnsi="Palatino Linotype" w:cs="Palatino Linotype"/>
          <w:b/>
          <w:sz w:val="22"/>
          <w:szCs w:val="22"/>
        </w:rPr>
      </w:pPr>
    </w:p>
    <w:p w:rsidR="00430234" w:rsidRDefault="00430234" w:rsidP="00430234">
      <w:pPr>
        <w:widowControl w:val="0"/>
        <w:jc w:val="both"/>
        <w:rPr>
          <w:rFonts w:ascii="Palatino Linotype" w:eastAsia="Palatino Linotype" w:hAnsi="Palatino Linotype" w:cs="Palatino Linotype"/>
          <w:b/>
          <w:sz w:val="22"/>
          <w:szCs w:val="22"/>
        </w:rPr>
      </w:pPr>
    </w:p>
    <w:p w:rsidR="00430234" w:rsidRPr="00D6664C" w:rsidRDefault="00430234" w:rsidP="00430234">
      <w:pPr>
        <w:widowControl w:val="0"/>
        <w:jc w:val="both"/>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t>Table</w:t>
      </w:r>
      <w:r w:rsidRPr="00D6664C">
        <w:rPr>
          <w:rFonts w:ascii="Palatino Linotype" w:eastAsia="Palatino Linotype" w:hAnsi="Palatino Linotype" w:cs="Palatino Linotype"/>
          <w:b/>
          <w:sz w:val="22"/>
          <w:szCs w:val="22"/>
        </w:rPr>
        <w:t xml:space="preserve"> 2: Snapshot of Indian Capital Market </w:t>
      </w:r>
    </w:p>
    <w:tbl>
      <w:tblPr>
        <w:tblW w:w="7000" w:type="dxa"/>
        <w:tblInd w:w="-5" w:type="dxa"/>
        <w:tblLook w:val="04A0" w:firstRow="1" w:lastRow="0" w:firstColumn="1" w:lastColumn="0" w:noHBand="0" w:noVBand="1"/>
      </w:tblPr>
      <w:tblGrid>
        <w:gridCol w:w="2597"/>
        <w:gridCol w:w="1468"/>
        <w:gridCol w:w="1189"/>
        <w:gridCol w:w="1746"/>
      </w:tblGrid>
      <w:tr w:rsidR="00430234" w:rsidRPr="00105EFA" w:rsidTr="00053B79">
        <w:trPr>
          <w:trHeight w:val="682"/>
        </w:trPr>
        <w:tc>
          <w:tcPr>
            <w:tcW w:w="2597"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430234" w:rsidRPr="00105EFA" w:rsidRDefault="00430234" w:rsidP="00053B79">
            <w:pPr>
              <w:rPr>
                <w:rFonts w:ascii="Palatino Linotype" w:eastAsia="Times New Roman" w:hAnsi="Palatino Linotype"/>
                <w:b/>
                <w:bCs/>
                <w:color w:val="000000"/>
                <w:sz w:val="20"/>
                <w:szCs w:val="20"/>
                <w:lang w:val="en-US" w:bidi="hi-IN"/>
              </w:rPr>
            </w:pPr>
            <w:r w:rsidRPr="00105EFA">
              <w:rPr>
                <w:rFonts w:ascii="Palatino Linotype" w:eastAsia="Times New Roman" w:hAnsi="Palatino Linotype"/>
                <w:b/>
                <w:bCs/>
                <w:color w:val="000000"/>
                <w:sz w:val="20"/>
                <w:szCs w:val="20"/>
                <w:lang w:val="en-US" w:bidi="hi-IN"/>
              </w:rPr>
              <w:lastRenderedPageBreak/>
              <w:t>Description</w:t>
            </w:r>
          </w:p>
        </w:tc>
        <w:tc>
          <w:tcPr>
            <w:tcW w:w="1467" w:type="dxa"/>
            <w:tcBorders>
              <w:top w:val="single" w:sz="4" w:space="0" w:color="000000"/>
              <w:left w:val="nil"/>
              <w:bottom w:val="single" w:sz="4" w:space="0" w:color="000000"/>
              <w:right w:val="single" w:sz="4" w:space="0" w:color="000000"/>
            </w:tcBorders>
            <w:shd w:val="clear" w:color="92CDDC" w:fill="92CDDC"/>
            <w:noWrap/>
            <w:vAlign w:val="center"/>
            <w:hideMark/>
          </w:tcPr>
          <w:p w:rsidR="00430234" w:rsidRPr="00105EFA" w:rsidRDefault="00430234" w:rsidP="00053B79">
            <w:pPr>
              <w:jc w:val="center"/>
              <w:rPr>
                <w:rFonts w:ascii="Palatino Linotype" w:eastAsia="Times New Roman" w:hAnsi="Palatino Linotype"/>
                <w:b/>
                <w:bCs/>
                <w:color w:val="000000"/>
                <w:sz w:val="20"/>
                <w:szCs w:val="20"/>
                <w:lang w:val="en-US" w:bidi="hi-IN"/>
              </w:rPr>
            </w:pPr>
            <w:r w:rsidRPr="00105EFA">
              <w:rPr>
                <w:rFonts w:ascii="Palatino Linotype" w:eastAsia="Times New Roman" w:hAnsi="Palatino Linotype"/>
                <w:b/>
                <w:bCs/>
                <w:color w:val="000000"/>
                <w:sz w:val="20"/>
                <w:szCs w:val="20"/>
                <w:lang w:val="en-US" w:bidi="hi-IN"/>
              </w:rPr>
              <w:t>May-20</w:t>
            </w:r>
          </w:p>
        </w:tc>
        <w:tc>
          <w:tcPr>
            <w:tcW w:w="1189" w:type="dxa"/>
            <w:tcBorders>
              <w:top w:val="single" w:sz="4" w:space="0" w:color="000000"/>
              <w:left w:val="nil"/>
              <w:bottom w:val="single" w:sz="4" w:space="0" w:color="000000"/>
              <w:right w:val="single" w:sz="4" w:space="0" w:color="000000"/>
            </w:tcBorders>
            <w:shd w:val="clear" w:color="92CDDC" w:fill="92CDDC"/>
            <w:noWrap/>
            <w:vAlign w:val="center"/>
            <w:hideMark/>
          </w:tcPr>
          <w:p w:rsidR="00430234" w:rsidRPr="00105EFA" w:rsidRDefault="00430234" w:rsidP="00053B79">
            <w:pPr>
              <w:jc w:val="center"/>
              <w:rPr>
                <w:rFonts w:ascii="Palatino Linotype" w:eastAsia="Times New Roman" w:hAnsi="Palatino Linotype"/>
                <w:b/>
                <w:bCs/>
                <w:color w:val="000000"/>
                <w:sz w:val="20"/>
                <w:szCs w:val="20"/>
                <w:lang w:val="en-US" w:bidi="hi-IN"/>
              </w:rPr>
            </w:pPr>
            <w:r w:rsidRPr="00105EFA">
              <w:rPr>
                <w:rFonts w:ascii="Palatino Linotype" w:eastAsia="Times New Roman" w:hAnsi="Palatino Linotype"/>
                <w:b/>
                <w:bCs/>
                <w:color w:val="000000"/>
                <w:sz w:val="20"/>
                <w:szCs w:val="20"/>
                <w:lang w:val="en-US" w:bidi="hi-IN"/>
              </w:rPr>
              <w:t>Jun-20</w:t>
            </w:r>
          </w:p>
        </w:tc>
        <w:tc>
          <w:tcPr>
            <w:tcW w:w="1745" w:type="dxa"/>
            <w:tcBorders>
              <w:top w:val="single" w:sz="4" w:space="0" w:color="000000"/>
              <w:left w:val="nil"/>
              <w:bottom w:val="single" w:sz="4" w:space="0" w:color="000000"/>
              <w:right w:val="single" w:sz="4" w:space="0" w:color="000000"/>
            </w:tcBorders>
            <w:shd w:val="clear" w:color="92CDDC" w:fill="92CDDC"/>
            <w:vAlign w:val="center"/>
            <w:hideMark/>
          </w:tcPr>
          <w:p w:rsidR="00430234" w:rsidRPr="00105EFA" w:rsidRDefault="00430234" w:rsidP="00053B79">
            <w:pPr>
              <w:jc w:val="center"/>
              <w:rPr>
                <w:rFonts w:ascii="Palatino Linotype" w:eastAsia="Times New Roman" w:hAnsi="Palatino Linotype"/>
                <w:b/>
                <w:bCs/>
                <w:color w:val="000000"/>
                <w:sz w:val="20"/>
                <w:szCs w:val="20"/>
                <w:lang w:val="en-US" w:bidi="hi-IN"/>
              </w:rPr>
            </w:pPr>
            <w:r w:rsidRPr="00105EFA">
              <w:rPr>
                <w:rFonts w:ascii="Palatino Linotype" w:eastAsia="Times New Roman" w:hAnsi="Palatino Linotype"/>
                <w:b/>
                <w:bCs/>
                <w:color w:val="000000"/>
                <w:sz w:val="20"/>
                <w:szCs w:val="20"/>
                <w:lang w:val="en-US" w:bidi="hi-IN"/>
              </w:rPr>
              <w:t>Percentage Change Over Month</w:t>
            </w:r>
          </w:p>
        </w:tc>
      </w:tr>
      <w:tr w:rsidR="00430234" w:rsidRPr="00105EFA" w:rsidTr="00053B79">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Index in Equity Market</w:t>
            </w:r>
          </w:p>
        </w:tc>
        <w:tc>
          <w:tcPr>
            <w:tcW w:w="1467"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189"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745" w:type="dxa"/>
            <w:tcBorders>
              <w:top w:val="nil"/>
              <w:left w:val="nil"/>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Pr>
                <w:rFonts w:ascii="Palatino Linotype" w:eastAsia="Times New Roman" w:hAnsi="Palatino Linotype"/>
                <w:color w:val="000000"/>
                <w:sz w:val="20"/>
                <w:szCs w:val="20"/>
                <w:lang w:val="en-US" w:bidi="hi-IN"/>
              </w:rPr>
              <w:t xml:space="preserve">S&amp;P BSE </w:t>
            </w:r>
            <w:r w:rsidRPr="00105EFA">
              <w:rPr>
                <w:rFonts w:ascii="Palatino Linotype" w:eastAsia="Times New Roman" w:hAnsi="Palatino Linotype"/>
                <w:color w:val="000000"/>
                <w:sz w:val="20"/>
                <w:szCs w:val="20"/>
                <w:lang w:val="en-US" w:bidi="hi-IN"/>
              </w:rPr>
              <w:t>Sensex</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32,424</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34,916</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7.7</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Nifty 50</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9,580</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10,302</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7.5</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Nifty 500</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7,822</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8,475</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8.3</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BSE 500</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12,415</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13,438</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8.2</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Nifty Bank</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19,297</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21,370</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10.7</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Nifty IT</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14,011</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14,754</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5.3</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BSE Healthcare</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15,646</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16,263</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3.9</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BSE FMCG</w:t>
            </w:r>
          </w:p>
        </w:tc>
        <w:tc>
          <w:tcPr>
            <w:tcW w:w="1467"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10,898</w:t>
            </w:r>
          </w:p>
        </w:tc>
        <w:tc>
          <w:tcPr>
            <w:tcW w:w="1189"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11,258</w:t>
            </w:r>
          </w:p>
        </w:tc>
        <w:tc>
          <w:tcPr>
            <w:tcW w:w="1745" w:type="dxa"/>
            <w:tcBorders>
              <w:top w:val="nil"/>
              <w:left w:val="nil"/>
              <w:bottom w:val="single" w:sz="4" w:space="0" w:color="000000"/>
              <w:right w:val="single" w:sz="4" w:space="0" w:color="000000"/>
            </w:tcBorders>
            <w:shd w:val="clear" w:color="auto" w:fill="auto"/>
            <w:noWrap/>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3.3</w:t>
            </w:r>
          </w:p>
        </w:tc>
      </w:tr>
      <w:tr w:rsidR="00430234" w:rsidRPr="00105EFA" w:rsidTr="00053B79">
        <w:trPr>
          <w:trHeight w:val="275"/>
        </w:trPr>
        <w:tc>
          <w:tcPr>
            <w:tcW w:w="4065"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Market Capitalisation (</w:t>
            </w:r>
            <w:r w:rsidRPr="00105EFA">
              <w:rPr>
                <w:rFonts w:ascii="Times New Roman" w:eastAsia="Times New Roman" w:hAnsi="Times New Roman"/>
                <w:b/>
                <w:bCs/>
                <w:color w:val="002060"/>
                <w:sz w:val="20"/>
                <w:szCs w:val="20"/>
                <w:lang w:val="en-US" w:bidi="hi-IN"/>
              </w:rPr>
              <w:t>₹</w:t>
            </w:r>
            <w:r w:rsidRPr="00105EFA">
              <w:rPr>
                <w:rFonts w:ascii="Palatino Linotype" w:eastAsia="Times New Roman" w:hAnsi="Palatino Linotype"/>
                <w:b/>
                <w:bCs/>
                <w:color w:val="002060"/>
                <w:sz w:val="20"/>
                <w:szCs w:val="20"/>
                <w:lang w:val="en-US" w:bidi="hi-IN"/>
              </w:rPr>
              <w:t xml:space="preserve"> crore)</w:t>
            </w:r>
          </w:p>
        </w:tc>
        <w:tc>
          <w:tcPr>
            <w:tcW w:w="1189"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745" w:type="dxa"/>
            <w:tcBorders>
              <w:top w:val="nil"/>
              <w:left w:val="nil"/>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 xml:space="preserve">BSE </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1,27,06,529</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1,39,15,690</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9.5</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NSE</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1,25,16,960</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1,38,04,601</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10.3</w:t>
            </w:r>
          </w:p>
        </w:tc>
      </w:tr>
      <w:tr w:rsidR="00430234" w:rsidRPr="00105EFA" w:rsidTr="00053B79">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P/E Ratio</w:t>
            </w:r>
          </w:p>
        </w:tc>
        <w:tc>
          <w:tcPr>
            <w:tcW w:w="1467"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189"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745" w:type="dxa"/>
            <w:tcBorders>
              <w:top w:val="nil"/>
              <w:left w:val="nil"/>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Pr>
                <w:rFonts w:ascii="Palatino Linotype" w:eastAsia="Times New Roman" w:hAnsi="Palatino Linotype"/>
                <w:color w:val="000000"/>
                <w:sz w:val="20"/>
                <w:szCs w:val="20"/>
                <w:lang w:val="en-US" w:bidi="hi-IN"/>
              </w:rPr>
              <w:t xml:space="preserve">S&amp;P BSE </w:t>
            </w:r>
            <w:r w:rsidRPr="00105EFA">
              <w:rPr>
                <w:rFonts w:ascii="Palatino Linotype" w:eastAsia="Times New Roman" w:hAnsi="Palatino Linotype"/>
                <w:color w:val="000000"/>
                <w:sz w:val="20"/>
                <w:szCs w:val="20"/>
                <w:lang w:val="en-US" w:bidi="hi-IN"/>
              </w:rPr>
              <w:t>Sensex</w:t>
            </w:r>
          </w:p>
        </w:tc>
        <w:tc>
          <w:tcPr>
            <w:tcW w:w="1467"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Pr>
                <w:rFonts w:ascii="Palatino Linotype" w:eastAsia="Times New Roman" w:hAnsi="Palatino Linotype"/>
                <w:color w:val="000000"/>
                <w:sz w:val="20"/>
                <w:szCs w:val="20"/>
                <w:lang w:val="en-US" w:bidi="hi-IN"/>
              </w:rPr>
              <w:t>20.3</w:t>
            </w:r>
          </w:p>
        </w:tc>
        <w:tc>
          <w:tcPr>
            <w:tcW w:w="1189"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Pr>
                <w:rFonts w:ascii="Palatino Linotype" w:eastAsia="Times New Roman" w:hAnsi="Palatino Linotype"/>
                <w:color w:val="000000"/>
                <w:sz w:val="20"/>
                <w:szCs w:val="20"/>
                <w:lang w:val="en-US" w:bidi="hi-IN"/>
              </w:rPr>
              <w:t>22.6</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10.9</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Nifty 50</w:t>
            </w:r>
          </w:p>
        </w:tc>
        <w:tc>
          <w:tcPr>
            <w:tcW w:w="1467"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Pr>
                <w:rFonts w:ascii="Palatino Linotype" w:eastAsia="Times New Roman" w:hAnsi="Palatino Linotype"/>
                <w:color w:val="000000"/>
                <w:sz w:val="20"/>
                <w:szCs w:val="20"/>
                <w:lang w:val="en-US" w:bidi="hi-IN"/>
              </w:rPr>
              <w:t>22.4</w:t>
            </w:r>
          </w:p>
        </w:tc>
        <w:tc>
          <w:tcPr>
            <w:tcW w:w="1189"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Pr>
                <w:rFonts w:ascii="Palatino Linotype" w:eastAsia="Times New Roman" w:hAnsi="Palatino Linotype"/>
                <w:color w:val="000000"/>
                <w:sz w:val="20"/>
                <w:szCs w:val="20"/>
                <w:lang w:val="en-US" w:bidi="hi-IN"/>
              </w:rPr>
              <w:t>26.3</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17.6</w:t>
            </w:r>
          </w:p>
        </w:tc>
      </w:tr>
      <w:tr w:rsidR="00430234" w:rsidRPr="00105EFA" w:rsidTr="00053B79">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No</w:t>
            </w:r>
            <w:r>
              <w:rPr>
                <w:rFonts w:ascii="Palatino Linotype" w:eastAsia="Times New Roman" w:hAnsi="Palatino Linotype"/>
                <w:b/>
                <w:bCs/>
                <w:color w:val="002060"/>
                <w:sz w:val="20"/>
                <w:szCs w:val="20"/>
                <w:lang w:val="en-US" w:bidi="hi-IN"/>
              </w:rPr>
              <w:t>.</w:t>
            </w:r>
            <w:r w:rsidRPr="00105EFA">
              <w:rPr>
                <w:rFonts w:ascii="Palatino Linotype" w:eastAsia="Times New Roman" w:hAnsi="Palatino Linotype"/>
                <w:b/>
                <w:bCs/>
                <w:color w:val="002060"/>
                <w:sz w:val="20"/>
                <w:szCs w:val="20"/>
                <w:lang w:val="en-US" w:bidi="hi-IN"/>
              </w:rPr>
              <w:t xml:space="preserve"> of Listed Companies</w:t>
            </w:r>
          </w:p>
        </w:tc>
        <w:tc>
          <w:tcPr>
            <w:tcW w:w="1467"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189"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745" w:type="dxa"/>
            <w:tcBorders>
              <w:top w:val="nil"/>
              <w:left w:val="nil"/>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 xml:space="preserve">BSE </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5,369</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5,377</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0.1</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NSE</w:t>
            </w:r>
          </w:p>
        </w:tc>
        <w:tc>
          <w:tcPr>
            <w:tcW w:w="1467"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1,701</w:t>
            </w:r>
          </w:p>
        </w:tc>
        <w:tc>
          <w:tcPr>
            <w:tcW w:w="1189"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1,718</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1.0</w:t>
            </w:r>
          </w:p>
        </w:tc>
      </w:tr>
      <w:tr w:rsidR="00430234" w:rsidRPr="00105EFA" w:rsidTr="00053B79">
        <w:trPr>
          <w:trHeight w:val="275"/>
        </w:trPr>
        <w:tc>
          <w:tcPr>
            <w:tcW w:w="4065"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Gross Turnover in Equity Segment (</w:t>
            </w:r>
            <w:r w:rsidRPr="00105EFA">
              <w:rPr>
                <w:rFonts w:ascii="Times New Roman" w:eastAsia="Times New Roman" w:hAnsi="Times New Roman"/>
                <w:b/>
                <w:bCs/>
                <w:color w:val="002060"/>
                <w:sz w:val="20"/>
                <w:szCs w:val="20"/>
                <w:lang w:val="en-US" w:bidi="hi-IN"/>
              </w:rPr>
              <w:t>₹</w:t>
            </w:r>
            <w:r w:rsidRPr="00105EFA">
              <w:rPr>
                <w:rFonts w:ascii="Palatino Linotype" w:eastAsia="Times New Roman" w:hAnsi="Palatino Linotype"/>
                <w:b/>
                <w:bCs/>
                <w:color w:val="002060"/>
                <w:sz w:val="20"/>
                <w:szCs w:val="20"/>
                <w:lang w:val="en-US" w:bidi="hi-IN"/>
              </w:rPr>
              <w:t xml:space="preserve"> crore)</w:t>
            </w:r>
          </w:p>
        </w:tc>
        <w:tc>
          <w:tcPr>
            <w:tcW w:w="1189" w:type="dxa"/>
            <w:tcBorders>
              <w:top w:val="nil"/>
              <w:left w:val="nil"/>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c>
          <w:tcPr>
            <w:tcW w:w="1745" w:type="dxa"/>
            <w:tcBorders>
              <w:top w:val="nil"/>
              <w:left w:val="nil"/>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 xml:space="preserve">BSE </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65,019</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110,193</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69.5</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NSE</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10,00,456</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13,50,681</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35.0</w:t>
            </w:r>
          </w:p>
        </w:tc>
      </w:tr>
      <w:tr w:rsidR="00430234" w:rsidRPr="00105EFA" w:rsidTr="00053B79">
        <w:trPr>
          <w:trHeight w:val="275"/>
        </w:trPr>
        <w:tc>
          <w:tcPr>
            <w:tcW w:w="5254"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Gross Turnover in Equity Derivatives Segment (</w:t>
            </w:r>
            <w:r w:rsidRPr="00105EFA">
              <w:rPr>
                <w:rFonts w:ascii="Times New Roman" w:eastAsia="Times New Roman" w:hAnsi="Times New Roman"/>
                <w:b/>
                <w:bCs/>
                <w:color w:val="002060"/>
                <w:sz w:val="20"/>
                <w:szCs w:val="20"/>
                <w:lang w:val="en-US" w:bidi="hi-IN"/>
              </w:rPr>
              <w:t>₹</w:t>
            </w:r>
            <w:r w:rsidRPr="00105EFA">
              <w:rPr>
                <w:rFonts w:ascii="Palatino Linotype" w:eastAsia="Times New Roman" w:hAnsi="Palatino Linotype"/>
                <w:b/>
                <w:bCs/>
                <w:color w:val="002060"/>
                <w:sz w:val="20"/>
                <w:szCs w:val="20"/>
                <w:lang w:val="en-US" w:bidi="hi-IN"/>
              </w:rPr>
              <w:t xml:space="preserve"> crore)</w:t>
            </w:r>
          </w:p>
        </w:tc>
        <w:tc>
          <w:tcPr>
            <w:tcW w:w="1745" w:type="dxa"/>
            <w:tcBorders>
              <w:top w:val="nil"/>
              <w:left w:val="nil"/>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 </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 xml:space="preserve">BSE </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1,17,750</w:t>
            </w:r>
          </w:p>
        </w:tc>
        <w:tc>
          <w:tcPr>
            <w:tcW w:w="1189"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155</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-99.9</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NSE</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2,48,31,931</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3,67,09,780</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47.8</w:t>
            </w:r>
          </w:p>
        </w:tc>
      </w:tr>
      <w:tr w:rsidR="00430234" w:rsidRPr="00105EFA" w:rsidTr="00053B79">
        <w:trPr>
          <w:trHeight w:val="275"/>
        </w:trPr>
        <w:tc>
          <w:tcPr>
            <w:tcW w:w="7000"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Gross Turnover in Currency Derivatives Segment (</w:t>
            </w:r>
            <w:r w:rsidRPr="00105EFA">
              <w:rPr>
                <w:rFonts w:ascii="Times New Roman" w:eastAsia="Times New Roman" w:hAnsi="Times New Roman"/>
                <w:b/>
                <w:bCs/>
                <w:color w:val="002060"/>
                <w:sz w:val="20"/>
                <w:szCs w:val="20"/>
                <w:lang w:val="en-US" w:bidi="hi-IN"/>
              </w:rPr>
              <w:t>₹</w:t>
            </w:r>
            <w:r w:rsidRPr="00105EFA">
              <w:rPr>
                <w:rFonts w:ascii="Palatino Linotype" w:eastAsia="Times New Roman" w:hAnsi="Palatino Linotype"/>
                <w:b/>
                <w:bCs/>
                <w:color w:val="002060"/>
                <w:sz w:val="20"/>
                <w:szCs w:val="20"/>
                <w:lang w:val="en-US" w:bidi="hi-IN"/>
              </w:rPr>
              <w:t xml:space="preserve"> crore)</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 xml:space="preserve">BSE </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3,06,145</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4,67,245</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52.6</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NSE</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7,29,527</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9,49,170</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30.1</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MSEI</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1,702</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2,854</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67.7</w:t>
            </w:r>
          </w:p>
        </w:tc>
      </w:tr>
      <w:tr w:rsidR="00430234" w:rsidRPr="00105EFA" w:rsidTr="00053B79">
        <w:trPr>
          <w:trHeight w:val="275"/>
        </w:trPr>
        <w:tc>
          <w:tcPr>
            <w:tcW w:w="7000"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430234" w:rsidRPr="00105EFA" w:rsidRDefault="00430234" w:rsidP="00053B79">
            <w:pPr>
              <w:rPr>
                <w:rFonts w:ascii="Palatino Linotype" w:eastAsia="Times New Roman" w:hAnsi="Palatino Linotype"/>
                <w:b/>
                <w:bCs/>
                <w:color w:val="002060"/>
                <w:sz w:val="20"/>
                <w:szCs w:val="20"/>
                <w:lang w:val="en-US" w:bidi="hi-IN"/>
              </w:rPr>
            </w:pPr>
            <w:r w:rsidRPr="00105EFA">
              <w:rPr>
                <w:rFonts w:ascii="Palatino Linotype" w:eastAsia="Times New Roman" w:hAnsi="Palatino Linotype"/>
                <w:b/>
                <w:bCs/>
                <w:color w:val="002060"/>
                <w:sz w:val="20"/>
                <w:szCs w:val="20"/>
                <w:lang w:val="en-US" w:bidi="hi-IN"/>
              </w:rPr>
              <w:t>Gross Turnover in Interest Rate Derivatives Segment (</w:t>
            </w:r>
            <w:r w:rsidRPr="00105EFA">
              <w:rPr>
                <w:rFonts w:ascii="Times New Roman" w:eastAsia="Times New Roman" w:hAnsi="Times New Roman"/>
                <w:b/>
                <w:bCs/>
                <w:color w:val="002060"/>
                <w:sz w:val="20"/>
                <w:szCs w:val="20"/>
                <w:lang w:val="en-US" w:bidi="hi-IN"/>
              </w:rPr>
              <w:t>₹</w:t>
            </w:r>
            <w:r w:rsidRPr="00105EFA">
              <w:rPr>
                <w:rFonts w:ascii="Palatino Linotype" w:eastAsia="Times New Roman" w:hAnsi="Palatino Linotype"/>
                <w:b/>
                <w:bCs/>
                <w:color w:val="002060"/>
                <w:sz w:val="20"/>
                <w:szCs w:val="20"/>
                <w:lang w:val="en-US" w:bidi="hi-IN"/>
              </w:rPr>
              <w:t xml:space="preserve"> crore)</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 xml:space="preserve">BSE </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1,899</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4,308</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126.9</w:t>
            </w:r>
          </w:p>
        </w:tc>
      </w:tr>
      <w:tr w:rsidR="00430234" w:rsidRPr="00105EFA" w:rsidTr="00053B79">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430234" w:rsidRPr="00105EFA" w:rsidRDefault="00430234" w:rsidP="00053B79">
            <w:pPr>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NSE</w:t>
            </w:r>
          </w:p>
        </w:tc>
        <w:tc>
          <w:tcPr>
            <w:tcW w:w="1467"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12,198</w:t>
            </w:r>
          </w:p>
        </w:tc>
        <w:tc>
          <w:tcPr>
            <w:tcW w:w="1189" w:type="dxa"/>
            <w:tcBorders>
              <w:top w:val="nil"/>
              <w:left w:val="nil"/>
              <w:bottom w:val="single" w:sz="4" w:space="0" w:color="000000"/>
              <w:right w:val="single" w:sz="4" w:space="0" w:color="000000"/>
            </w:tcBorders>
            <w:shd w:val="clear" w:color="FFFFFF" w:fill="FFFFFF"/>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16,790</w:t>
            </w:r>
          </w:p>
        </w:tc>
        <w:tc>
          <w:tcPr>
            <w:tcW w:w="1745" w:type="dxa"/>
            <w:tcBorders>
              <w:top w:val="nil"/>
              <w:left w:val="nil"/>
              <w:bottom w:val="single" w:sz="4" w:space="0" w:color="000000"/>
              <w:right w:val="single" w:sz="4" w:space="0" w:color="000000"/>
            </w:tcBorders>
            <w:shd w:val="clear" w:color="auto" w:fill="auto"/>
            <w:noWrap/>
            <w:vAlign w:val="bottom"/>
            <w:hideMark/>
          </w:tcPr>
          <w:p w:rsidR="00430234" w:rsidRPr="00105EFA" w:rsidRDefault="00430234" w:rsidP="00053B79">
            <w:pPr>
              <w:jc w:val="right"/>
              <w:rPr>
                <w:rFonts w:ascii="Palatino Linotype" w:eastAsia="Times New Roman" w:hAnsi="Palatino Linotype"/>
                <w:color w:val="000000"/>
                <w:sz w:val="20"/>
                <w:szCs w:val="20"/>
                <w:lang w:val="en-US" w:bidi="hi-IN"/>
              </w:rPr>
            </w:pPr>
            <w:r w:rsidRPr="00105EFA">
              <w:rPr>
                <w:rFonts w:ascii="Palatino Linotype" w:eastAsia="Times New Roman" w:hAnsi="Palatino Linotype"/>
                <w:color w:val="000000"/>
                <w:sz w:val="20"/>
                <w:szCs w:val="20"/>
                <w:lang w:val="en-US" w:bidi="hi-IN"/>
              </w:rPr>
              <w:t>37.6</w:t>
            </w:r>
          </w:p>
        </w:tc>
      </w:tr>
    </w:tbl>
    <w:p w:rsidR="00430234" w:rsidRPr="00D6664C" w:rsidRDefault="00430234" w:rsidP="00430234">
      <w:pPr>
        <w:jc w:val="both"/>
        <w:rPr>
          <w:rFonts w:ascii="Palatino Linotype" w:eastAsia="Palatino Linotype" w:hAnsi="Palatino Linotype" w:cs="Palatino Linotype"/>
          <w:b/>
          <w:color w:val="000000"/>
          <w:sz w:val="22"/>
          <w:szCs w:val="22"/>
        </w:rPr>
      </w:pPr>
      <w:r w:rsidRPr="00D6664C">
        <w:rPr>
          <w:rFonts w:ascii="Palatino Linotype" w:eastAsia="Palatino Linotype" w:hAnsi="Palatino Linotype" w:cs="Palatino Linotype"/>
          <w:b/>
          <w:sz w:val="22"/>
          <w:szCs w:val="22"/>
        </w:rPr>
        <w:t xml:space="preserve"> </w:t>
      </w:r>
      <w:r w:rsidRPr="00D6664C">
        <w:rPr>
          <w:rFonts w:ascii="Palatino Linotype" w:eastAsia="Palatino Linotype" w:hAnsi="Palatino Linotype" w:cs="Palatino Linotype"/>
          <w:b/>
          <w:sz w:val="18"/>
          <w:szCs w:val="18"/>
        </w:rPr>
        <w:t>Source: NSE, BSE and MSEI</w:t>
      </w:r>
    </w:p>
    <w:p w:rsidR="00430234" w:rsidRPr="00B0632D"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Pr="00B0632D"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Pr="00B0632D"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Pr="00B0632D"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Pr="00B0632D"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430234" w:rsidRPr="00066F71"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rPr>
      </w:pPr>
      <w:r w:rsidRPr="00066F71">
        <w:rPr>
          <w:rFonts w:ascii="Palatino Linotype" w:eastAsia="Palatino Linotype" w:hAnsi="Palatino Linotype" w:cs="Palatino Linotype"/>
          <w:b/>
          <w:color w:val="000000"/>
          <w:sz w:val="22"/>
          <w:szCs w:val="22"/>
        </w:rPr>
        <w:lastRenderedPageBreak/>
        <w:t xml:space="preserve">Figure 1: Movement of </w:t>
      </w:r>
      <w:r>
        <w:rPr>
          <w:rFonts w:ascii="Palatino Linotype" w:eastAsia="Palatino Linotype" w:hAnsi="Palatino Linotype" w:cs="Palatino Linotype"/>
          <w:b/>
          <w:color w:val="000000"/>
          <w:sz w:val="22"/>
          <w:szCs w:val="22"/>
        </w:rPr>
        <w:t xml:space="preserve">S&amp;P BSE </w:t>
      </w:r>
      <w:r w:rsidRPr="00066F71">
        <w:rPr>
          <w:rFonts w:ascii="Palatino Linotype" w:eastAsia="Palatino Linotype" w:hAnsi="Palatino Linotype" w:cs="Palatino Linotype"/>
          <w:b/>
          <w:color w:val="000000"/>
          <w:sz w:val="22"/>
          <w:szCs w:val="22"/>
        </w:rPr>
        <w:t xml:space="preserve">Sensex and Nifty </w:t>
      </w:r>
      <w:r>
        <w:rPr>
          <w:rFonts w:ascii="Palatino Linotype" w:eastAsia="Palatino Linotype" w:hAnsi="Palatino Linotype" w:cs="Palatino Linotype"/>
          <w:b/>
          <w:color w:val="000000"/>
          <w:sz w:val="22"/>
          <w:szCs w:val="22"/>
        </w:rPr>
        <w:t xml:space="preserve">50 </w:t>
      </w:r>
      <w:r w:rsidRPr="00066F71">
        <w:rPr>
          <w:rFonts w:ascii="Palatino Linotype" w:eastAsia="Palatino Linotype" w:hAnsi="Palatino Linotype" w:cs="Palatino Linotype"/>
          <w:b/>
          <w:color w:val="000000"/>
          <w:sz w:val="22"/>
          <w:szCs w:val="22"/>
        </w:rPr>
        <w:t>during June 2020</w:t>
      </w:r>
    </w:p>
    <w:p w:rsidR="00430234" w:rsidRPr="00B0632D"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r>
        <w:rPr>
          <w:noProof/>
          <w:lang w:val="en-IN" w:eastAsia="en-IN" w:bidi="hi-IN"/>
        </w:rPr>
        <w:drawing>
          <wp:inline distT="0" distB="0" distL="0" distR="0" wp14:anchorId="6252DDE3" wp14:editId="20172EB9">
            <wp:extent cx="5343525" cy="2733675"/>
            <wp:effectExtent l="0" t="0" r="9525"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30234" w:rsidRPr="00066F71" w:rsidRDefault="00430234" w:rsidP="00430234">
      <w:pPr>
        <w:rPr>
          <w:rFonts w:ascii="Palatino Linotype" w:eastAsia="Palatino Linotype" w:hAnsi="Palatino Linotype" w:cs="Palatino Linotype"/>
          <w:b/>
          <w:color w:val="000000"/>
          <w:sz w:val="18"/>
          <w:szCs w:val="18"/>
        </w:rPr>
      </w:pPr>
      <w:r w:rsidRPr="00066F71">
        <w:rPr>
          <w:rFonts w:ascii="Palatino Linotype" w:eastAsia="Palatino Linotype" w:hAnsi="Palatino Linotype" w:cs="Palatino Linotype"/>
          <w:b/>
          <w:color w:val="000000"/>
          <w:sz w:val="18"/>
          <w:szCs w:val="18"/>
        </w:rPr>
        <w:t>Note: The closing value of Nifty 50 and Sensex have been normalised to 100 on June 01, 2020.</w:t>
      </w:r>
    </w:p>
    <w:p w:rsidR="00430234" w:rsidRPr="00C3175D" w:rsidRDefault="00430234" w:rsidP="00430234">
      <w:pPr>
        <w:rPr>
          <w:rFonts w:ascii="Palatino Linotype" w:eastAsia="Palatino Linotype" w:hAnsi="Palatino Linotype" w:cs="Palatino Linotype"/>
          <w:b/>
          <w:color w:val="000000"/>
          <w:sz w:val="18"/>
          <w:szCs w:val="18"/>
        </w:rPr>
      </w:pPr>
    </w:p>
    <w:p w:rsidR="00430234" w:rsidRPr="00C3175D" w:rsidRDefault="00430234" w:rsidP="00430234">
      <w:pPr>
        <w:numPr>
          <w:ilvl w:val="0"/>
          <w:numId w:val="10"/>
        </w:numPr>
        <w:pBdr>
          <w:top w:val="nil"/>
          <w:left w:val="nil"/>
          <w:bottom w:val="nil"/>
          <w:right w:val="nil"/>
          <w:between w:val="nil"/>
        </w:pBdr>
        <w:spacing w:line="276" w:lineRule="auto"/>
        <w:jc w:val="both"/>
        <w:rPr>
          <w:color w:val="000000"/>
          <w:sz w:val="22"/>
          <w:szCs w:val="22"/>
        </w:rPr>
      </w:pPr>
      <w:r w:rsidRPr="00C3175D">
        <w:rPr>
          <w:rFonts w:ascii="Palatino Linotype" w:eastAsia="Palatino Linotype" w:hAnsi="Palatino Linotype" w:cs="Palatino Linotype"/>
          <w:color w:val="000000"/>
          <w:sz w:val="22"/>
          <w:szCs w:val="22"/>
        </w:rPr>
        <w:t xml:space="preserve">The market capitalisation of BSE stood at </w:t>
      </w:r>
      <w:r w:rsidRPr="00C3175D">
        <w:rPr>
          <w:rFonts w:ascii="Tahoma" w:eastAsia="Tahoma" w:hAnsi="Tahoma" w:cs="Tahoma"/>
          <w:b/>
          <w:color w:val="000000"/>
          <w:sz w:val="20"/>
          <w:szCs w:val="20"/>
        </w:rPr>
        <w:t>₹</w:t>
      </w:r>
      <w:r w:rsidRPr="00C3175D">
        <w:rPr>
          <w:rFonts w:ascii="Palatino Linotype" w:eastAsia="Palatino Linotype" w:hAnsi="Palatino Linotype" w:cs="Palatino Linotype"/>
          <w:color w:val="000000"/>
          <w:sz w:val="22"/>
          <w:szCs w:val="22"/>
        </w:rPr>
        <w:t>1, 39, 15,690 crore as on June 30, 2020,</w:t>
      </w:r>
      <w:r>
        <w:rPr>
          <w:rFonts w:ascii="Palatino Linotype" w:eastAsia="Palatino Linotype" w:hAnsi="Palatino Linotype" w:cs="Palatino Linotype"/>
          <w:color w:val="000000"/>
          <w:sz w:val="22"/>
          <w:szCs w:val="22"/>
        </w:rPr>
        <w:t xml:space="preserve"> reflecting</w:t>
      </w:r>
      <w:r w:rsidRPr="00C3175D">
        <w:rPr>
          <w:rFonts w:ascii="Palatino Linotype" w:eastAsia="Palatino Linotype" w:hAnsi="Palatino Linotype" w:cs="Palatino Linotype"/>
          <w:color w:val="000000"/>
          <w:sz w:val="22"/>
          <w:szCs w:val="22"/>
        </w:rPr>
        <w:t xml:space="preserve"> an increase of 9.5 per cent over </w:t>
      </w:r>
      <w:r>
        <w:rPr>
          <w:rFonts w:ascii="Palatino Linotype" w:eastAsia="Palatino Linotype" w:hAnsi="Palatino Linotype" w:cs="Palatino Linotype"/>
          <w:color w:val="000000"/>
          <w:sz w:val="22"/>
          <w:szCs w:val="22"/>
        </w:rPr>
        <w:t xml:space="preserve">that at </w:t>
      </w:r>
      <w:r w:rsidRPr="00C3175D">
        <w:rPr>
          <w:rFonts w:ascii="Palatino Linotype" w:eastAsia="Palatino Linotype" w:hAnsi="Palatino Linotype" w:cs="Palatino Linotype"/>
          <w:color w:val="000000"/>
          <w:sz w:val="22"/>
          <w:szCs w:val="22"/>
        </w:rPr>
        <w:t>previous month</w:t>
      </w:r>
      <w:r>
        <w:rPr>
          <w:rFonts w:ascii="Palatino Linotype" w:eastAsia="Palatino Linotype" w:hAnsi="Palatino Linotype" w:cs="Palatino Linotype"/>
          <w:color w:val="000000"/>
          <w:sz w:val="22"/>
          <w:szCs w:val="22"/>
        </w:rPr>
        <w:t>-end</w:t>
      </w:r>
      <w:r w:rsidRPr="00C3175D">
        <w:rPr>
          <w:rFonts w:ascii="Palatino Linotype" w:eastAsia="Palatino Linotype" w:hAnsi="Palatino Linotype" w:cs="Palatino Linotype"/>
          <w:color w:val="000000"/>
          <w:sz w:val="22"/>
          <w:szCs w:val="22"/>
        </w:rPr>
        <w:t>.</w:t>
      </w:r>
    </w:p>
    <w:p w:rsidR="00430234" w:rsidRPr="006728DE" w:rsidRDefault="00430234" w:rsidP="00430234">
      <w:pPr>
        <w:numPr>
          <w:ilvl w:val="0"/>
          <w:numId w:val="10"/>
        </w:numPr>
        <w:pBdr>
          <w:top w:val="nil"/>
          <w:left w:val="nil"/>
          <w:bottom w:val="nil"/>
          <w:right w:val="nil"/>
          <w:between w:val="nil"/>
        </w:pBdr>
        <w:spacing w:line="276" w:lineRule="auto"/>
        <w:jc w:val="both"/>
        <w:rPr>
          <w:color w:val="000000"/>
          <w:sz w:val="22"/>
          <w:szCs w:val="22"/>
        </w:rPr>
      </w:pPr>
      <w:r w:rsidRPr="00C3175D">
        <w:rPr>
          <w:rFonts w:ascii="Palatino Linotype" w:eastAsia="Palatino Linotype" w:hAnsi="Palatino Linotype" w:cs="Palatino Linotype"/>
          <w:color w:val="000000"/>
          <w:sz w:val="22"/>
          <w:szCs w:val="22"/>
        </w:rPr>
        <w:t xml:space="preserve">The market capitalisation of NSE stood at </w:t>
      </w:r>
      <w:r w:rsidRPr="00C3175D">
        <w:rPr>
          <w:rFonts w:ascii="Tahoma" w:eastAsia="Tahoma" w:hAnsi="Tahoma" w:cs="Tahoma"/>
          <w:b/>
          <w:color w:val="000000"/>
          <w:sz w:val="20"/>
          <w:szCs w:val="20"/>
        </w:rPr>
        <w:t>₹</w:t>
      </w:r>
      <w:r w:rsidRPr="00C3175D">
        <w:rPr>
          <w:rFonts w:ascii="Palatino Linotype" w:eastAsia="Times New Roman" w:hAnsi="Palatino Linotype"/>
          <w:color w:val="000000"/>
          <w:sz w:val="22"/>
          <w:szCs w:val="22"/>
          <w:lang w:val="en-US" w:bidi="hi-IN"/>
        </w:rPr>
        <w:t xml:space="preserve">1, 38, 04,601 </w:t>
      </w:r>
      <w:r w:rsidRPr="00C3175D">
        <w:rPr>
          <w:rFonts w:ascii="Palatino Linotype" w:eastAsia="Palatino Linotype" w:hAnsi="Palatino Linotype" w:cs="Palatino Linotype"/>
          <w:color w:val="000000"/>
          <w:sz w:val="22"/>
          <w:szCs w:val="22"/>
        </w:rPr>
        <w:t xml:space="preserve">crore as on June 30, 2020, </w:t>
      </w:r>
      <w:r>
        <w:rPr>
          <w:rFonts w:ascii="Palatino Linotype" w:eastAsia="Palatino Linotype" w:hAnsi="Palatino Linotype" w:cs="Palatino Linotype"/>
          <w:color w:val="000000"/>
          <w:sz w:val="22"/>
          <w:szCs w:val="22"/>
        </w:rPr>
        <w:t xml:space="preserve">with </w:t>
      </w:r>
      <w:r w:rsidRPr="00C3175D">
        <w:rPr>
          <w:rFonts w:ascii="Palatino Linotype" w:eastAsia="Palatino Linotype" w:hAnsi="Palatino Linotype" w:cs="Palatino Linotype"/>
          <w:color w:val="000000"/>
          <w:sz w:val="22"/>
          <w:szCs w:val="22"/>
        </w:rPr>
        <w:t xml:space="preserve">an increase of </w:t>
      </w:r>
      <w:r w:rsidRPr="006728DE">
        <w:rPr>
          <w:rFonts w:ascii="Palatino Linotype" w:eastAsia="Palatino Linotype" w:hAnsi="Palatino Linotype" w:cs="Palatino Linotype"/>
          <w:color w:val="000000"/>
          <w:sz w:val="22"/>
          <w:szCs w:val="22"/>
        </w:rPr>
        <w:t xml:space="preserve">10.3 per cent over </w:t>
      </w:r>
      <w:r>
        <w:rPr>
          <w:rFonts w:ascii="Palatino Linotype" w:eastAsia="Palatino Linotype" w:hAnsi="Palatino Linotype" w:cs="Palatino Linotype"/>
          <w:color w:val="000000"/>
          <w:sz w:val="22"/>
          <w:szCs w:val="22"/>
        </w:rPr>
        <w:t xml:space="preserve">that at </w:t>
      </w:r>
      <w:r w:rsidRPr="006728DE">
        <w:rPr>
          <w:rFonts w:ascii="Palatino Linotype" w:eastAsia="Palatino Linotype" w:hAnsi="Palatino Linotype" w:cs="Palatino Linotype"/>
          <w:color w:val="000000"/>
          <w:sz w:val="22"/>
          <w:szCs w:val="22"/>
        </w:rPr>
        <w:t>previous month</w:t>
      </w:r>
      <w:r>
        <w:rPr>
          <w:rFonts w:ascii="Palatino Linotype" w:eastAsia="Palatino Linotype" w:hAnsi="Palatino Linotype" w:cs="Palatino Linotype"/>
          <w:color w:val="000000"/>
          <w:sz w:val="22"/>
          <w:szCs w:val="22"/>
        </w:rPr>
        <w:t>-end</w:t>
      </w:r>
      <w:r w:rsidRPr="006728DE">
        <w:rPr>
          <w:rFonts w:ascii="Palatino Linotype" w:eastAsia="Palatino Linotype" w:hAnsi="Palatino Linotype" w:cs="Palatino Linotype"/>
          <w:color w:val="000000"/>
          <w:sz w:val="22"/>
          <w:szCs w:val="22"/>
        </w:rPr>
        <w:t>.</w:t>
      </w:r>
    </w:p>
    <w:p w:rsidR="00430234" w:rsidRPr="006728DE" w:rsidRDefault="00430234" w:rsidP="00430234">
      <w:pPr>
        <w:pBdr>
          <w:top w:val="nil"/>
          <w:left w:val="nil"/>
          <w:bottom w:val="nil"/>
          <w:right w:val="nil"/>
          <w:between w:val="nil"/>
        </w:pBdr>
        <w:spacing w:line="276" w:lineRule="auto"/>
        <w:ind w:hanging="720"/>
        <w:jc w:val="center"/>
        <w:rPr>
          <w:rFonts w:ascii="Palatino Linotype" w:eastAsia="Palatino Linotype" w:hAnsi="Palatino Linotype" w:cs="Palatino Linotype"/>
          <w:b/>
          <w:color w:val="000000"/>
          <w:sz w:val="22"/>
          <w:szCs w:val="22"/>
        </w:rPr>
      </w:pPr>
    </w:p>
    <w:p w:rsidR="00430234" w:rsidRPr="006728DE" w:rsidRDefault="00430234" w:rsidP="00430234">
      <w:pPr>
        <w:pBdr>
          <w:top w:val="nil"/>
          <w:left w:val="nil"/>
          <w:bottom w:val="nil"/>
          <w:right w:val="nil"/>
          <w:between w:val="nil"/>
        </w:pBdr>
        <w:spacing w:line="276" w:lineRule="auto"/>
        <w:ind w:hanging="720"/>
        <w:jc w:val="center"/>
        <w:rPr>
          <w:rFonts w:ascii="Palatino Linotype" w:eastAsia="Palatino Linotype" w:hAnsi="Palatino Linotype" w:cs="Palatino Linotype"/>
          <w:color w:val="000000"/>
          <w:sz w:val="22"/>
          <w:szCs w:val="22"/>
        </w:rPr>
      </w:pPr>
      <w:r w:rsidRPr="006728DE">
        <w:rPr>
          <w:rFonts w:ascii="Palatino Linotype" w:eastAsia="Palatino Linotype" w:hAnsi="Palatino Linotype" w:cs="Palatino Linotype"/>
          <w:b/>
          <w:color w:val="000000"/>
          <w:sz w:val="22"/>
          <w:szCs w:val="22"/>
        </w:rPr>
        <w:t>Figure 2: Trends in Average Daily Values of Nifty 50 and NSE Equity Cash Segment Turnover</w:t>
      </w:r>
    </w:p>
    <w:p w:rsidR="00430234" w:rsidRPr="00B0632D" w:rsidRDefault="00430234" w:rsidP="00430234">
      <w:pPr>
        <w:pBdr>
          <w:top w:val="nil"/>
          <w:left w:val="nil"/>
          <w:bottom w:val="nil"/>
          <w:right w:val="nil"/>
          <w:between w:val="nil"/>
        </w:pBdr>
        <w:spacing w:line="276" w:lineRule="auto"/>
        <w:ind w:left="720" w:hanging="720"/>
        <w:jc w:val="both"/>
        <w:rPr>
          <w:rFonts w:ascii="Palatino Linotype" w:eastAsia="Palatino Linotype" w:hAnsi="Palatino Linotype" w:cs="Palatino Linotype"/>
          <w:color w:val="000000"/>
          <w:sz w:val="22"/>
          <w:szCs w:val="22"/>
          <w:highlight w:val="yellow"/>
        </w:rPr>
      </w:pPr>
      <w:r>
        <w:rPr>
          <w:noProof/>
          <w:lang w:val="en-IN" w:eastAsia="en-IN" w:bidi="hi-IN"/>
        </w:rPr>
        <w:drawing>
          <wp:inline distT="0" distB="0" distL="0" distR="0" wp14:anchorId="34684035" wp14:editId="1E73F24B">
            <wp:extent cx="6067425" cy="2661285"/>
            <wp:effectExtent l="0" t="0" r="9525" b="571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430234" w:rsidRPr="00B0632D" w:rsidRDefault="00430234" w:rsidP="00430234">
      <w:pPr>
        <w:pBdr>
          <w:top w:val="nil"/>
          <w:left w:val="nil"/>
          <w:bottom w:val="nil"/>
          <w:right w:val="nil"/>
          <w:between w:val="nil"/>
        </w:pBdr>
        <w:spacing w:line="276" w:lineRule="auto"/>
        <w:ind w:left="360" w:hanging="720"/>
        <w:jc w:val="both"/>
        <w:rPr>
          <w:rFonts w:ascii="Palatino Linotype" w:eastAsia="Palatino Linotype" w:hAnsi="Palatino Linotype" w:cs="Palatino Linotype"/>
          <w:color w:val="000000"/>
          <w:sz w:val="22"/>
          <w:szCs w:val="22"/>
          <w:highlight w:val="yellow"/>
        </w:rPr>
      </w:pPr>
    </w:p>
    <w:p w:rsidR="00430234" w:rsidRPr="00384178" w:rsidRDefault="00430234" w:rsidP="00430234">
      <w:pPr>
        <w:pBdr>
          <w:top w:val="nil"/>
          <w:left w:val="nil"/>
          <w:bottom w:val="nil"/>
          <w:right w:val="nil"/>
          <w:between w:val="nil"/>
        </w:pBdr>
        <w:spacing w:line="276" w:lineRule="auto"/>
        <w:ind w:left="360" w:hanging="720"/>
        <w:jc w:val="both"/>
        <w:rPr>
          <w:rFonts w:ascii="Palatino Linotype" w:eastAsia="Palatino Linotype" w:hAnsi="Palatino Linotype" w:cs="Palatino Linotype"/>
          <w:color w:val="000000"/>
          <w:sz w:val="22"/>
          <w:szCs w:val="22"/>
        </w:rPr>
      </w:pPr>
    </w:p>
    <w:p w:rsidR="00430234" w:rsidRPr="00384178" w:rsidRDefault="00430234" w:rsidP="00430234">
      <w:pPr>
        <w:numPr>
          <w:ilvl w:val="0"/>
          <w:numId w:val="10"/>
        </w:numPr>
        <w:pBdr>
          <w:top w:val="nil"/>
          <w:left w:val="nil"/>
          <w:bottom w:val="nil"/>
          <w:right w:val="nil"/>
          <w:between w:val="nil"/>
        </w:pBdr>
        <w:spacing w:line="276" w:lineRule="auto"/>
        <w:jc w:val="both"/>
        <w:rPr>
          <w:color w:val="000000"/>
          <w:sz w:val="22"/>
          <w:szCs w:val="22"/>
        </w:rPr>
      </w:pPr>
      <w:r w:rsidRPr="00384178">
        <w:rPr>
          <w:rFonts w:ascii="Palatino Linotype" w:eastAsia="Palatino Linotype" w:hAnsi="Palatino Linotype" w:cs="Palatino Linotype"/>
          <w:color w:val="000000"/>
          <w:sz w:val="22"/>
          <w:szCs w:val="22"/>
        </w:rPr>
        <w:t xml:space="preserve">During June 2020, the gross turnover in the equity </w:t>
      </w:r>
      <w:r>
        <w:rPr>
          <w:rFonts w:ascii="Palatino Linotype" w:eastAsia="Palatino Linotype" w:hAnsi="Palatino Linotype" w:cs="Palatino Linotype"/>
          <w:color w:val="000000"/>
          <w:sz w:val="22"/>
          <w:szCs w:val="22"/>
        </w:rPr>
        <w:t xml:space="preserve">cash </w:t>
      </w:r>
      <w:r w:rsidRPr="00384178">
        <w:rPr>
          <w:rFonts w:ascii="Palatino Linotype" w:eastAsia="Palatino Linotype" w:hAnsi="Palatino Linotype" w:cs="Palatino Linotype"/>
          <w:color w:val="000000"/>
          <w:sz w:val="22"/>
          <w:szCs w:val="22"/>
        </w:rPr>
        <w:t xml:space="preserve">segment of BSE and NSE stood at </w:t>
      </w:r>
      <w:r w:rsidRPr="00384178">
        <w:rPr>
          <w:rFonts w:ascii="Tahoma" w:eastAsia="Tahoma" w:hAnsi="Tahoma" w:cs="Tahoma"/>
          <w:color w:val="000000"/>
          <w:sz w:val="22"/>
          <w:szCs w:val="22"/>
        </w:rPr>
        <w:t>₹</w:t>
      </w:r>
      <w:r w:rsidRPr="00384178">
        <w:rPr>
          <w:rFonts w:ascii="Palatino Linotype" w:eastAsia="Palatino Linotype" w:hAnsi="Palatino Linotype" w:cs="Palatino Linotype"/>
          <w:color w:val="000000"/>
          <w:sz w:val="22"/>
          <w:szCs w:val="22"/>
        </w:rPr>
        <w:t xml:space="preserve">1, 10,193 crore </w:t>
      </w:r>
      <w:r>
        <w:rPr>
          <w:color w:val="000000"/>
          <w:sz w:val="22"/>
          <w:szCs w:val="22"/>
        </w:rPr>
        <w:t>and ₹</w:t>
      </w:r>
      <w:r w:rsidRPr="00384178">
        <w:rPr>
          <w:rFonts w:ascii="Palatino Linotype" w:eastAsia="Palatino Linotype" w:hAnsi="Palatino Linotype" w:cs="Palatino Linotype"/>
          <w:color w:val="000000"/>
          <w:sz w:val="22"/>
          <w:szCs w:val="22"/>
        </w:rPr>
        <w:t>13, 50,681 crore respectively.</w:t>
      </w:r>
      <w:r w:rsidRPr="00384178">
        <w:rPr>
          <w:color w:val="000000"/>
          <w:sz w:val="22"/>
          <w:szCs w:val="22"/>
        </w:rPr>
        <w:t xml:space="preserve"> </w:t>
      </w:r>
    </w:p>
    <w:p w:rsidR="00430234" w:rsidRPr="00B0632D" w:rsidRDefault="00430234" w:rsidP="00430234">
      <w:pPr>
        <w:pBdr>
          <w:top w:val="nil"/>
          <w:left w:val="nil"/>
          <w:bottom w:val="nil"/>
          <w:right w:val="nil"/>
          <w:between w:val="nil"/>
        </w:pBdr>
        <w:spacing w:line="276" w:lineRule="auto"/>
        <w:jc w:val="both"/>
        <w:rPr>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color w:val="000000"/>
          <w:sz w:val="22"/>
          <w:szCs w:val="22"/>
          <w:highlight w:val="yellow"/>
        </w:rPr>
      </w:pPr>
    </w:p>
    <w:p w:rsidR="00430234" w:rsidRPr="006728DE"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r w:rsidRPr="006728DE">
        <w:rPr>
          <w:rFonts w:ascii="Palatino Linotype" w:eastAsia="Palatino Linotype" w:hAnsi="Palatino Linotype" w:cs="Palatino Linotype"/>
          <w:b/>
          <w:color w:val="000000"/>
          <w:sz w:val="22"/>
          <w:szCs w:val="22"/>
        </w:rPr>
        <w:lastRenderedPageBreak/>
        <w:t xml:space="preserve">Figure 3: Trends in Average Daily Values of </w:t>
      </w:r>
      <w:r>
        <w:rPr>
          <w:rFonts w:ascii="Palatino Linotype" w:eastAsia="Palatino Linotype" w:hAnsi="Palatino Linotype" w:cs="Palatino Linotype"/>
          <w:b/>
          <w:color w:val="000000"/>
          <w:sz w:val="22"/>
          <w:szCs w:val="22"/>
        </w:rPr>
        <w:t xml:space="preserve">S&amp;P BSE </w:t>
      </w:r>
      <w:r w:rsidRPr="006728DE">
        <w:rPr>
          <w:rFonts w:ascii="Palatino Linotype" w:eastAsia="Palatino Linotype" w:hAnsi="Palatino Linotype" w:cs="Palatino Linotype"/>
          <w:b/>
          <w:color w:val="000000"/>
          <w:sz w:val="22"/>
          <w:szCs w:val="22"/>
        </w:rPr>
        <w:t>Sensex and BSE Equity Cash Segment Turnover</w:t>
      </w:r>
    </w:p>
    <w:p w:rsidR="00430234" w:rsidRPr="00B0632D" w:rsidRDefault="00430234" w:rsidP="00430234">
      <w:pPr>
        <w:jc w:val="both"/>
        <w:rPr>
          <w:rFonts w:ascii="Palatino Linotype" w:eastAsia="Palatino Linotype" w:hAnsi="Palatino Linotype" w:cs="Palatino Linotype"/>
          <w:sz w:val="22"/>
          <w:szCs w:val="22"/>
          <w:highlight w:val="yellow"/>
        </w:rPr>
      </w:pPr>
      <w:r>
        <w:rPr>
          <w:noProof/>
          <w:lang w:val="en-IN" w:eastAsia="en-IN" w:bidi="hi-IN"/>
        </w:rPr>
        <w:drawing>
          <wp:inline distT="0" distB="0" distL="0" distR="0" wp14:anchorId="6122F432" wp14:editId="14FF10E9">
            <wp:extent cx="6278880" cy="2744470"/>
            <wp:effectExtent l="0" t="0" r="7620" b="1778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430234" w:rsidRPr="00D3103D" w:rsidRDefault="00430234" w:rsidP="00430234">
      <w:pPr>
        <w:jc w:val="both"/>
        <w:rPr>
          <w:rFonts w:ascii="Palatino Linotype" w:eastAsia="Palatino Linotype" w:hAnsi="Palatino Linotype" w:cs="Palatino Linotype"/>
          <w:sz w:val="22"/>
          <w:szCs w:val="22"/>
        </w:rPr>
      </w:pPr>
    </w:p>
    <w:p w:rsidR="00430234" w:rsidRPr="00D3103D" w:rsidRDefault="00430234" w:rsidP="00430234">
      <w:pPr>
        <w:pStyle w:val="ListParagraph"/>
        <w:numPr>
          <w:ilvl w:val="0"/>
          <w:numId w:val="21"/>
        </w:numPr>
        <w:jc w:val="both"/>
        <w:rPr>
          <w:rFonts w:ascii="Palatino Linotype" w:eastAsia="Palatino Linotype" w:hAnsi="Palatino Linotype" w:cs="Palatino Linotype"/>
          <w:color w:val="000000"/>
          <w:sz w:val="22"/>
          <w:szCs w:val="22"/>
          <w:lang w:val="en-GB"/>
        </w:rPr>
      </w:pPr>
      <w:r w:rsidRPr="00D3103D">
        <w:rPr>
          <w:rFonts w:ascii="Palatino Linotype" w:eastAsia="Palatino Linotype" w:hAnsi="Palatino Linotype" w:cs="Palatino Linotype"/>
          <w:color w:val="000000"/>
          <w:sz w:val="22"/>
          <w:szCs w:val="22"/>
        </w:rPr>
        <w:t xml:space="preserve">Among BSE indices, S&amp;P BSE Small Cap increased by 10.3 per cent, followed by S&amp;P BSE Bankex </w:t>
      </w:r>
      <w:r>
        <w:rPr>
          <w:rFonts w:ascii="Palatino Linotype" w:eastAsia="Palatino Linotype" w:hAnsi="Palatino Linotype" w:cs="Palatino Linotype"/>
          <w:color w:val="000000"/>
          <w:sz w:val="22"/>
          <w:szCs w:val="22"/>
        </w:rPr>
        <w:t>(</w:t>
      </w:r>
      <w:r w:rsidRPr="00D3103D">
        <w:rPr>
          <w:rFonts w:ascii="Palatino Linotype" w:eastAsia="Palatino Linotype" w:hAnsi="Palatino Linotype" w:cs="Palatino Linotype"/>
          <w:color w:val="000000"/>
          <w:sz w:val="22"/>
          <w:szCs w:val="22"/>
        </w:rPr>
        <w:t>6.3</w:t>
      </w:r>
      <w:r>
        <w:rPr>
          <w:rFonts w:ascii="Palatino Linotype" w:eastAsia="Palatino Linotype" w:hAnsi="Palatino Linotype" w:cs="Palatino Linotype"/>
          <w:color w:val="000000"/>
          <w:sz w:val="22"/>
          <w:szCs w:val="22"/>
        </w:rPr>
        <w:t xml:space="preserve"> per cent)</w:t>
      </w:r>
      <w:r w:rsidRPr="00D3103D">
        <w:rPr>
          <w:rFonts w:ascii="Palatino Linotype" w:eastAsia="Palatino Linotype" w:hAnsi="Palatino Linotype" w:cs="Palatino Linotype"/>
          <w:color w:val="000000"/>
          <w:sz w:val="22"/>
          <w:szCs w:val="22"/>
        </w:rPr>
        <w:t xml:space="preserve"> and S&amp;P BSE 500 </w:t>
      </w:r>
      <w:r>
        <w:rPr>
          <w:rFonts w:ascii="Palatino Linotype" w:eastAsia="Palatino Linotype" w:hAnsi="Palatino Linotype" w:cs="Palatino Linotype"/>
          <w:color w:val="000000"/>
          <w:sz w:val="22"/>
          <w:szCs w:val="22"/>
        </w:rPr>
        <w:t>(</w:t>
      </w:r>
      <w:r w:rsidRPr="00D3103D">
        <w:rPr>
          <w:rFonts w:ascii="Palatino Linotype" w:eastAsia="Palatino Linotype" w:hAnsi="Palatino Linotype" w:cs="Palatino Linotype"/>
          <w:color w:val="000000"/>
          <w:sz w:val="22"/>
          <w:szCs w:val="22"/>
        </w:rPr>
        <w:t>5.6</w:t>
      </w:r>
      <w:r>
        <w:rPr>
          <w:rFonts w:ascii="Palatino Linotype" w:eastAsia="Palatino Linotype" w:hAnsi="Palatino Linotype" w:cs="Palatino Linotype"/>
          <w:color w:val="000000"/>
          <w:sz w:val="22"/>
          <w:szCs w:val="22"/>
        </w:rPr>
        <w:t xml:space="preserve"> per cent) </w:t>
      </w:r>
      <w:r w:rsidRPr="00D3103D">
        <w:rPr>
          <w:rFonts w:ascii="Palatino Linotype" w:eastAsia="Palatino Linotype" w:hAnsi="Palatino Linotype" w:cs="Palatino Linotype"/>
          <w:color w:val="000000"/>
          <w:sz w:val="22"/>
          <w:szCs w:val="22"/>
        </w:rPr>
        <w:t xml:space="preserve">during the period. The average daily volatility </w:t>
      </w:r>
      <w:r>
        <w:rPr>
          <w:rFonts w:ascii="Palatino Linotype" w:eastAsia="Palatino Linotype" w:hAnsi="Palatino Linotype" w:cs="Palatino Linotype"/>
          <w:color w:val="000000"/>
          <w:sz w:val="22"/>
          <w:szCs w:val="22"/>
        </w:rPr>
        <w:t xml:space="preserve">and monthly return </w:t>
      </w:r>
      <w:r w:rsidRPr="00D3103D">
        <w:rPr>
          <w:rFonts w:ascii="Palatino Linotype" w:eastAsia="Palatino Linotype" w:hAnsi="Palatino Linotype" w:cs="Palatino Linotype"/>
          <w:color w:val="000000"/>
          <w:sz w:val="22"/>
          <w:szCs w:val="22"/>
        </w:rPr>
        <w:t xml:space="preserve">of BSE sectoral indices for June 2020 </w:t>
      </w:r>
      <w:r>
        <w:rPr>
          <w:rFonts w:ascii="Palatino Linotype" w:eastAsia="Palatino Linotype" w:hAnsi="Palatino Linotype" w:cs="Palatino Linotype"/>
          <w:color w:val="000000"/>
          <w:sz w:val="22"/>
          <w:szCs w:val="22"/>
        </w:rPr>
        <w:t>are</w:t>
      </w:r>
      <w:r w:rsidRPr="00D3103D">
        <w:rPr>
          <w:rFonts w:ascii="Palatino Linotype" w:eastAsia="Palatino Linotype" w:hAnsi="Palatino Linotype" w:cs="Palatino Linotype"/>
          <w:color w:val="000000"/>
          <w:sz w:val="22"/>
          <w:szCs w:val="22"/>
        </w:rPr>
        <w:t xml:space="preserve"> given in Figure 4.</w:t>
      </w:r>
    </w:p>
    <w:p w:rsidR="00430234" w:rsidRPr="00B0632D" w:rsidRDefault="00430234" w:rsidP="00430234">
      <w:pPr>
        <w:pStyle w:val="ListParagraph"/>
        <w:ind w:left="360"/>
        <w:jc w:val="both"/>
        <w:rPr>
          <w:rFonts w:ascii="Palatino Linotype" w:hAnsi="Palatino Linotype"/>
          <w:b/>
          <w:bCs/>
          <w:sz w:val="22"/>
          <w:szCs w:val="22"/>
          <w:highlight w:val="yellow"/>
        </w:rPr>
      </w:pPr>
    </w:p>
    <w:p w:rsidR="00430234" w:rsidRPr="00EA1C49" w:rsidRDefault="00430234" w:rsidP="00430234">
      <w:pPr>
        <w:pBdr>
          <w:top w:val="nil"/>
          <w:left w:val="nil"/>
          <w:bottom w:val="nil"/>
          <w:right w:val="nil"/>
          <w:between w:val="nil"/>
        </w:pBdr>
        <w:spacing w:after="200" w:line="276" w:lineRule="auto"/>
        <w:ind w:left="360" w:hanging="720"/>
        <w:jc w:val="both"/>
        <w:rPr>
          <w:rFonts w:ascii="Palatino Linotype" w:eastAsia="Palatino Linotype" w:hAnsi="Palatino Linotype" w:cs="Palatino Linotype"/>
          <w:b/>
          <w:color w:val="000000"/>
          <w:sz w:val="22"/>
          <w:szCs w:val="22"/>
        </w:rPr>
      </w:pPr>
      <w:r w:rsidRPr="00EA1C49">
        <w:rPr>
          <w:rFonts w:ascii="Palatino Linotype" w:eastAsia="Palatino Linotype" w:hAnsi="Palatino Linotype" w:cs="Palatino Linotype"/>
          <w:b/>
          <w:color w:val="000000"/>
          <w:sz w:val="22"/>
          <w:szCs w:val="22"/>
        </w:rPr>
        <w:t xml:space="preserve">           Figure 4: Performance of BSE Indices during June 2020 (per cent)</w:t>
      </w:r>
    </w:p>
    <w:p w:rsidR="00430234" w:rsidRPr="00B0632D" w:rsidRDefault="00430234" w:rsidP="00430234">
      <w:pPr>
        <w:ind w:left="360"/>
        <w:jc w:val="both"/>
        <w:rPr>
          <w:rFonts w:ascii="Palatino Linotype" w:eastAsia="Palatino Linotype" w:hAnsi="Palatino Linotype" w:cs="Palatino Linotype"/>
          <w:sz w:val="22"/>
          <w:szCs w:val="22"/>
          <w:highlight w:val="yellow"/>
        </w:rPr>
      </w:pPr>
      <w:r>
        <w:rPr>
          <w:noProof/>
          <w:lang w:val="en-IN" w:eastAsia="en-IN" w:bidi="hi-IN"/>
        </w:rPr>
        <w:drawing>
          <wp:inline distT="0" distB="0" distL="0" distR="0" wp14:anchorId="18387FF5" wp14:editId="4A918E27">
            <wp:extent cx="6083879" cy="2692978"/>
            <wp:effectExtent l="0" t="0" r="12700" b="1270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30234" w:rsidRPr="00B0632D" w:rsidRDefault="00430234" w:rsidP="00430234">
      <w:pPr>
        <w:jc w:val="both"/>
        <w:rPr>
          <w:rFonts w:ascii="Palatino Linotype" w:eastAsia="Palatino Linotype" w:hAnsi="Palatino Linotype" w:cs="Palatino Linotype"/>
          <w:sz w:val="22"/>
          <w:szCs w:val="22"/>
          <w:highlight w:val="yellow"/>
        </w:rPr>
      </w:pPr>
    </w:p>
    <w:p w:rsidR="00430234" w:rsidRPr="00AE56E6" w:rsidRDefault="00430234" w:rsidP="00430234">
      <w:pPr>
        <w:numPr>
          <w:ilvl w:val="0"/>
          <w:numId w:val="10"/>
        </w:numPr>
        <w:pBdr>
          <w:top w:val="nil"/>
          <w:left w:val="nil"/>
          <w:bottom w:val="nil"/>
          <w:right w:val="nil"/>
          <w:between w:val="nil"/>
        </w:pBdr>
        <w:spacing w:line="276" w:lineRule="auto"/>
        <w:jc w:val="both"/>
        <w:rPr>
          <w:color w:val="000000"/>
          <w:sz w:val="22"/>
          <w:szCs w:val="22"/>
        </w:rPr>
      </w:pPr>
      <w:r w:rsidRPr="00AE56E6">
        <w:rPr>
          <w:rFonts w:ascii="Palatino Linotype" w:eastAsia="Palatino Linotype" w:hAnsi="Palatino Linotype" w:cs="Palatino Linotype"/>
          <w:color w:val="000000"/>
          <w:sz w:val="22"/>
          <w:szCs w:val="22"/>
        </w:rPr>
        <w:t xml:space="preserve">Among NSE sectoral indices, Nifty PSU Bank increased by 17.5 per cent, followed by Nifty Small 100 (11.7 per cent) and Nifty Media (10.2 per cent).  The average daily volatility </w:t>
      </w:r>
      <w:r>
        <w:rPr>
          <w:rFonts w:ascii="Palatino Linotype" w:eastAsia="Palatino Linotype" w:hAnsi="Palatino Linotype" w:cs="Palatino Linotype"/>
          <w:color w:val="000000"/>
          <w:sz w:val="22"/>
          <w:szCs w:val="22"/>
        </w:rPr>
        <w:t xml:space="preserve">and monthly return </w:t>
      </w:r>
      <w:r w:rsidRPr="00AE56E6">
        <w:rPr>
          <w:rFonts w:ascii="Palatino Linotype" w:eastAsia="Palatino Linotype" w:hAnsi="Palatino Linotype" w:cs="Palatino Linotype"/>
          <w:color w:val="000000"/>
          <w:sz w:val="22"/>
          <w:szCs w:val="22"/>
        </w:rPr>
        <w:t xml:space="preserve">of NSE sectoral indices for June 2020 </w:t>
      </w:r>
      <w:r>
        <w:rPr>
          <w:rFonts w:ascii="Palatino Linotype" w:eastAsia="Palatino Linotype" w:hAnsi="Palatino Linotype" w:cs="Palatino Linotype"/>
          <w:color w:val="000000"/>
          <w:sz w:val="22"/>
          <w:szCs w:val="22"/>
        </w:rPr>
        <w:t>are</w:t>
      </w:r>
      <w:r w:rsidRPr="00AE56E6">
        <w:rPr>
          <w:rFonts w:ascii="Palatino Linotype" w:eastAsia="Palatino Linotype" w:hAnsi="Palatino Linotype" w:cs="Palatino Linotype"/>
          <w:color w:val="000000"/>
          <w:sz w:val="22"/>
          <w:szCs w:val="22"/>
        </w:rPr>
        <w:t xml:space="preserve"> given in Figure 5.</w:t>
      </w:r>
    </w:p>
    <w:p w:rsidR="00430234" w:rsidRPr="00B0632D" w:rsidRDefault="00430234" w:rsidP="00430234">
      <w:pPr>
        <w:pBdr>
          <w:top w:val="nil"/>
          <w:left w:val="nil"/>
          <w:bottom w:val="nil"/>
          <w:right w:val="nil"/>
          <w:between w:val="nil"/>
        </w:pBdr>
        <w:ind w:left="720" w:hanging="720"/>
        <w:rPr>
          <w:rFonts w:ascii="Palatino Linotype" w:eastAsia="Palatino Linotype" w:hAnsi="Palatino Linotype" w:cs="Palatino Linotype"/>
          <w:b/>
          <w:color w:val="000000"/>
          <w:sz w:val="22"/>
          <w:szCs w:val="22"/>
          <w:highlight w:val="yellow"/>
        </w:rPr>
      </w:pPr>
    </w:p>
    <w:p w:rsidR="00430234" w:rsidRDefault="00430234" w:rsidP="00430234">
      <w:pPr>
        <w:pBdr>
          <w:top w:val="nil"/>
          <w:left w:val="nil"/>
          <w:bottom w:val="nil"/>
          <w:right w:val="nil"/>
          <w:between w:val="nil"/>
        </w:pBdr>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b/>
          <w:color w:val="000000"/>
          <w:sz w:val="22"/>
          <w:szCs w:val="22"/>
        </w:rPr>
      </w:pPr>
    </w:p>
    <w:p w:rsidR="00430234" w:rsidRPr="00EA1C49" w:rsidRDefault="00430234" w:rsidP="00430234">
      <w:pPr>
        <w:pBdr>
          <w:top w:val="nil"/>
          <w:left w:val="nil"/>
          <w:bottom w:val="nil"/>
          <w:right w:val="nil"/>
          <w:between w:val="nil"/>
        </w:pBdr>
        <w:rPr>
          <w:rFonts w:ascii="Palatino Linotype" w:eastAsia="Palatino Linotype" w:hAnsi="Palatino Linotype" w:cs="Palatino Linotype"/>
          <w:b/>
          <w:color w:val="000000"/>
          <w:sz w:val="22"/>
          <w:szCs w:val="22"/>
        </w:rPr>
      </w:pPr>
      <w:r w:rsidRPr="00EA1C49">
        <w:rPr>
          <w:rFonts w:ascii="Palatino Linotype" w:eastAsia="Palatino Linotype" w:hAnsi="Palatino Linotype" w:cs="Palatino Linotype"/>
          <w:b/>
          <w:color w:val="000000"/>
          <w:sz w:val="22"/>
          <w:szCs w:val="22"/>
        </w:rPr>
        <w:lastRenderedPageBreak/>
        <w:t>Figure 5: Performance of NSE Indices during June 2020 (per cent)</w:t>
      </w:r>
    </w:p>
    <w:p w:rsidR="00430234" w:rsidRPr="00B0632D" w:rsidRDefault="00430234" w:rsidP="00430234">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r>
        <w:rPr>
          <w:noProof/>
          <w:lang w:val="en-IN" w:eastAsia="en-IN" w:bidi="hi-IN"/>
        </w:rPr>
        <w:drawing>
          <wp:inline distT="0" distB="0" distL="0" distR="0" wp14:anchorId="4D075831" wp14:editId="2DCF2A77">
            <wp:extent cx="6278880" cy="2772410"/>
            <wp:effectExtent l="0" t="0" r="7620" b="889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430234" w:rsidRPr="004710E7" w:rsidRDefault="00430234" w:rsidP="00430234">
      <w:pPr>
        <w:widowControl w:val="0"/>
        <w:numPr>
          <w:ilvl w:val="0"/>
          <w:numId w:val="9"/>
        </w:numPr>
        <w:jc w:val="both"/>
        <w:rPr>
          <w:rFonts w:ascii="Palatino Linotype" w:eastAsia="Palatino Linotype" w:hAnsi="Palatino Linotype" w:cs="Palatino Linotype"/>
          <w:b/>
          <w:sz w:val="22"/>
          <w:szCs w:val="22"/>
        </w:rPr>
      </w:pPr>
      <w:r w:rsidRPr="004710E7">
        <w:rPr>
          <w:rFonts w:ascii="Palatino Linotype" w:eastAsia="Palatino Linotype" w:hAnsi="Palatino Linotype" w:cs="Palatino Linotype"/>
          <w:b/>
          <w:sz w:val="22"/>
          <w:szCs w:val="22"/>
        </w:rPr>
        <w:t xml:space="preserve">Trends in Depository Accounts </w:t>
      </w:r>
    </w:p>
    <w:p w:rsidR="00430234" w:rsidRPr="004710E7" w:rsidRDefault="00430234" w:rsidP="00430234">
      <w:pPr>
        <w:spacing w:line="276" w:lineRule="auto"/>
        <w:jc w:val="both"/>
        <w:rPr>
          <w:rFonts w:ascii="Palatino Linotype" w:eastAsia="Palatino Linotype" w:hAnsi="Palatino Linotype" w:cs="Palatino Linotype"/>
          <w:sz w:val="22"/>
          <w:szCs w:val="22"/>
        </w:rPr>
      </w:pPr>
      <w:r w:rsidRPr="004710E7">
        <w:rPr>
          <w:rFonts w:ascii="Palatino Linotype" w:eastAsia="Palatino Linotype" w:hAnsi="Palatino Linotype" w:cs="Palatino Linotype"/>
          <w:sz w:val="22"/>
          <w:szCs w:val="22"/>
        </w:rPr>
        <w:t xml:space="preserve">At the end of June 2020, there were 200 lakh demat accounts at NSDL and 232 lakh demat accounts at CDSL. Till the end of June 2020, 5,618 listed companies </w:t>
      </w:r>
      <w:r>
        <w:rPr>
          <w:rFonts w:ascii="Palatino Linotype" w:eastAsia="Palatino Linotype" w:hAnsi="Palatino Linotype" w:cs="Palatino Linotype"/>
          <w:sz w:val="22"/>
          <w:szCs w:val="22"/>
        </w:rPr>
        <w:t>have</w:t>
      </w:r>
      <w:r w:rsidRPr="004710E7">
        <w:rPr>
          <w:rFonts w:ascii="Palatino Linotype" w:eastAsia="Palatino Linotype" w:hAnsi="Palatino Linotype" w:cs="Palatino Linotype"/>
          <w:sz w:val="22"/>
          <w:szCs w:val="22"/>
        </w:rPr>
        <w:t xml:space="preserve"> signed up with NSDL and 5,700 listed companies </w:t>
      </w:r>
      <w:r>
        <w:rPr>
          <w:rFonts w:ascii="Palatino Linotype" w:eastAsia="Palatino Linotype" w:hAnsi="Palatino Linotype" w:cs="Palatino Linotype"/>
          <w:sz w:val="22"/>
          <w:szCs w:val="22"/>
        </w:rPr>
        <w:t>have</w:t>
      </w:r>
      <w:r w:rsidRPr="004710E7">
        <w:rPr>
          <w:rFonts w:ascii="Palatino Linotype" w:eastAsia="Palatino Linotype" w:hAnsi="Palatino Linotype" w:cs="Palatino Linotype"/>
          <w:sz w:val="22"/>
          <w:szCs w:val="22"/>
        </w:rPr>
        <w:t xml:space="preserve"> signed up with CDSL to make their equity holdings available in dematerialised form.</w:t>
      </w:r>
    </w:p>
    <w:p w:rsidR="00430234" w:rsidRPr="00B0632D" w:rsidRDefault="00430234" w:rsidP="00430234">
      <w:pPr>
        <w:spacing w:line="276" w:lineRule="auto"/>
        <w:jc w:val="both"/>
        <w:rPr>
          <w:rFonts w:ascii="Palatino Linotype" w:eastAsia="Times New Roman" w:hAnsi="Palatino Linotype"/>
          <w:color w:val="000000" w:themeColor="text1"/>
          <w:sz w:val="22"/>
          <w:szCs w:val="22"/>
          <w:highlight w:val="yellow"/>
        </w:rPr>
      </w:pPr>
    </w:p>
    <w:p w:rsidR="00430234" w:rsidRPr="00E465B9" w:rsidRDefault="00430234" w:rsidP="00430234">
      <w:pPr>
        <w:widowControl w:val="0"/>
        <w:numPr>
          <w:ilvl w:val="0"/>
          <w:numId w:val="9"/>
        </w:numPr>
        <w:jc w:val="both"/>
        <w:rPr>
          <w:rFonts w:ascii="Palatino Linotype" w:eastAsia="Palatino Linotype" w:hAnsi="Palatino Linotype" w:cs="Palatino Linotype"/>
          <w:b/>
          <w:sz w:val="22"/>
          <w:szCs w:val="22"/>
        </w:rPr>
      </w:pPr>
      <w:r w:rsidRPr="00E465B9">
        <w:rPr>
          <w:rFonts w:ascii="Palatino Linotype" w:eastAsia="Palatino Linotype" w:hAnsi="Palatino Linotype" w:cs="Palatino Linotype"/>
          <w:b/>
          <w:sz w:val="22"/>
          <w:szCs w:val="22"/>
        </w:rPr>
        <w:t>Trends in Derivatives Segment</w:t>
      </w:r>
      <w:r w:rsidRPr="00E465B9">
        <w:rPr>
          <w:rFonts w:ascii="Palatino Linotype" w:eastAsia="Palatino Linotype" w:hAnsi="Palatino Linotype" w:cs="Palatino Linotype"/>
          <w:b/>
          <w:sz w:val="22"/>
          <w:szCs w:val="22"/>
        </w:rPr>
        <w:tab/>
      </w:r>
    </w:p>
    <w:p w:rsidR="00430234" w:rsidRPr="00E465B9" w:rsidRDefault="00430234" w:rsidP="00430234">
      <w:pPr>
        <w:widowControl w:val="0"/>
        <w:jc w:val="both"/>
        <w:rPr>
          <w:rFonts w:ascii="Palatino Linotype" w:eastAsia="Palatino Linotype" w:hAnsi="Palatino Linotype" w:cs="Palatino Linotype"/>
          <w:sz w:val="22"/>
          <w:szCs w:val="22"/>
        </w:rPr>
      </w:pPr>
    </w:p>
    <w:p w:rsidR="00430234" w:rsidRPr="00E465B9" w:rsidRDefault="00430234" w:rsidP="00430234">
      <w:pPr>
        <w:widowControl w:val="0"/>
        <w:numPr>
          <w:ilvl w:val="0"/>
          <w:numId w:val="11"/>
        </w:numPr>
        <w:jc w:val="both"/>
        <w:rPr>
          <w:rFonts w:ascii="Palatino Linotype" w:eastAsia="Palatino Linotype" w:hAnsi="Palatino Linotype" w:cs="Palatino Linotype"/>
          <w:b/>
          <w:sz w:val="22"/>
          <w:szCs w:val="22"/>
        </w:rPr>
      </w:pPr>
      <w:r w:rsidRPr="00E465B9">
        <w:rPr>
          <w:rFonts w:ascii="Palatino Linotype" w:eastAsia="Palatino Linotype" w:hAnsi="Palatino Linotype" w:cs="Palatino Linotype"/>
          <w:b/>
          <w:sz w:val="22"/>
          <w:szCs w:val="22"/>
        </w:rPr>
        <w:t>Equity Derivatives</w:t>
      </w:r>
    </w:p>
    <w:p w:rsidR="00430234" w:rsidRPr="00E465B9" w:rsidRDefault="00430234" w:rsidP="00430234">
      <w:pPr>
        <w:jc w:val="both"/>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t>Table</w:t>
      </w:r>
      <w:r w:rsidRPr="00E465B9">
        <w:rPr>
          <w:rFonts w:ascii="Palatino Linotype" w:eastAsia="Palatino Linotype" w:hAnsi="Palatino Linotype" w:cs="Palatino Linotype"/>
          <w:b/>
          <w:sz w:val="22"/>
          <w:szCs w:val="22"/>
        </w:rPr>
        <w:t xml:space="preserve"> 3: Trends in Equity Derivatives Market</w:t>
      </w:r>
    </w:p>
    <w:tbl>
      <w:tblPr>
        <w:tblW w:w="9800" w:type="dxa"/>
        <w:jc w:val="right"/>
        <w:tblCellMar>
          <w:left w:w="0" w:type="dxa"/>
          <w:right w:w="0" w:type="dxa"/>
        </w:tblCellMar>
        <w:tblLook w:val="04A0" w:firstRow="1" w:lastRow="0" w:firstColumn="1" w:lastColumn="0" w:noHBand="0" w:noVBand="1"/>
      </w:tblPr>
      <w:tblGrid>
        <w:gridCol w:w="2010"/>
        <w:gridCol w:w="1163"/>
        <w:gridCol w:w="1163"/>
        <w:gridCol w:w="1199"/>
        <w:gridCol w:w="1495"/>
        <w:gridCol w:w="1340"/>
        <w:gridCol w:w="1480"/>
      </w:tblGrid>
      <w:tr w:rsidR="00430234" w:rsidRPr="005E1C78" w:rsidTr="00053B79">
        <w:trPr>
          <w:trHeight w:val="255"/>
          <w:jc w:val="right"/>
        </w:trPr>
        <w:tc>
          <w:tcPr>
            <w:tcW w:w="1960" w:type="dxa"/>
            <w:vMerge w:val="restart"/>
            <w:tcBorders>
              <w:top w:val="single" w:sz="4" w:space="0" w:color="auto"/>
              <w:left w:val="single" w:sz="4" w:space="0" w:color="auto"/>
              <w:bottom w:val="single" w:sz="4" w:space="0" w:color="000000"/>
              <w:right w:val="single" w:sz="4" w:space="0" w:color="000000"/>
            </w:tcBorders>
            <w:shd w:val="clear" w:color="8DB3E2" w:fill="8DB3E2"/>
            <w:noWrap/>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bookmarkStart w:id="1" w:name="gjdgxs" w:colFirst="0" w:colLast="0"/>
            <w:bookmarkEnd w:id="1"/>
            <w:r w:rsidRPr="005E1C78">
              <w:rPr>
                <w:rFonts w:ascii="Garamond" w:hAnsi="Garamond"/>
                <w:b/>
                <w:bCs/>
                <w:sz w:val="22"/>
                <w:szCs w:val="22"/>
              </w:rPr>
              <w:t>Description</w:t>
            </w:r>
          </w:p>
        </w:tc>
        <w:tc>
          <w:tcPr>
            <w:tcW w:w="3525" w:type="dxa"/>
            <w:gridSpan w:val="3"/>
            <w:tcBorders>
              <w:top w:val="single" w:sz="4" w:space="0" w:color="auto"/>
              <w:left w:val="nil"/>
              <w:bottom w:val="single" w:sz="4" w:space="0" w:color="000000"/>
              <w:right w:val="single" w:sz="4" w:space="0" w:color="000000"/>
            </w:tcBorders>
            <w:shd w:val="clear" w:color="8DB3E2" w:fill="8DB3E2"/>
            <w:noWrap/>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NSE</w:t>
            </w:r>
          </w:p>
        </w:tc>
        <w:tc>
          <w:tcPr>
            <w:tcW w:w="4315" w:type="dxa"/>
            <w:gridSpan w:val="3"/>
            <w:tcBorders>
              <w:top w:val="single" w:sz="4" w:space="0" w:color="auto"/>
              <w:left w:val="nil"/>
              <w:bottom w:val="single" w:sz="4" w:space="0" w:color="000000"/>
              <w:right w:val="single" w:sz="4" w:space="0" w:color="000000"/>
            </w:tcBorders>
            <w:shd w:val="clear" w:color="8DB3E2" w:fill="8DB3E2"/>
            <w:noWrap/>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BSE</w:t>
            </w:r>
          </w:p>
        </w:tc>
      </w:tr>
      <w:tr w:rsidR="00430234" w:rsidRPr="005E1C78" w:rsidTr="00053B79">
        <w:trPr>
          <w:trHeight w:val="765"/>
          <w:jc w:val="right"/>
        </w:trPr>
        <w:tc>
          <w:tcPr>
            <w:tcW w:w="0" w:type="auto"/>
            <w:vMerge/>
            <w:tcBorders>
              <w:top w:val="single" w:sz="4" w:space="0" w:color="auto"/>
              <w:left w:val="single" w:sz="4" w:space="0" w:color="auto"/>
              <w:bottom w:val="single" w:sz="4" w:space="0" w:color="000000"/>
              <w:right w:val="single" w:sz="4" w:space="0" w:color="000000"/>
            </w:tcBorders>
            <w:vAlign w:val="center"/>
            <w:hideMark/>
          </w:tcPr>
          <w:p w:rsidR="00430234" w:rsidRPr="005E1C78" w:rsidRDefault="00430234" w:rsidP="00053B79">
            <w:pPr>
              <w:rPr>
                <w:rFonts w:ascii="Garamond" w:hAnsi="Garamond"/>
                <w:b/>
                <w:bCs/>
                <w:sz w:val="22"/>
                <w:szCs w:val="22"/>
              </w:rPr>
            </w:pPr>
          </w:p>
        </w:tc>
        <w:tc>
          <w:tcPr>
            <w:tcW w:w="0" w:type="auto"/>
            <w:tcBorders>
              <w:top w:val="nil"/>
              <w:left w:val="nil"/>
              <w:bottom w:val="nil"/>
              <w:right w:val="single" w:sz="4" w:space="0" w:color="000000"/>
            </w:tcBorders>
            <w:shd w:val="clear" w:color="8DB3E2" w:fill="8DB3E2"/>
            <w:noWrap/>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May-20</w:t>
            </w:r>
          </w:p>
        </w:tc>
        <w:tc>
          <w:tcPr>
            <w:tcW w:w="0" w:type="auto"/>
            <w:tcBorders>
              <w:top w:val="nil"/>
              <w:left w:val="nil"/>
              <w:bottom w:val="nil"/>
              <w:right w:val="single" w:sz="4" w:space="0" w:color="000000"/>
            </w:tcBorders>
            <w:shd w:val="clear" w:color="8DB3E2" w:fill="8DB3E2"/>
            <w:noWrap/>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Jun-20</w:t>
            </w:r>
          </w:p>
        </w:tc>
        <w:tc>
          <w:tcPr>
            <w:tcW w:w="1137" w:type="dxa"/>
            <w:tcBorders>
              <w:top w:val="nil"/>
              <w:left w:val="nil"/>
              <w:bottom w:val="nil"/>
              <w:right w:val="single" w:sz="4" w:space="0" w:color="000000"/>
            </w:tcBorders>
            <w:shd w:val="clear" w:color="8DB3E2" w:fill="8DB3E2"/>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Percentage Change Over Month</w:t>
            </w:r>
          </w:p>
        </w:tc>
        <w:tc>
          <w:tcPr>
            <w:tcW w:w="1495" w:type="dxa"/>
            <w:tcBorders>
              <w:top w:val="nil"/>
              <w:left w:val="nil"/>
              <w:bottom w:val="nil"/>
              <w:right w:val="single" w:sz="4" w:space="0" w:color="000000"/>
            </w:tcBorders>
            <w:shd w:val="clear" w:color="8DB3E2" w:fill="8DB3E2"/>
            <w:noWrap/>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May-20</w:t>
            </w:r>
          </w:p>
        </w:tc>
        <w:tc>
          <w:tcPr>
            <w:tcW w:w="0" w:type="auto"/>
            <w:tcBorders>
              <w:top w:val="nil"/>
              <w:left w:val="nil"/>
              <w:bottom w:val="nil"/>
              <w:right w:val="single" w:sz="4" w:space="0" w:color="000000"/>
            </w:tcBorders>
            <w:shd w:val="clear" w:color="8DB3E2" w:fill="8DB3E2"/>
            <w:noWrap/>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Jun-20</w:t>
            </w:r>
          </w:p>
        </w:tc>
        <w:tc>
          <w:tcPr>
            <w:tcW w:w="1480" w:type="dxa"/>
            <w:tcBorders>
              <w:top w:val="nil"/>
              <w:left w:val="nil"/>
              <w:bottom w:val="nil"/>
              <w:right w:val="single" w:sz="4" w:space="0" w:color="auto"/>
            </w:tcBorders>
            <w:shd w:val="clear" w:color="8DB3E2" w:fill="8DB3E2"/>
            <w:tcMar>
              <w:top w:w="15" w:type="dxa"/>
              <w:left w:w="15" w:type="dxa"/>
              <w:bottom w:w="0" w:type="dxa"/>
              <w:right w:w="15" w:type="dxa"/>
            </w:tcMar>
            <w:vAlign w:val="center"/>
            <w:hideMark/>
          </w:tcPr>
          <w:p w:rsidR="00430234" w:rsidRPr="005E1C78" w:rsidRDefault="00430234" w:rsidP="00053B79">
            <w:pPr>
              <w:jc w:val="center"/>
              <w:rPr>
                <w:rFonts w:ascii="Garamond" w:hAnsi="Garamond"/>
                <w:b/>
                <w:bCs/>
                <w:sz w:val="22"/>
                <w:szCs w:val="22"/>
              </w:rPr>
            </w:pPr>
            <w:r w:rsidRPr="005E1C78">
              <w:rPr>
                <w:rFonts w:ascii="Garamond" w:hAnsi="Garamond"/>
                <w:b/>
                <w:bCs/>
                <w:sz w:val="22"/>
                <w:szCs w:val="22"/>
              </w:rPr>
              <w:t>Percentage Change Over Month</w:t>
            </w:r>
          </w:p>
        </w:tc>
      </w:tr>
      <w:tr w:rsidR="00430234" w:rsidRPr="005E1C78" w:rsidTr="00053B79">
        <w:trPr>
          <w:trHeight w:val="255"/>
          <w:jc w:val="right"/>
        </w:trPr>
        <w:tc>
          <w:tcPr>
            <w:tcW w:w="9800" w:type="dxa"/>
            <w:gridSpan w:val="7"/>
            <w:tcBorders>
              <w:top w:val="single" w:sz="4" w:space="0" w:color="000000"/>
              <w:left w:val="single" w:sz="4" w:space="0" w:color="auto"/>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 xml:space="preserve">A. Turnover  </w:t>
            </w:r>
            <w:r w:rsidRPr="005E1C78">
              <w:rPr>
                <w:rFonts w:ascii="Rupee" w:hAnsi="Rupee"/>
                <w:b/>
                <w:bCs/>
                <w:sz w:val="22"/>
                <w:szCs w:val="22"/>
              </w:rPr>
              <w:t>(</w:t>
            </w:r>
            <w:r w:rsidRPr="005E1C78">
              <w:rPr>
                <w:rFonts w:ascii="Rupee Foradian" w:hAnsi="Rupee Foradian"/>
                <w:b/>
                <w:bCs/>
                <w:sz w:val="22"/>
                <w:szCs w:val="22"/>
              </w:rPr>
              <w:t>`</w:t>
            </w:r>
            <w:r w:rsidRPr="005E1C78">
              <w:rPr>
                <w:rFonts w:ascii="Rupee" w:hAnsi="Rupee"/>
                <w:b/>
                <w:bCs/>
                <w:sz w:val="22"/>
                <w:szCs w:val="22"/>
              </w:rPr>
              <w:t xml:space="preserve"> </w:t>
            </w:r>
            <w:r w:rsidRPr="005E1C78">
              <w:rPr>
                <w:rFonts w:ascii="Garamond" w:hAnsi="Garamond"/>
                <w:b/>
                <w:bCs/>
                <w:sz w:val="22"/>
                <w:szCs w:val="22"/>
              </w:rPr>
              <w:t>crore)</w:t>
            </w:r>
          </w:p>
        </w:tc>
      </w:tr>
      <w:tr w:rsidR="00430234" w:rsidRPr="005E1C78" w:rsidTr="00053B79">
        <w:trPr>
          <w:trHeight w:val="255"/>
          <w:jc w:val="right"/>
        </w:trPr>
        <w:tc>
          <w:tcPr>
            <w:tcW w:w="0" w:type="auto"/>
            <w:tcBorders>
              <w:top w:val="single" w:sz="4" w:space="0" w:color="000000"/>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 Index  Futures</w:t>
            </w:r>
          </w:p>
        </w:tc>
        <w:tc>
          <w:tcPr>
            <w:tcW w:w="0" w:type="auto"/>
            <w:tcBorders>
              <w:top w:val="single" w:sz="4" w:space="0" w:color="000000"/>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6,40,625</w:t>
            </w:r>
          </w:p>
        </w:tc>
        <w:tc>
          <w:tcPr>
            <w:tcW w:w="0" w:type="auto"/>
            <w:tcBorders>
              <w:top w:val="single" w:sz="4" w:space="0" w:color="000000"/>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8,59,741</w:t>
            </w:r>
          </w:p>
        </w:tc>
        <w:tc>
          <w:tcPr>
            <w:tcW w:w="1137"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34.2</w:t>
            </w:r>
          </w:p>
        </w:tc>
        <w:tc>
          <w:tcPr>
            <w:tcW w:w="1495" w:type="dxa"/>
            <w:tcBorders>
              <w:top w:val="single" w:sz="4" w:space="0" w:color="000000"/>
              <w:left w:val="nil"/>
              <w:bottom w:val="nil"/>
              <w:right w:val="single" w:sz="4" w:space="0" w:color="auto"/>
            </w:tcBorders>
            <w:shd w:val="clear" w:color="auto" w:fill="auto"/>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326</w:t>
            </w:r>
          </w:p>
        </w:tc>
        <w:tc>
          <w:tcPr>
            <w:tcW w:w="1340" w:type="dxa"/>
            <w:tcBorders>
              <w:top w:val="single" w:sz="4" w:space="0" w:color="000000"/>
              <w:left w:val="nil"/>
              <w:bottom w:val="nil"/>
              <w:right w:val="nil"/>
            </w:tcBorders>
            <w:shd w:val="clear" w:color="auto" w:fill="auto"/>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146</w:t>
            </w:r>
          </w:p>
        </w:tc>
        <w:tc>
          <w:tcPr>
            <w:tcW w:w="0" w:type="auto"/>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-55.3</w:t>
            </w:r>
          </w:p>
        </w:tc>
      </w:tr>
      <w:tr w:rsidR="00430234" w:rsidRPr="005E1C78" w:rsidTr="00053B79">
        <w:trPr>
          <w:trHeight w:val="255"/>
          <w:jc w:val="right"/>
        </w:trPr>
        <w:tc>
          <w:tcPr>
            <w:tcW w:w="0" w:type="auto"/>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 Options on Index</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r>
      <w:tr w:rsidR="00430234" w:rsidRPr="005E1C78" w:rsidTr="00053B79">
        <w:trPr>
          <w:trHeight w:val="255"/>
          <w:jc w:val="right"/>
        </w:trPr>
        <w:tc>
          <w:tcPr>
            <w:tcW w:w="0" w:type="auto"/>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99,47,263</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1,49,86,696</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50.7</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9,624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-100.0</w:t>
            </w:r>
          </w:p>
        </w:tc>
      </w:tr>
      <w:tr w:rsidR="00430234" w:rsidRPr="005E1C78" w:rsidTr="00053B79">
        <w:trPr>
          <w:trHeight w:val="255"/>
          <w:jc w:val="right"/>
        </w:trPr>
        <w:tc>
          <w:tcPr>
            <w:tcW w:w="0" w:type="auto"/>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1,22,05,317</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1,79,14,118</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46.8</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1,07,800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-100.0</w:t>
            </w:r>
          </w:p>
        </w:tc>
      </w:tr>
      <w:tr w:rsidR="00430234" w:rsidRPr="005E1C78" w:rsidTr="00053B79">
        <w:trPr>
          <w:trHeight w:val="255"/>
          <w:jc w:val="right"/>
        </w:trPr>
        <w:tc>
          <w:tcPr>
            <w:tcW w:w="0" w:type="auto"/>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(iii) Stock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11,18,024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14,55,366</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30.2</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(iv) Options on Stock</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p>
        </w:tc>
      </w:tr>
      <w:tr w:rsidR="00430234" w:rsidRPr="005E1C78" w:rsidTr="00053B79">
        <w:trPr>
          <w:trHeight w:val="255"/>
          <w:jc w:val="right"/>
        </w:trPr>
        <w:tc>
          <w:tcPr>
            <w:tcW w:w="0" w:type="auto"/>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3,07,470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4,89,038</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59.1</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nil"/>
            </w:tcBorders>
            <w:shd w:val="clear" w:color="auto" w:fill="auto"/>
            <w:noWrap/>
            <w:tcMar>
              <w:top w:w="15" w:type="dxa"/>
              <w:left w:w="15" w:type="dxa"/>
              <w:bottom w:w="0" w:type="dxa"/>
              <w:right w:w="15" w:type="dxa"/>
            </w:tcMa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auto"/>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nil"/>
              <w:bottom w:val="single" w:sz="4" w:space="0" w:color="000000"/>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6,13,232</w:t>
            </w:r>
          </w:p>
        </w:tc>
        <w:tc>
          <w:tcPr>
            <w:tcW w:w="0" w:type="auto"/>
            <w:tcBorders>
              <w:top w:val="nil"/>
              <w:left w:val="nil"/>
              <w:bottom w:val="single" w:sz="4" w:space="0" w:color="000000"/>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10,04,822</w:t>
            </w:r>
          </w:p>
        </w:tc>
        <w:tc>
          <w:tcPr>
            <w:tcW w:w="113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63.9</w:t>
            </w:r>
          </w:p>
        </w:tc>
        <w:tc>
          <w:tcPr>
            <w:tcW w:w="1495"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nil"/>
            </w:tcBorders>
            <w:shd w:val="clear" w:color="auto" w:fill="auto"/>
            <w:noWrap/>
            <w:tcMar>
              <w:top w:w="15" w:type="dxa"/>
              <w:left w:w="15" w:type="dxa"/>
              <w:bottom w:w="0" w:type="dxa"/>
              <w:right w:w="15" w:type="dxa"/>
            </w:tcMa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auto"/>
              <w:bottom w:val="nil"/>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 xml:space="preserve">         Total</w:t>
            </w:r>
          </w:p>
        </w:tc>
        <w:tc>
          <w:tcPr>
            <w:tcW w:w="0" w:type="auto"/>
            <w:tcBorders>
              <w:top w:val="nil"/>
              <w:left w:val="nil"/>
              <w:bottom w:val="nil"/>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2,48,31,931</w:t>
            </w:r>
          </w:p>
        </w:tc>
        <w:tc>
          <w:tcPr>
            <w:tcW w:w="0" w:type="auto"/>
            <w:tcBorders>
              <w:top w:val="nil"/>
              <w:left w:val="nil"/>
              <w:bottom w:val="nil"/>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3,67,09,780</w:t>
            </w:r>
          </w:p>
        </w:tc>
        <w:tc>
          <w:tcPr>
            <w:tcW w:w="1137" w:type="dxa"/>
            <w:tcBorders>
              <w:top w:val="nil"/>
              <w:left w:val="nil"/>
              <w:bottom w:val="nil"/>
              <w:right w:val="nil"/>
            </w:tcBorders>
            <w:shd w:val="clear" w:color="00000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47.8</w:t>
            </w:r>
          </w:p>
        </w:tc>
        <w:tc>
          <w:tcPr>
            <w:tcW w:w="1495" w:type="dxa"/>
            <w:tcBorders>
              <w:top w:val="nil"/>
              <w:left w:val="nil"/>
              <w:bottom w:val="nil"/>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1,17,750</w:t>
            </w:r>
          </w:p>
        </w:tc>
        <w:tc>
          <w:tcPr>
            <w:tcW w:w="0" w:type="auto"/>
            <w:tcBorders>
              <w:top w:val="single" w:sz="4" w:space="0" w:color="000000"/>
              <w:left w:val="nil"/>
              <w:bottom w:val="nil"/>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155</w:t>
            </w:r>
          </w:p>
        </w:tc>
        <w:tc>
          <w:tcPr>
            <w:tcW w:w="0" w:type="auto"/>
            <w:tcBorders>
              <w:top w:val="nil"/>
              <w:left w:val="nil"/>
              <w:bottom w:val="nil"/>
              <w:right w:val="single" w:sz="4" w:space="0" w:color="auto"/>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-99.9</w:t>
            </w:r>
          </w:p>
        </w:tc>
      </w:tr>
      <w:tr w:rsidR="00430234" w:rsidRPr="005E1C78" w:rsidTr="00053B79">
        <w:trPr>
          <w:trHeight w:val="255"/>
          <w:jc w:val="right"/>
        </w:trPr>
        <w:tc>
          <w:tcPr>
            <w:tcW w:w="9800" w:type="dxa"/>
            <w:gridSpan w:val="7"/>
            <w:tcBorders>
              <w:top w:val="single" w:sz="4" w:space="0" w:color="auto"/>
              <w:left w:val="single" w:sz="4" w:space="0" w:color="auto"/>
              <w:bottom w:val="single" w:sz="4" w:space="0" w:color="auto"/>
              <w:right w:val="single" w:sz="4" w:space="0" w:color="000000"/>
            </w:tcBorders>
            <w:shd w:val="clear" w:color="FFFFCC" w:fill="FFFFCC"/>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 xml:space="preserve">B. No. of Contracts </w:t>
            </w:r>
          </w:p>
        </w:tc>
      </w:tr>
      <w:tr w:rsidR="00430234" w:rsidRPr="005E1C78" w:rsidTr="00053B79">
        <w:trPr>
          <w:trHeight w:val="255"/>
          <w:jc w:val="right"/>
        </w:trPr>
        <w:tc>
          <w:tcPr>
            <w:tcW w:w="0" w:type="auto"/>
            <w:tcBorders>
              <w:top w:val="nil"/>
              <w:left w:val="nil"/>
              <w:bottom w:val="nil"/>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 Index  Futures</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1,28,43,909</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1,54,78,384</w:t>
            </w:r>
          </w:p>
        </w:tc>
        <w:tc>
          <w:tcPr>
            <w:tcW w:w="1137"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20.5</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4,144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1,747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-57.8</w:t>
            </w:r>
          </w:p>
        </w:tc>
      </w:tr>
      <w:tr w:rsidR="00430234" w:rsidRPr="005E1C78" w:rsidTr="00053B79">
        <w:trPr>
          <w:trHeight w:val="255"/>
          <w:jc w:val="right"/>
        </w:trPr>
        <w:tc>
          <w:tcPr>
            <w:tcW w:w="0" w:type="auto"/>
            <w:tcBorders>
              <w:top w:val="nil"/>
              <w:left w:val="nil"/>
              <w:bottom w:val="nil"/>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 Options on Index</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137"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 </w:t>
            </w:r>
          </w:p>
        </w:tc>
      </w:tr>
      <w:tr w:rsidR="00430234" w:rsidRPr="005E1C78" w:rsidTr="00053B79">
        <w:trPr>
          <w:trHeight w:val="255"/>
          <w:jc w:val="right"/>
        </w:trPr>
        <w:tc>
          <w:tcPr>
            <w:tcW w:w="0" w:type="auto"/>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21,10,59,297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27,46,65,301</w:t>
            </w:r>
          </w:p>
        </w:tc>
        <w:tc>
          <w:tcPr>
            <w:tcW w:w="1137"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30.1</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1,42,492</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-100.0</w:t>
            </w:r>
          </w:p>
        </w:tc>
      </w:tr>
      <w:tr w:rsidR="00430234" w:rsidRPr="005E1C78" w:rsidTr="00053B79">
        <w:trPr>
          <w:trHeight w:val="255"/>
          <w:jc w:val="right"/>
        </w:trPr>
        <w:tc>
          <w:tcPr>
            <w:tcW w:w="0" w:type="auto"/>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24,79,31,778</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31,57,51,153</w:t>
            </w:r>
          </w:p>
        </w:tc>
        <w:tc>
          <w:tcPr>
            <w:tcW w:w="1137"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27.4</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12,18,595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106</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-100.0</w:t>
            </w:r>
          </w:p>
        </w:tc>
      </w:tr>
      <w:tr w:rsidR="00430234" w:rsidRPr="005E1C78" w:rsidTr="00053B79">
        <w:trPr>
          <w:trHeight w:val="255"/>
          <w:jc w:val="right"/>
        </w:trPr>
        <w:tc>
          <w:tcPr>
            <w:tcW w:w="0" w:type="auto"/>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(iii) Stock Futures</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2,25,73,353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2,62,76,560</w:t>
            </w:r>
          </w:p>
        </w:tc>
        <w:tc>
          <w:tcPr>
            <w:tcW w:w="1137"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16.4</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(iv) Options on Stock</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137"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 </w:t>
            </w:r>
          </w:p>
        </w:tc>
      </w:tr>
      <w:tr w:rsidR="00430234" w:rsidRPr="005E1C78" w:rsidTr="00053B79">
        <w:trPr>
          <w:trHeight w:val="255"/>
          <w:jc w:val="right"/>
        </w:trPr>
        <w:tc>
          <w:tcPr>
            <w:tcW w:w="0" w:type="auto"/>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61,15,405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89,34,064</w:t>
            </w:r>
          </w:p>
        </w:tc>
        <w:tc>
          <w:tcPr>
            <w:tcW w:w="1137"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46.1</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nil"/>
              <w:left w:val="single" w:sz="4" w:space="0" w:color="000000"/>
              <w:bottom w:val="single" w:sz="4" w:space="0" w:color="000000"/>
              <w:right w:val="nil"/>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1,08,50,597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1,62,88,049</w:t>
            </w:r>
          </w:p>
        </w:tc>
        <w:tc>
          <w:tcPr>
            <w:tcW w:w="113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50.1</w:t>
            </w:r>
          </w:p>
        </w:tc>
        <w:tc>
          <w:tcPr>
            <w:tcW w:w="149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nil"/>
              <w:left w:val="single" w:sz="4" w:space="0" w:color="000000"/>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 xml:space="preserve">         Total</w:t>
            </w:r>
          </w:p>
        </w:tc>
        <w:tc>
          <w:tcPr>
            <w:tcW w:w="0" w:type="auto"/>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51,13,74,339</w:t>
            </w:r>
          </w:p>
        </w:tc>
        <w:tc>
          <w:tcPr>
            <w:tcW w:w="0" w:type="auto"/>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65,73,93,511</w:t>
            </w:r>
          </w:p>
        </w:tc>
        <w:tc>
          <w:tcPr>
            <w:tcW w:w="1137"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28.6</w:t>
            </w:r>
          </w:p>
        </w:tc>
        <w:tc>
          <w:tcPr>
            <w:tcW w:w="1495"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13,65,231</w:t>
            </w:r>
          </w:p>
        </w:tc>
        <w:tc>
          <w:tcPr>
            <w:tcW w:w="0" w:type="auto"/>
            <w:tcBorders>
              <w:top w:val="nil"/>
              <w:left w:val="nil"/>
              <w:bottom w:val="single" w:sz="4" w:space="0" w:color="000000"/>
              <w:right w:val="nil"/>
            </w:tcBorders>
            <w:shd w:val="clear" w:color="C6D9F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1,853</w:t>
            </w:r>
          </w:p>
        </w:tc>
        <w:tc>
          <w:tcPr>
            <w:tcW w:w="0" w:type="auto"/>
            <w:tcBorders>
              <w:top w:val="nil"/>
              <w:left w:val="single" w:sz="4" w:space="0" w:color="auto"/>
              <w:bottom w:val="single" w:sz="4" w:space="0" w:color="auto"/>
              <w:right w:val="single" w:sz="4" w:space="0" w:color="auto"/>
            </w:tcBorders>
            <w:shd w:val="clear" w:color="000000" w:fill="95B3D7"/>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-99.9</w:t>
            </w:r>
          </w:p>
        </w:tc>
      </w:tr>
      <w:tr w:rsidR="00430234" w:rsidRPr="005E1C78" w:rsidTr="00053B79">
        <w:trPr>
          <w:trHeight w:val="255"/>
          <w:jc w:val="right"/>
        </w:trPr>
        <w:tc>
          <w:tcPr>
            <w:tcW w:w="9800" w:type="dxa"/>
            <w:gridSpan w:val="7"/>
            <w:tcBorders>
              <w:top w:val="single" w:sz="4" w:space="0" w:color="000000"/>
              <w:left w:val="single" w:sz="4" w:space="0" w:color="000000"/>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 xml:space="preserve">C.  Open Interest in Terms of Value ( </w:t>
            </w:r>
            <w:r w:rsidRPr="005E1C78">
              <w:rPr>
                <w:rFonts w:ascii="Rupee Foradian" w:hAnsi="Rupee Foradian"/>
                <w:b/>
                <w:bCs/>
                <w:sz w:val="22"/>
                <w:szCs w:val="22"/>
              </w:rPr>
              <w:t>`</w:t>
            </w:r>
            <w:r w:rsidRPr="005E1C78">
              <w:rPr>
                <w:rFonts w:ascii="Garamond" w:hAnsi="Garamond"/>
                <w:b/>
                <w:bCs/>
                <w:sz w:val="22"/>
                <w:szCs w:val="22"/>
              </w:rPr>
              <w:t xml:space="preserve"> crore)</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lastRenderedPageBreak/>
              <w:t xml:space="preserve">   (i) Index  Futures</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13,017</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15,673</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20.4</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78.7</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0.1</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-99.9</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 Options on Index</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 </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56,064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74,795</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33.4</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35,865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69,674</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94.3</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6.5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(iii) Stock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85,712</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96,946</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13.1</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(iv) Options on Stock</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 </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7,082</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11,600</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63.8</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10,043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19,173</w:t>
            </w:r>
          </w:p>
        </w:tc>
        <w:tc>
          <w:tcPr>
            <w:tcW w:w="1137"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xml:space="preserve">90.9 </w:t>
            </w:r>
          </w:p>
        </w:tc>
        <w:tc>
          <w:tcPr>
            <w:tcW w:w="1495" w:type="dxa"/>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000000"/>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color w:val="000000"/>
                <w:sz w:val="22"/>
                <w:szCs w:val="22"/>
              </w:rPr>
            </w:pPr>
            <w:r w:rsidRPr="005E1C78">
              <w:rPr>
                <w:rFonts w:ascii="Garamond" w:hAnsi="Garamond"/>
                <w:color w:val="000000"/>
                <w:sz w:val="22"/>
                <w:szCs w:val="22"/>
              </w:rPr>
              <w:t>0.0</w:t>
            </w:r>
          </w:p>
        </w:tc>
      </w:tr>
      <w:tr w:rsidR="00430234" w:rsidRPr="005E1C78" w:rsidTr="00053B79">
        <w:trPr>
          <w:trHeight w:val="255"/>
          <w:jc w:val="right"/>
        </w:trPr>
        <w:tc>
          <w:tcPr>
            <w:tcW w:w="0" w:type="auto"/>
            <w:tcBorders>
              <w:top w:val="single" w:sz="4" w:space="0" w:color="000000"/>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 xml:space="preserve">         Total</w:t>
            </w:r>
          </w:p>
        </w:tc>
        <w:tc>
          <w:tcPr>
            <w:tcW w:w="0" w:type="auto"/>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2,07,783</w:t>
            </w:r>
          </w:p>
        </w:tc>
        <w:tc>
          <w:tcPr>
            <w:tcW w:w="0" w:type="auto"/>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2,87,861</w:t>
            </w:r>
          </w:p>
        </w:tc>
        <w:tc>
          <w:tcPr>
            <w:tcW w:w="1137"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38.5</w:t>
            </w:r>
          </w:p>
        </w:tc>
        <w:tc>
          <w:tcPr>
            <w:tcW w:w="1495"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78.7</w:t>
            </w:r>
          </w:p>
        </w:tc>
        <w:tc>
          <w:tcPr>
            <w:tcW w:w="0" w:type="auto"/>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BB7097">
            <w:pPr>
              <w:jc w:val="right"/>
              <w:rPr>
                <w:rFonts w:ascii="Garamond" w:hAnsi="Garamond"/>
                <w:b/>
                <w:bCs/>
                <w:sz w:val="22"/>
                <w:szCs w:val="22"/>
              </w:rPr>
            </w:pPr>
            <w:r w:rsidRPr="005E1C78">
              <w:rPr>
                <w:rFonts w:ascii="Garamond" w:hAnsi="Garamond"/>
                <w:b/>
                <w:bCs/>
                <w:sz w:val="22"/>
                <w:szCs w:val="22"/>
              </w:rPr>
              <w:t>6.</w:t>
            </w:r>
            <w:r w:rsidR="00BB7097">
              <w:rPr>
                <w:rFonts w:ascii="Garamond" w:hAnsi="Garamond"/>
                <w:b/>
                <w:bCs/>
                <w:sz w:val="22"/>
                <w:szCs w:val="22"/>
              </w:rPr>
              <w:t>6</w:t>
            </w:r>
          </w:p>
        </w:tc>
        <w:tc>
          <w:tcPr>
            <w:tcW w:w="0" w:type="auto"/>
            <w:tcBorders>
              <w:top w:val="single" w:sz="4" w:space="0" w:color="000000"/>
              <w:left w:val="nil"/>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430234" w:rsidRPr="005E1C78" w:rsidRDefault="00430234" w:rsidP="00BB7097">
            <w:pPr>
              <w:jc w:val="right"/>
              <w:rPr>
                <w:rFonts w:ascii="Garamond" w:hAnsi="Garamond"/>
                <w:b/>
                <w:bCs/>
                <w:sz w:val="22"/>
                <w:szCs w:val="22"/>
              </w:rPr>
            </w:pPr>
            <w:r w:rsidRPr="005E1C78">
              <w:rPr>
                <w:rFonts w:ascii="Garamond" w:hAnsi="Garamond"/>
                <w:b/>
                <w:bCs/>
                <w:sz w:val="22"/>
                <w:szCs w:val="22"/>
              </w:rPr>
              <w:t>-91.</w:t>
            </w:r>
            <w:r w:rsidR="00BB7097">
              <w:rPr>
                <w:rFonts w:ascii="Garamond" w:hAnsi="Garamond"/>
                <w:b/>
                <w:bCs/>
                <w:sz w:val="22"/>
                <w:szCs w:val="22"/>
              </w:rPr>
              <w:t>6</w:t>
            </w:r>
          </w:p>
        </w:tc>
      </w:tr>
      <w:tr w:rsidR="00430234" w:rsidRPr="005E1C78" w:rsidTr="00053B79">
        <w:trPr>
          <w:trHeight w:val="255"/>
          <w:jc w:val="right"/>
        </w:trPr>
        <w:tc>
          <w:tcPr>
            <w:tcW w:w="9800" w:type="dxa"/>
            <w:gridSpan w:val="7"/>
            <w:tcBorders>
              <w:top w:val="single" w:sz="4" w:space="0" w:color="000000"/>
              <w:left w:val="single" w:sz="4" w:space="0" w:color="000000"/>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D.  Open Interest in Terms of No. of Contracts</w:t>
            </w:r>
          </w:p>
        </w:tc>
      </w:tr>
      <w:tr w:rsidR="00430234" w:rsidRPr="005E1C78" w:rsidTr="00053B79">
        <w:trPr>
          <w:trHeight w:val="255"/>
          <w:jc w:val="right"/>
        </w:trPr>
        <w:tc>
          <w:tcPr>
            <w:tcW w:w="0" w:type="auto"/>
            <w:tcBorders>
              <w:top w:val="single" w:sz="4" w:space="0" w:color="000000"/>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 Index  Futures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2,16,509</w:t>
            </w:r>
          </w:p>
        </w:tc>
        <w:tc>
          <w:tcPr>
            <w:tcW w:w="0" w:type="auto"/>
            <w:tcBorders>
              <w:top w:val="single" w:sz="4" w:space="0" w:color="auto"/>
              <w:left w:val="single" w:sz="4" w:space="0" w:color="auto"/>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2,19,360</w:t>
            </w:r>
          </w:p>
        </w:tc>
        <w:tc>
          <w:tcPr>
            <w:tcW w:w="1137"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1.3</w:t>
            </w:r>
          </w:p>
        </w:tc>
        <w:tc>
          <w:tcPr>
            <w:tcW w:w="1495" w:type="dxa"/>
            <w:tcBorders>
              <w:top w:val="single" w:sz="4" w:space="0" w:color="000000"/>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971</w:t>
            </w:r>
          </w:p>
        </w:tc>
        <w:tc>
          <w:tcPr>
            <w:tcW w:w="0" w:type="auto"/>
            <w:tcBorders>
              <w:top w:val="single" w:sz="4" w:space="0" w:color="000000"/>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w:t>
            </w:r>
          </w:p>
        </w:tc>
        <w:tc>
          <w:tcPr>
            <w:tcW w:w="0" w:type="auto"/>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-99.9</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 Options on Index</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single" w:sz="4" w:space="0" w:color="auto"/>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9,03,106</w:t>
            </w:r>
          </w:p>
        </w:tc>
        <w:tc>
          <w:tcPr>
            <w:tcW w:w="0" w:type="auto"/>
            <w:tcBorders>
              <w:top w:val="nil"/>
              <w:left w:val="single" w:sz="4" w:space="0" w:color="auto"/>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10,90,906</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20.8</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5,89,447</w:t>
            </w:r>
          </w:p>
        </w:tc>
        <w:tc>
          <w:tcPr>
            <w:tcW w:w="0" w:type="auto"/>
            <w:tcBorders>
              <w:top w:val="nil"/>
              <w:left w:val="single" w:sz="4" w:space="0" w:color="auto"/>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10,72,880</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82.0</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80</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 xml:space="preserve">  (iii) Stock Futures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16,71,650</w:t>
            </w:r>
          </w:p>
        </w:tc>
        <w:tc>
          <w:tcPr>
            <w:tcW w:w="0" w:type="auto"/>
            <w:tcBorders>
              <w:top w:val="nil"/>
              <w:left w:val="single" w:sz="4" w:space="0" w:color="auto"/>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15,05,590</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-9.9</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sz w:val="22"/>
                <w:szCs w:val="22"/>
              </w:rPr>
            </w:pPr>
            <w:r w:rsidRPr="005E1C78">
              <w:rPr>
                <w:rFonts w:ascii="Garamond" w:hAnsi="Garamond"/>
                <w:sz w:val="22"/>
                <w:szCs w:val="22"/>
              </w:rPr>
              <w:t>(iv) Options on Stock</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single" w:sz="4" w:space="0" w:color="auto"/>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 </w:t>
            </w:r>
          </w:p>
        </w:tc>
      </w:tr>
      <w:tr w:rsidR="00430234" w:rsidRPr="005E1C78" w:rsidTr="00053B79">
        <w:trPr>
          <w:trHeight w:val="255"/>
          <w:jc w:val="right"/>
        </w:trPr>
        <w:tc>
          <w:tcPr>
            <w:tcW w:w="0" w:type="auto"/>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Put</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1,35,698</w:t>
            </w:r>
          </w:p>
        </w:tc>
        <w:tc>
          <w:tcPr>
            <w:tcW w:w="0" w:type="auto"/>
            <w:tcBorders>
              <w:top w:val="nil"/>
              <w:left w:val="single" w:sz="4" w:space="0" w:color="auto"/>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1,79,608</w:t>
            </w:r>
          </w:p>
        </w:tc>
        <w:tc>
          <w:tcPr>
            <w:tcW w:w="113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32.4</w:t>
            </w:r>
          </w:p>
        </w:tc>
        <w:tc>
          <w:tcPr>
            <w:tcW w:w="1495" w:type="dxa"/>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i/>
                <w:iCs/>
                <w:sz w:val="22"/>
                <w:szCs w:val="22"/>
              </w:rPr>
            </w:pPr>
            <w:r w:rsidRPr="005E1C78">
              <w:rPr>
                <w:rFonts w:ascii="Garamond" w:hAnsi="Garamond"/>
                <w:i/>
                <w:iCs/>
                <w:sz w:val="22"/>
                <w:szCs w:val="22"/>
              </w:rPr>
              <w:t xml:space="preserve">          Call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1,91,084</w:t>
            </w:r>
          </w:p>
        </w:tc>
        <w:tc>
          <w:tcPr>
            <w:tcW w:w="0" w:type="auto"/>
            <w:tcBorders>
              <w:top w:val="nil"/>
              <w:left w:val="single" w:sz="4" w:space="0" w:color="auto"/>
              <w:bottom w:val="single" w:sz="4" w:space="0" w:color="auto"/>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2,98,559</w:t>
            </w:r>
          </w:p>
        </w:tc>
        <w:tc>
          <w:tcPr>
            <w:tcW w:w="113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56.2</w:t>
            </w:r>
          </w:p>
        </w:tc>
        <w:tc>
          <w:tcPr>
            <w:tcW w:w="1495"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430234" w:rsidRPr="005E1C78" w:rsidRDefault="00430234" w:rsidP="00053B79">
            <w:pPr>
              <w:jc w:val="right"/>
              <w:rPr>
                <w:rFonts w:ascii="Garamond" w:hAnsi="Garamond"/>
                <w:sz w:val="22"/>
                <w:szCs w:val="22"/>
              </w:rPr>
            </w:pPr>
            <w:r w:rsidRPr="005E1C78">
              <w:rPr>
                <w:rFonts w:ascii="Garamond" w:hAnsi="Garamond"/>
                <w:sz w:val="22"/>
                <w:szCs w:val="22"/>
              </w:rPr>
              <w:t>0.0</w:t>
            </w:r>
          </w:p>
        </w:tc>
      </w:tr>
      <w:tr w:rsidR="00430234" w:rsidRPr="005E1C78" w:rsidTr="00053B79">
        <w:trPr>
          <w:trHeight w:val="255"/>
          <w:jc w:val="right"/>
        </w:trPr>
        <w:tc>
          <w:tcPr>
            <w:tcW w:w="0" w:type="auto"/>
            <w:tcBorders>
              <w:top w:val="nil"/>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rPr>
                <w:rFonts w:ascii="Garamond" w:hAnsi="Garamond"/>
                <w:b/>
                <w:bCs/>
                <w:sz w:val="22"/>
                <w:szCs w:val="22"/>
              </w:rPr>
            </w:pPr>
            <w:r w:rsidRPr="005E1C78">
              <w:rPr>
                <w:rFonts w:ascii="Garamond" w:hAnsi="Garamond"/>
                <w:b/>
                <w:bCs/>
                <w:sz w:val="22"/>
                <w:szCs w:val="22"/>
              </w:rPr>
              <w:t xml:space="preserve">         Total</w:t>
            </w:r>
          </w:p>
        </w:tc>
        <w:tc>
          <w:tcPr>
            <w:tcW w:w="0" w:type="auto"/>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37,07,494</w:t>
            </w:r>
          </w:p>
        </w:tc>
        <w:tc>
          <w:tcPr>
            <w:tcW w:w="0" w:type="auto"/>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43,66,903</w:t>
            </w:r>
          </w:p>
        </w:tc>
        <w:tc>
          <w:tcPr>
            <w:tcW w:w="1137"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CF6275" w:rsidP="00CF6275">
            <w:pPr>
              <w:jc w:val="right"/>
              <w:rPr>
                <w:rFonts w:ascii="Garamond" w:hAnsi="Garamond"/>
                <w:b/>
                <w:bCs/>
                <w:sz w:val="22"/>
                <w:szCs w:val="22"/>
              </w:rPr>
            </w:pPr>
            <w:r>
              <w:rPr>
                <w:rFonts w:ascii="Garamond" w:hAnsi="Garamond"/>
                <w:b/>
                <w:bCs/>
                <w:sz w:val="22"/>
                <w:szCs w:val="22"/>
              </w:rPr>
              <w:t>17.8</w:t>
            </w:r>
          </w:p>
        </w:tc>
        <w:tc>
          <w:tcPr>
            <w:tcW w:w="1495"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971</w:t>
            </w:r>
          </w:p>
        </w:tc>
        <w:tc>
          <w:tcPr>
            <w:tcW w:w="0" w:type="auto"/>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81</w:t>
            </w:r>
          </w:p>
        </w:tc>
        <w:tc>
          <w:tcPr>
            <w:tcW w:w="0" w:type="auto"/>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430234" w:rsidRPr="005E1C78" w:rsidRDefault="00430234" w:rsidP="00053B79">
            <w:pPr>
              <w:jc w:val="right"/>
              <w:rPr>
                <w:rFonts w:ascii="Garamond" w:hAnsi="Garamond"/>
                <w:b/>
                <w:bCs/>
                <w:sz w:val="22"/>
                <w:szCs w:val="22"/>
              </w:rPr>
            </w:pPr>
            <w:r w:rsidRPr="005E1C78">
              <w:rPr>
                <w:rFonts w:ascii="Garamond" w:hAnsi="Garamond"/>
                <w:b/>
                <w:bCs/>
                <w:sz w:val="22"/>
                <w:szCs w:val="22"/>
              </w:rPr>
              <w:t>-91.7</w:t>
            </w:r>
          </w:p>
        </w:tc>
      </w:tr>
    </w:tbl>
    <w:p w:rsidR="00430234" w:rsidRPr="00E465B9" w:rsidRDefault="00430234" w:rsidP="00430234">
      <w:pPr>
        <w:tabs>
          <w:tab w:val="left" w:pos="3135"/>
        </w:tabs>
        <w:rPr>
          <w:rFonts w:ascii="Palatino Linotype" w:eastAsia="Palatino Linotype" w:hAnsi="Palatino Linotype" w:cs="Palatino Linotype"/>
          <w:b/>
          <w:sz w:val="18"/>
          <w:szCs w:val="18"/>
        </w:rPr>
      </w:pPr>
      <w:r w:rsidRPr="00E465B9">
        <w:rPr>
          <w:rFonts w:ascii="Palatino Linotype" w:eastAsia="Palatino Linotype" w:hAnsi="Palatino Linotype" w:cs="Palatino Linotype"/>
          <w:b/>
          <w:sz w:val="18"/>
          <w:szCs w:val="18"/>
        </w:rPr>
        <w:t xml:space="preserve"> Source: NSE and BSE</w:t>
      </w:r>
    </w:p>
    <w:p w:rsidR="00430234" w:rsidRDefault="00430234" w:rsidP="00430234">
      <w:pPr>
        <w:tabs>
          <w:tab w:val="left" w:pos="3135"/>
        </w:tabs>
        <w:rPr>
          <w:rFonts w:ascii="Palatino Linotype" w:eastAsia="Palatino Linotype" w:hAnsi="Palatino Linotype" w:cs="Palatino Linotype"/>
          <w:b/>
          <w:sz w:val="18"/>
          <w:szCs w:val="18"/>
          <w:highlight w:val="yellow"/>
        </w:rPr>
      </w:pPr>
    </w:p>
    <w:p w:rsidR="00430234" w:rsidRPr="00A579D6" w:rsidRDefault="00430234" w:rsidP="00430234">
      <w:pPr>
        <w:tabs>
          <w:tab w:val="left" w:pos="3135"/>
        </w:tabs>
        <w:rPr>
          <w:rFonts w:ascii="Palatino Linotype" w:eastAsia="Palatino Linotype" w:hAnsi="Palatino Linotype" w:cs="Palatino Linotype"/>
          <w:bCs/>
          <w:sz w:val="18"/>
          <w:szCs w:val="18"/>
          <w:u w:val="single"/>
        </w:rPr>
      </w:pPr>
      <w:r w:rsidRPr="00A579D6">
        <w:rPr>
          <w:rFonts w:ascii="Palatino Linotype" w:eastAsia="Palatino Linotype" w:hAnsi="Palatino Linotype" w:cs="Palatino Linotype"/>
          <w:bCs/>
          <w:sz w:val="18"/>
          <w:szCs w:val="18"/>
          <w:u w:val="single"/>
        </w:rPr>
        <w:t>NSE -</w:t>
      </w:r>
    </w:p>
    <w:p w:rsidR="00430234" w:rsidRPr="00DA719B" w:rsidRDefault="00430234" w:rsidP="00430234">
      <w:pPr>
        <w:numPr>
          <w:ilvl w:val="0"/>
          <w:numId w:val="12"/>
        </w:numPr>
        <w:pBdr>
          <w:top w:val="nil"/>
          <w:left w:val="nil"/>
          <w:bottom w:val="nil"/>
          <w:right w:val="nil"/>
          <w:between w:val="nil"/>
        </w:pBdr>
        <w:spacing w:line="276" w:lineRule="auto"/>
        <w:jc w:val="both"/>
        <w:rPr>
          <w:color w:val="000000"/>
          <w:sz w:val="22"/>
          <w:szCs w:val="22"/>
        </w:rPr>
      </w:pPr>
      <w:r w:rsidRPr="00DA719B">
        <w:rPr>
          <w:rFonts w:ascii="Palatino Linotype" w:eastAsia="Palatino Linotype" w:hAnsi="Palatino Linotype" w:cs="Palatino Linotype"/>
          <w:color w:val="000000"/>
          <w:sz w:val="22"/>
          <w:szCs w:val="22"/>
        </w:rPr>
        <w:t xml:space="preserve">The notional monthly turnover in the equity derivatives segment of NSE increased by 47.8 per cent to </w:t>
      </w:r>
      <w:r w:rsidRPr="00DA719B">
        <w:rPr>
          <w:rFonts w:ascii="Tahoma" w:eastAsia="Tahoma" w:hAnsi="Tahoma" w:cs="Tahoma"/>
          <w:color w:val="000000"/>
          <w:sz w:val="22"/>
          <w:szCs w:val="22"/>
        </w:rPr>
        <w:t>₹</w:t>
      </w:r>
      <w:r>
        <w:rPr>
          <w:rFonts w:ascii="Palatino Linotype" w:eastAsia="Palatino Linotype" w:hAnsi="Palatino Linotype" w:cs="Palatino Linotype"/>
          <w:color w:val="000000"/>
          <w:sz w:val="22"/>
          <w:szCs w:val="22"/>
        </w:rPr>
        <w:t>367</w:t>
      </w:r>
      <w:r w:rsidRPr="00DA719B">
        <w:rPr>
          <w:rFonts w:ascii="Palatino Linotype" w:eastAsia="Palatino Linotype" w:hAnsi="Palatino Linotype" w:cs="Palatino Linotype"/>
          <w:color w:val="000000"/>
          <w:sz w:val="22"/>
          <w:szCs w:val="22"/>
        </w:rPr>
        <w:t>.</w:t>
      </w:r>
      <w:r>
        <w:rPr>
          <w:rFonts w:ascii="Palatino Linotype" w:eastAsia="Palatino Linotype" w:hAnsi="Palatino Linotype" w:cs="Palatino Linotype"/>
          <w:color w:val="000000"/>
          <w:sz w:val="22"/>
          <w:szCs w:val="22"/>
        </w:rPr>
        <w:t>1</w:t>
      </w:r>
      <w:r w:rsidRPr="00DA719B">
        <w:rPr>
          <w:rFonts w:ascii="Palatino Linotype" w:eastAsia="Palatino Linotype" w:hAnsi="Palatino Linotype" w:cs="Palatino Linotype"/>
          <w:color w:val="000000"/>
          <w:sz w:val="22"/>
          <w:szCs w:val="22"/>
        </w:rPr>
        <w:t xml:space="preserve"> lakh crore in June 2020 from </w:t>
      </w:r>
      <w:r w:rsidRPr="00DA719B">
        <w:rPr>
          <w:rFonts w:ascii="Tahoma" w:eastAsia="Tahoma" w:hAnsi="Tahoma" w:cs="Tahoma"/>
          <w:color w:val="000000"/>
          <w:sz w:val="22"/>
          <w:szCs w:val="22"/>
        </w:rPr>
        <w:t>₹</w:t>
      </w:r>
      <w:r w:rsidRPr="00DA719B">
        <w:rPr>
          <w:rFonts w:ascii="Palatino Linotype" w:eastAsia="Palatino Linotype" w:hAnsi="Palatino Linotype" w:cs="Palatino Linotype"/>
          <w:color w:val="000000"/>
          <w:sz w:val="22"/>
          <w:szCs w:val="22"/>
        </w:rPr>
        <w:t>248.3 lakh crore i</w:t>
      </w:r>
      <w:r w:rsidRPr="00DA719B">
        <w:rPr>
          <w:rFonts w:ascii="Palatino Linotype" w:eastAsia="Palatino Linotype" w:hAnsi="Palatino Linotype" w:cs="Palatino Linotype"/>
          <w:color w:val="000000" w:themeColor="text1"/>
          <w:sz w:val="22"/>
          <w:szCs w:val="22"/>
        </w:rPr>
        <w:t xml:space="preserve">n </w:t>
      </w:r>
      <w:r w:rsidRPr="00DA719B">
        <w:rPr>
          <w:rFonts w:ascii="Palatino Linotype" w:eastAsia="Palatino Linotype" w:hAnsi="Palatino Linotype" w:cs="Palatino Linotype"/>
          <w:color w:val="000000"/>
          <w:sz w:val="22"/>
          <w:szCs w:val="22"/>
        </w:rPr>
        <w:t>May</w:t>
      </w:r>
      <w:r w:rsidRPr="00DA719B">
        <w:rPr>
          <w:rFonts w:ascii="Palatino Linotype" w:eastAsia="Palatino Linotype" w:hAnsi="Palatino Linotype" w:cs="Palatino Linotype"/>
          <w:color w:val="000000" w:themeColor="text1"/>
          <w:sz w:val="22"/>
          <w:szCs w:val="22"/>
        </w:rPr>
        <w:t xml:space="preserve"> 2020. Further, the average daily turnover in equity derivative</w:t>
      </w:r>
      <w:r>
        <w:rPr>
          <w:rFonts w:ascii="Palatino Linotype" w:eastAsia="Palatino Linotype" w:hAnsi="Palatino Linotype" w:cs="Palatino Linotype"/>
          <w:color w:val="000000" w:themeColor="text1"/>
          <w:sz w:val="22"/>
          <w:szCs w:val="22"/>
        </w:rPr>
        <w:t>s</w:t>
      </w:r>
      <w:r w:rsidRPr="00DA719B">
        <w:rPr>
          <w:rFonts w:ascii="Palatino Linotype" w:eastAsia="Palatino Linotype" w:hAnsi="Palatino Linotype" w:cs="Palatino Linotype"/>
          <w:color w:val="000000" w:themeColor="text1"/>
          <w:sz w:val="22"/>
          <w:szCs w:val="22"/>
        </w:rPr>
        <w:t xml:space="preserve"> segment during June 2020 increased to </w:t>
      </w:r>
      <w:r w:rsidRPr="00DA719B">
        <w:rPr>
          <w:rFonts w:ascii="Tahoma" w:eastAsia="Tahoma" w:hAnsi="Tahoma" w:cs="Tahoma"/>
          <w:color w:val="000000" w:themeColor="text1"/>
          <w:sz w:val="22"/>
          <w:szCs w:val="22"/>
        </w:rPr>
        <w:t>₹</w:t>
      </w:r>
      <w:r w:rsidRPr="00DA719B">
        <w:rPr>
          <w:rFonts w:ascii="Palatino Linotype" w:eastAsia="Palatino Linotype" w:hAnsi="Palatino Linotype" w:cs="Palatino Linotype"/>
          <w:color w:val="000000" w:themeColor="text1"/>
          <w:sz w:val="22"/>
          <w:szCs w:val="22"/>
        </w:rPr>
        <w:t xml:space="preserve">16, 68,626 crore from </w:t>
      </w:r>
      <w:r w:rsidR="00CF6275">
        <w:rPr>
          <w:rFonts w:ascii="Palatino Linotype" w:eastAsia="Palatino Linotype" w:hAnsi="Palatino Linotype" w:cs="Palatino Linotype"/>
          <w:color w:val="000000" w:themeColor="text1"/>
          <w:sz w:val="22"/>
          <w:szCs w:val="22"/>
        </w:rPr>
        <w:t xml:space="preserve">                        </w:t>
      </w:r>
      <w:r w:rsidRPr="00DA719B">
        <w:rPr>
          <w:rFonts w:ascii="Tahoma" w:eastAsia="Tahoma" w:hAnsi="Tahoma" w:cs="Tahoma"/>
          <w:color w:val="000000" w:themeColor="text1"/>
          <w:sz w:val="22"/>
          <w:szCs w:val="22"/>
        </w:rPr>
        <w:t>₹</w:t>
      </w:r>
      <w:r w:rsidR="00CF6275">
        <w:rPr>
          <w:rFonts w:ascii="Tahoma" w:eastAsia="Tahoma" w:hAnsi="Tahoma" w:cs="Tahoma"/>
          <w:color w:val="000000" w:themeColor="text1"/>
          <w:sz w:val="22"/>
          <w:szCs w:val="22"/>
        </w:rPr>
        <w:t xml:space="preserve"> </w:t>
      </w:r>
      <w:r w:rsidRPr="00DA719B">
        <w:rPr>
          <w:rFonts w:ascii="Palatino Linotype" w:eastAsia="Palatino Linotype" w:hAnsi="Palatino Linotype" w:cs="Palatino Linotype"/>
          <w:color w:val="000000" w:themeColor="text1"/>
          <w:sz w:val="22"/>
          <w:szCs w:val="22"/>
        </w:rPr>
        <w:t xml:space="preserve">13, 06,944 crore in May 2020. </w:t>
      </w:r>
    </w:p>
    <w:p w:rsidR="00430234" w:rsidRPr="00EF5C64" w:rsidRDefault="00430234" w:rsidP="00430234">
      <w:pPr>
        <w:numPr>
          <w:ilvl w:val="0"/>
          <w:numId w:val="12"/>
        </w:numPr>
        <w:pBdr>
          <w:top w:val="nil"/>
          <w:left w:val="nil"/>
          <w:bottom w:val="nil"/>
          <w:right w:val="nil"/>
          <w:between w:val="nil"/>
        </w:pBdr>
        <w:spacing w:line="276" w:lineRule="auto"/>
        <w:jc w:val="both"/>
        <w:rPr>
          <w:color w:val="000000" w:themeColor="text1"/>
          <w:sz w:val="22"/>
          <w:szCs w:val="22"/>
        </w:rPr>
      </w:pPr>
      <w:r w:rsidRPr="00EF5C64">
        <w:rPr>
          <w:rFonts w:ascii="Palatino Linotype" w:eastAsia="Palatino Linotype" w:hAnsi="Palatino Linotype" w:cs="Palatino Linotype"/>
          <w:color w:val="000000"/>
          <w:sz w:val="22"/>
          <w:szCs w:val="22"/>
        </w:rPr>
        <w:t xml:space="preserve">During June 2020, Index options accounted for 89.6 per cent of the total notional turnover in the </w:t>
      </w:r>
      <w:r w:rsidRPr="00EF5C64">
        <w:rPr>
          <w:rFonts w:ascii="Palatino Linotype" w:eastAsia="Palatino Linotype" w:hAnsi="Palatino Linotype" w:cs="Palatino Linotype"/>
          <w:color w:val="000000" w:themeColor="text1"/>
          <w:sz w:val="22"/>
          <w:szCs w:val="22"/>
        </w:rPr>
        <w:t>F&amp;O segment of NSE compared to 89.2 per cent in previous month.</w:t>
      </w:r>
    </w:p>
    <w:p w:rsidR="00430234" w:rsidRPr="004E27B9" w:rsidRDefault="00430234" w:rsidP="00430234">
      <w:pPr>
        <w:numPr>
          <w:ilvl w:val="0"/>
          <w:numId w:val="12"/>
        </w:numPr>
        <w:pBdr>
          <w:top w:val="nil"/>
          <w:left w:val="nil"/>
          <w:bottom w:val="nil"/>
          <w:right w:val="nil"/>
          <w:between w:val="nil"/>
        </w:pBdr>
        <w:spacing w:line="276" w:lineRule="auto"/>
        <w:jc w:val="both"/>
        <w:rPr>
          <w:color w:val="000000" w:themeColor="text1"/>
          <w:sz w:val="22"/>
          <w:szCs w:val="22"/>
        </w:rPr>
      </w:pPr>
      <w:r w:rsidRPr="00EF5C64">
        <w:rPr>
          <w:rFonts w:ascii="Palatino Linotype" w:eastAsia="Palatino Linotype" w:hAnsi="Palatino Linotype" w:cs="Palatino Linotype"/>
          <w:color w:val="000000" w:themeColor="text1"/>
          <w:sz w:val="22"/>
          <w:szCs w:val="22"/>
        </w:rPr>
        <w:t xml:space="preserve">The notional turnover in index options (call and put together) increased to </w:t>
      </w:r>
      <w:r w:rsidRPr="00EF5C64">
        <w:rPr>
          <w:rFonts w:ascii="Tahoma" w:eastAsia="Tahoma" w:hAnsi="Tahoma" w:cs="Tahoma"/>
          <w:color w:val="000000" w:themeColor="text1"/>
          <w:sz w:val="22"/>
          <w:szCs w:val="22"/>
        </w:rPr>
        <w:t>₹</w:t>
      </w:r>
      <w:r w:rsidRPr="00EF5C64">
        <w:rPr>
          <w:rFonts w:ascii="Palatino Linotype" w:eastAsia="Palatino Linotype" w:hAnsi="Palatino Linotype" w:cs="Palatino Linotype"/>
          <w:color w:val="000000" w:themeColor="text1"/>
          <w:sz w:val="22"/>
          <w:szCs w:val="22"/>
        </w:rPr>
        <w:t xml:space="preserve">329.0 lakh crore in </w:t>
      </w:r>
      <w:r w:rsidRPr="004E27B9">
        <w:rPr>
          <w:rFonts w:ascii="Palatino Linotype" w:eastAsia="Palatino Linotype" w:hAnsi="Palatino Linotype" w:cs="Palatino Linotype"/>
          <w:color w:val="000000" w:themeColor="text1"/>
          <w:sz w:val="22"/>
          <w:szCs w:val="22"/>
        </w:rPr>
        <w:t xml:space="preserve">June 2020 from </w:t>
      </w:r>
      <w:r w:rsidRPr="004E27B9">
        <w:rPr>
          <w:rFonts w:ascii="Tahoma" w:eastAsia="Tahoma" w:hAnsi="Tahoma" w:cs="Tahoma"/>
          <w:color w:val="000000" w:themeColor="text1"/>
          <w:sz w:val="22"/>
          <w:szCs w:val="22"/>
        </w:rPr>
        <w:t>₹</w:t>
      </w:r>
      <w:r w:rsidRPr="004E27B9">
        <w:rPr>
          <w:rFonts w:ascii="Palatino Linotype" w:eastAsia="Palatino Linotype" w:hAnsi="Palatino Linotype" w:cs="Palatino Linotype"/>
          <w:color w:val="000000" w:themeColor="text1"/>
          <w:sz w:val="22"/>
          <w:szCs w:val="22"/>
        </w:rPr>
        <w:t>221.5 lakh crore in May 2020.</w:t>
      </w:r>
    </w:p>
    <w:p w:rsidR="00430234" w:rsidRPr="004E27B9" w:rsidRDefault="00430234" w:rsidP="00430234">
      <w:pPr>
        <w:numPr>
          <w:ilvl w:val="0"/>
          <w:numId w:val="12"/>
        </w:numPr>
        <w:pBdr>
          <w:top w:val="nil"/>
          <w:left w:val="nil"/>
          <w:bottom w:val="nil"/>
          <w:right w:val="nil"/>
          <w:between w:val="nil"/>
        </w:pBdr>
        <w:spacing w:line="276" w:lineRule="auto"/>
        <w:jc w:val="both"/>
        <w:rPr>
          <w:color w:val="000000"/>
          <w:sz w:val="22"/>
          <w:szCs w:val="22"/>
        </w:rPr>
      </w:pPr>
      <w:r w:rsidRPr="004E27B9">
        <w:rPr>
          <w:rFonts w:ascii="Palatino Linotype" w:eastAsia="Palatino Linotype" w:hAnsi="Palatino Linotype" w:cs="Palatino Linotype"/>
          <w:color w:val="000000"/>
          <w:sz w:val="22"/>
          <w:szCs w:val="22"/>
        </w:rPr>
        <w:t xml:space="preserve">During June 2020, the percentage share of weekly options of total index options turnover stood at 68.5 per cent compared to 70.8 per cent in May 2020. The percentage share of monthly options in total index options turnover stood at 30.7 per cent in June 2020, increased from 28.4 per cent in May 2020. </w:t>
      </w: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Default="00430234" w:rsidP="00430234">
      <w:pPr>
        <w:pBdr>
          <w:top w:val="nil"/>
          <w:left w:val="nil"/>
          <w:bottom w:val="nil"/>
          <w:right w:val="nil"/>
          <w:between w:val="nil"/>
        </w:pBdr>
        <w:spacing w:line="276" w:lineRule="auto"/>
        <w:jc w:val="both"/>
        <w:rPr>
          <w:color w:val="000000"/>
          <w:sz w:val="22"/>
          <w:szCs w:val="22"/>
          <w:highlight w:val="yellow"/>
        </w:rPr>
      </w:pPr>
    </w:p>
    <w:p w:rsidR="00430234"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b/>
          <w:color w:val="000000"/>
          <w:sz w:val="22"/>
          <w:szCs w:val="22"/>
        </w:rPr>
      </w:pPr>
    </w:p>
    <w:p w:rsidR="00430234" w:rsidRPr="00B733AC"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b/>
          <w:color w:val="000000"/>
          <w:sz w:val="22"/>
          <w:szCs w:val="22"/>
        </w:rPr>
      </w:pPr>
      <w:r w:rsidRPr="00B733AC">
        <w:rPr>
          <w:rFonts w:ascii="Palatino Linotype" w:eastAsia="Palatino Linotype" w:hAnsi="Palatino Linotype" w:cs="Palatino Linotype"/>
          <w:b/>
          <w:color w:val="000000"/>
          <w:sz w:val="22"/>
          <w:szCs w:val="22"/>
        </w:rPr>
        <w:lastRenderedPageBreak/>
        <w:t>Figure 6: Maturity-wise percentage Share of Total Index Options Turnover (per cent)</w:t>
      </w:r>
    </w:p>
    <w:p w:rsidR="00430234" w:rsidRPr="00B0632D" w:rsidRDefault="00430234" w:rsidP="00430234">
      <w:pPr>
        <w:pBdr>
          <w:top w:val="nil"/>
          <w:left w:val="nil"/>
          <w:bottom w:val="nil"/>
          <w:right w:val="nil"/>
          <w:between w:val="nil"/>
        </w:pBdr>
        <w:spacing w:line="276" w:lineRule="auto"/>
        <w:ind w:left="720" w:hanging="720"/>
        <w:jc w:val="both"/>
        <w:rPr>
          <w:rFonts w:ascii="Palatino Linotype" w:eastAsia="Palatino Linotype" w:hAnsi="Palatino Linotype" w:cs="Palatino Linotype"/>
          <w:color w:val="000000"/>
          <w:sz w:val="22"/>
          <w:szCs w:val="22"/>
          <w:highlight w:val="yellow"/>
        </w:rPr>
      </w:pPr>
      <w:r>
        <w:rPr>
          <w:noProof/>
          <w:lang w:val="en-IN" w:eastAsia="en-IN" w:bidi="hi-IN"/>
        </w:rPr>
        <w:drawing>
          <wp:inline distT="0" distB="0" distL="0" distR="0" wp14:anchorId="7F9CE8D3" wp14:editId="419CDF70">
            <wp:extent cx="5286375" cy="2438400"/>
            <wp:effectExtent l="0" t="0" r="9525"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B0632D">
        <w:rPr>
          <w:rFonts w:ascii="Palatino Linotype" w:eastAsia="Palatino Linotype" w:hAnsi="Palatino Linotype" w:cs="Palatino Linotype"/>
          <w:color w:val="000000"/>
          <w:sz w:val="22"/>
          <w:szCs w:val="22"/>
          <w:highlight w:val="yellow"/>
        </w:rPr>
        <w:t xml:space="preserve">  </w:t>
      </w: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Pr="000D5B54" w:rsidRDefault="00430234" w:rsidP="00430234">
      <w:pPr>
        <w:numPr>
          <w:ilvl w:val="0"/>
          <w:numId w:val="12"/>
        </w:numPr>
        <w:pBdr>
          <w:top w:val="nil"/>
          <w:left w:val="nil"/>
          <w:bottom w:val="nil"/>
          <w:right w:val="nil"/>
          <w:between w:val="nil"/>
        </w:pBdr>
        <w:spacing w:line="276" w:lineRule="auto"/>
        <w:jc w:val="both"/>
        <w:rPr>
          <w:color w:val="000000"/>
          <w:sz w:val="22"/>
          <w:szCs w:val="22"/>
        </w:rPr>
      </w:pPr>
      <w:r w:rsidRPr="000D5B54">
        <w:rPr>
          <w:rFonts w:ascii="Palatino Linotype" w:eastAsia="Palatino Linotype" w:hAnsi="Palatino Linotype" w:cs="Palatino Linotype"/>
          <w:color w:val="000000"/>
          <w:sz w:val="22"/>
          <w:szCs w:val="22"/>
        </w:rPr>
        <w:t xml:space="preserve">During the month, the notional turnover of index futures increased by 34.2 per cent to </w:t>
      </w:r>
      <w:r w:rsidRPr="000D5B54">
        <w:rPr>
          <w:rFonts w:ascii="Tahoma" w:eastAsia="Tahoma" w:hAnsi="Tahoma" w:cs="Tahoma"/>
          <w:b/>
          <w:color w:val="000000"/>
          <w:sz w:val="20"/>
          <w:szCs w:val="20"/>
        </w:rPr>
        <w:t>₹</w:t>
      </w:r>
      <w:r w:rsidRPr="000D5B54">
        <w:rPr>
          <w:rFonts w:ascii="Palatino Linotype" w:eastAsia="Palatino Linotype" w:hAnsi="Palatino Linotype" w:cs="Palatino Linotype"/>
          <w:color w:val="000000"/>
          <w:sz w:val="22"/>
          <w:szCs w:val="22"/>
        </w:rPr>
        <w:t xml:space="preserve">8, 59,741 crore from </w:t>
      </w:r>
      <w:r w:rsidRPr="000D5B54">
        <w:rPr>
          <w:rFonts w:ascii="Tahoma" w:eastAsia="Tahoma" w:hAnsi="Tahoma" w:cs="Tahoma"/>
          <w:b/>
          <w:color w:val="000000"/>
          <w:sz w:val="20"/>
          <w:szCs w:val="20"/>
        </w:rPr>
        <w:t>₹</w:t>
      </w:r>
      <w:r w:rsidRPr="000D5B54">
        <w:rPr>
          <w:rFonts w:ascii="Palatino Linotype" w:eastAsia="Palatino Linotype" w:hAnsi="Palatino Linotype" w:cs="Palatino Linotype"/>
          <w:color w:val="000000"/>
          <w:sz w:val="22"/>
          <w:szCs w:val="22"/>
        </w:rPr>
        <w:t>6, 40,625 crore in May 2020.</w:t>
      </w:r>
    </w:p>
    <w:p w:rsidR="00430234" w:rsidRPr="006C4C6F" w:rsidRDefault="00430234" w:rsidP="00430234">
      <w:pPr>
        <w:numPr>
          <w:ilvl w:val="0"/>
          <w:numId w:val="12"/>
        </w:numPr>
        <w:pBdr>
          <w:top w:val="nil"/>
          <w:left w:val="nil"/>
          <w:bottom w:val="nil"/>
          <w:right w:val="nil"/>
          <w:between w:val="nil"/>
        </w:pBdr>
        <w:spacing w:line="276" w:lineRule="auto"/>
        <w:jc w:val="both"/>
        <w:rPr>
          <w:color w:val="000000"/>
          <w:sz w:val="22"/>
          <w:szCs w:val="22"/>
        </w:rPr>
      </w:pPr>
      <w:r w:rsidRPr="006C4C6F">
        <w:rPr>
          <w:rFonts w:ascii="Palatino Linotype" w:eastAsia="Palatino Linotype" w:hAnsi="Palatino Linotype" w:cs="Palatino Linotype"/>
          <w:color w:val="000000"/>
          <w:sz w:val="22"/>
          <w:szCs w:val="22"/>
        </w:rPr>
        <w:t xml:space="preserve">The notional turnover of stock futures increased by 30.2 per cent to </w:t>
      </w:r>
      <w:r w:rsidRPr="006C4C6F">
        <w:rPr>
          <w:rFonts w:ascii="Tahoma" w:eastAsia="Tahoma" w:hAnsi="Tahoma" w:cs="Tahoma"/>
          <w:b/>
          <w:color w:val="000000"/>
          <w:sz w:val="20"/>
          <w:szCs w:val="20"/>
        </w:rPr>
        <w:t>₹</w:t>
      </w:r>
      <w:r w:rsidRPr="006C4C6F">
        <w:rPr>
          <w:rFonts w:ascii="Palatino Linotype" w:eastAsia="Palatino Linotype" w:hAnsi="Palatino Linotype" w:cs="Palatino Linotype"/>
          <w:color w:val="000000"/>
          <w:sz w:val="22"/>
          <w:szCs w:val="22"/>
        </w:rPr>
        <w:t xml:space="preserve">14.6 lakh crore in June 2020 from </w:t>
      </w:r>
      <w:r w:rsidRPr="006C4C6F">
        <w:rPr>
          <w:rFonts w:ascii="Tahoma" w:eastAsia="Tahoma" w:hAnsi="Tahoma" w:cs="Tahoma"/>
          <w:b/>
          <w:color w:val="000000"/>
          <w:sz w:val="20"/>
          <w:szCs w:val="20"/>
        </w:rPr>
        <w:t>₹</w:t>
      </w:r>
      <w:r w:rsidRPr="006C4C6F">
        <w:rPr>
          <w:rFonts w:ascii="Palatino Linotype" w:eastAsia="Palatino Linotype" w:hAnsi="Palatino Linotype" w:cs="Palatino Linotype"/>
          <w:color w:val="000000"/>
          <w:sz w:val="22"/>
          <w:szCs w:val="22"/>
        </w:rPr>
        <w:t>11.2 lakh crore in May 2020.</w:t>
      </w:r>
    </w:p>
    <w:p w:rsidR="00430234" w:rsidRPr="006C4C6F" w:rsidRDefault="00430234" w:rsidP="00430234">
      <w:pPr>
        <w:numPr>
          <w:ilvl w:val="0"/>
          <w:numId w:val="12"/>
        </w:numPr>
        <w:pBdr>
          <w:top w:val="nil"/>
          <w:left w:val="nil"/>
          <w:bottom w:val="nil"/>
          <w:right w:val="nil"/>
          <w:between w:val="nil"/>
        </w:pBdr>
        <w:spacing w:line="276" w:lineRule="auto"/>
        <w:jc w:val="both"/>
        <w:rPr>
          <w:color w:val="000000"/>
          <w:sz w:val="22"/>
          <w:szCs w:val="22"/>
        </w:rPr>
      </w:pPr>
      <w:r w:rsidRPr="006C4C6F">
        <w:rPr>
          <w:rFonts w:ascii="Palatino Linotype" w:eastAsia="Palatino Linotype" w:hAnsi="Palatino Linotype" w:cs="Palatino Linotype"/>
          <w:color w:val="000000"/>
          <w:sz w:val="22"/>
          <w:szCs w:val="22"/>
        </w:rPr>
        <w:t xml:space="preserve">The notional turnover in stock options (call and put together) increased by 62.3 per cent to </w:t>
      </w:r>
      <w:r w:rsidRPr="006C4C6F">
        <w:rPr>
          <w:rFonts w:ascii="Tahoma" w:eastAsia="Tahoma" w:hAnsi="Tahoma" w:cs="Tahoma"/>
          <w:color w:val="000000"/>
          <w:sz w:val="22"/>
          <w:szCs w:val="22"/>
        </w:rPr>
        <w:t>₹</w:t>
      </w:r>
      <w:r w:rsidRPr="006C4C6F">
        <w:rPr>
          <w:rFonts w:ascii="Palatino Linotype" w:eastAsia="Palatino Linotype" w:hAnsi="Palatino Linotype" w:cs="Palatino Linotype"/>
          <w:color w:val="000000"/>
          <w:sz w:val="22"/>
          <w:szCs w:val="22"/>
        </w:rPr>
        <w:t xml:space="preserve">14.9 lakh crore from </w:t>
      </w:r>
      <w:r w:rsidRPr="006C4C6F">
        <w:rPr>
          <w:rFonts w:ascii="Tahoma" w:eastAsia="Tahoma" w:hAnsi="Tahoma" w:cs="Tahoma"/>
          <w:color w:val="000000"/>
          <w:sz w:val="22"/>
          <w:szCs w:val="22"/>
        </w:rPr>
        <w:t>₹</w:t>
      </w:r>
      <w:r w:rsidRPr="006C4C6F">
        <w:rPr>
          <w:rFonts w:ascii="Palatino Linotype" w:eastAsia="Palatino Linotype" w:hAnsi="Palatino Linotype" w:cs="Palatino Linotype"/>
          <w:color w:val="000000"/>
          <w:sz w:val="22"/>
          <w:szCs w:val="22"/>
        </w:rPr>
        <w:t>9.2 lakh crore during the same period.</w:t>
      </w:r>
    </w:p>
    <w:p w:rsidR="00430234" w:rsidRPr="005945A8" w:rsidRDefault="00430234" w:rsidP="00430234">
      <w:pPr>
        <w:numPr>
          <w:ilvl w:val="0"/>
          <w:numId w:val="12"/>
        </w:numPr>
        <w:pBdr>
          <w:top w:val="nil"/>
          <w:left w:val="nil"/>
          <w:bottom w:val="nil"/>
          <w:right w:val="nil"/>
          <w:between w:val="nil"/>
        </w:pBdr>
        <w:spacing w:line="276" w:lineRule="auto"/>
        <w:jc w:val="both"/>
        <w:rPr>
          <w:color w:val="000000"/>
          <w:sz w:val="22"/>
          <w:szCs w:val="22"/>
        </w:rPr>
      </w:pPr>
      <w:r w:rsidRPr="005945A8">
        <w:rPr>
          <w:rFonts w:ascii="Palatino Linotype" w:eastAsia="Palatino Linotype" w:hAnsi="Palatino Linotype" w:cs="Palatino Linotype"/>
          <w:color w:val="000000"/>
          <w:sz w:val="22"/>
          <w:szCs w:val="22"/>
        </w:rPr>
        <w:t xml:space="preserve">As on June 30, 2020, the open interest at NSE stood at </w:t>
      </w:r>
      <w:r w:rsidRPr="005945A8">
        <w:rPr>
          <w:rFonts w:ascii="Tahoma" w:eastAsia="Tahoma" w:hAnsi="Tahoma" w:cs="Tahoma"/>
          <w:color w:val="000000"/>
          <w:sz w:val="22"/>
          <w:szCs w:val="22"/>
        </w:rPr>
        <w:t>₹</w:t>
      </w:r>
      <w:r w:rsidRPr="005945A8">
        <w:rPr>
          <w:rFonts w:ascii="Palatino Linotype" w:eastAsia="Palatino Linotype" w:hAnsi="Palatino Linotype" w:cs="Palatino Linotype"/>
          <w:color w:val="000000"/>
          <w:sz w:val="22"/>
          <w:szCs w:val="22"/>
        </w:rPr>
        <w:t>2, 87,861</w:t>
      </w:r>
      <w:r>
        <w:rPr>
          <w:rFonts w:ascii="Palatino Linotype" w:eastAsia="Palatino Linotype" w:hAnsi="Palatino Linotype" w:cs="Palatino Linotype"/>
          <w:color w:val="000000"/>
          <w:sz w:val="22"/>
          <w:szCs w:val="22"/>
        </w:rPr>
        <w:t xml:space="preserve"> </w:t>
      </w:r>
      <w:r w:rsidRPr="005945A8">
        <w:rPr>
          <w:rFonts w:ascii="Palatino Linotype" w:eastAsia="Palatino Linotype" w:hAnsi="Palatino Linotype" w:cs="Palatino Linotype"/>
          <w:color w:val="000000"/>
          <w:sz w:val="22"/>
          <w:szCs w:val="22"/>
        </w:rPr>
        <w:t>crore</w:t>
      </w:r>
      <w:r>
        <w:rPr>
          <w:rFonts w:ascii="Palatino Linotype" w:eastAsia="Palatino Linotype" w:hAnsi="Palatino Linotype" w:cs="Palatino Linotype"/>
          <w:color w:val="000000"/>
          <w:sz w:val="22"/>
          <w:szCs w:val="22"/>
        </w:rPr>
        <w:t>,</w:t>
      </w:r>
      <w:r w:rsidRPr="005945A8">
        <w:rPr>
          <w:rFonts w:ascii="Palatino Linotype" w:eastAsia="Palatino Linotype" w:hAnsi="Palatino Linotype" w:cs="Palatino Linotype"/>
          <w:color w:val="000000"/>
          <w:sz w:val="22"/>
          <w:szCs w:val="22"/>
        </w:rPr>
        <w:t xml:space="preserve"> an increase of 38.5 per cent from </w:t>
      </w:r>
      <w:r w:rsidRPr="005945A8">
        <w:rPr>
          <w:rFonts w:ascii="Tahoma" w:eastAsia="Tahoma" w:hAnsi="Tahoma" w:cs="Tahoma"/>
          <w:color w:val="000000"/>
          <w:sz w:val="22"/>
          <w:szCs w:val="22"/>
        </w:rPr>
        <w:t>₹</w:t>
      </w:r>
      <w:r w:rsidRPr="005945A8">
        <w:rPr>
          <w:rFonts w:ascii="Palatino Linotype" w:eastAsia="Palatino Linotype" w:hAnsi="Palatino Linotype" w:cs="Palatino Linotype"/>
          <w:color w:val="000000"/>
          <w:sz w:val="22"/>
          <w:szCs w:val="22"/>
        </w:rPr>
        <w:t>2, 07,783 crore as on May 31, 2020.</w:t>
      </w:r>
    </w:p>
    <w:p w:rsidR="00430234" w:rsidRPr="00A579D6" w:rsidRDefault="00430234" w:rsidP="00430234">
      <w:pPr>
        <w:tabs>
          <w:tab w:val="left" w:pos="3135"/>
        </w:tabs>
        <w:rPr>
          <w:rFonts w:ascii="Palatino Linotype" w:eastAsia="Palatino Linotype" w:hAnsi="Palatino Linotype" w:cs="Palatino Linotype"/>
          <w:bCs/>
          <w:sz w:val="18"/>
          <w:szCs w:val="18"/>
          <w:u w:val="single"/>
        </w:rPr>
      </w:pPr>
      <w:r w:rsidRPr="00A579D6">
        <w:rPr>
          <w:rFonts w:ascii="Palatino Linotype" w:eastAsia="Palatino Linotype" w:hAnsi="Palatino Linotype" w:cs="Palatino Linotype"/>
          <w:bCs/>
          <w:sz w:val="18"/>
          <w:szCs w:val="18"/>
          <w:u w:val="single"/>
        </w:rPr>
        <w:t>BSE -</w:t>
      </w:r>
    </w:p>
    <w:p w:rsidR="00430234" w:rsidRPr="005945A8" w:rsidRDefault="00430234" w:rsidP="00430234">
      <w:pPr>
        <w:numPr>
          <w:ilvl w:val="0"/>
          <w:numId w:val="12"/>
        </w:numPr>
        <w:pBdr>
          <w:top w:val="nil"/>
          <w:left w:val="nil"/>
          <w:bottom w:val="nil"/>
          <w:right w:val="nil"/>
          <w:between w:val="nil"/>
        </w:pBdr>
        <w:spacing w:line="276" w:lineRule="auto"/>
        <w:jc w:val="both"/>
        <w:rPr>
          <w:color w:val="000000"/>
          <w:sz w:val="22"/>
          <w:szCs w:val="22"/>
        </w:rPr>
      </w:pPr>
      <w:r w:rsidRPr="005945A8">
        <w:rPr>
          <w:rFonts w:ascii="Palatino Linotype" w:eastAsia="Palatino Linotype" w:hAnsi="Palatino Linotype" w:cs="Palatino Linotype"/>
          <w:color w:val="000000"/>
          <w:sz w:val="22"/>
          <w:szCs w:val="22"/>
        </w:rPr>
        <w:t xml:space="preserve">During June 2020, the equity derivatives segment turnover of BSE decreased to </w:t>
      </w:r>
      <w:r w:rsidRPr="005945A8">
        <w:rPr>
          <w:rFonts w:ascii="Tahoma" w:eastAsia="Tahoma" w:hAnsi="Tahoma" w:cs="Tahoma"/>
          <w:color w:val="000000"/>
          <w:sz w:val="22"/>
          <w:szCs w:val="22"/>
        </w:rPr>
        <w:t>₹</w:t>
      </w:r>
      <w:r w:rsidRPr="005945A8">
        <w:rPr>
          <w:rFonts w:ascii="Palatino Linotype" w:eastAsia="Palatino Linotype" w:hAnsi="Palatino Linotype" w:cs="Palatino Linotype"/>
          <w:color w:val="000000"/>
          <w:sz w:val="22"/>
          <w:szCs w:val="22"/>
        </w:rPr>
        <w:t xml:space="preserve">155 crore compared to </w:t>
      </w:r>
      <w:r w:rsidRPr="005945A8">
        <w:rPr>
          <w:rFonts w:ascii="Tahoma" w:eastAsia="Tahoma" w:hAnsi="Tahoma" w:cs="Tahoma"/>
          <w:color w:val="000000"/>
          <w:sz w:val="22"/>
          <w:szCs w:val="22"/>
        </w:rPr>
        <w:t>₹</w:t>
      </w:r>
      <w:r w:rsidRPr="005945A8">
        <w:rPr>
          <w:rFonts w:ascii="Palatino Linotype" w:eastAsia="Palatino Linotype" w:hAnsi="Palatino Linotype" w:cs="Palatino Linotype"/>
          <w:color w:val="000000"/>
          <w:sz w:val="22"/>
          <w:szCs w:val="22"/>
        </w:rPr>
        <w:t>1, 17,750 crore in May 2020, a decrease of 99.9 per cent.</w:t>
      </w:r>
    </w:p>
    <w:p w:rsidR="00430234" w:rsidRPr="00B0632D" w:rsidRDefault="00430234" w:rsidP="00430234">
      <w:pPr>
        <w:pBdr>
          <w:top w:val="nil"/>
          <w:left w:val="nil"/>
          <w:bottom w:val="nil"/>
          <w:right w:val="nil"/>
          <w:between w:val="nil"/>
        </w:pBdr>
        <w:spacing w:line="276" w:lineRule="auto"/>
        <w:ind w:left="720" w:hanging="720"/>
        <w:rPr>
          <w:rFonts w:ascii="Palatino Linotype" w:eastAsia="Palatino Linotype" w:hAnsi="Palatino Linotype" w:cs="Palatino Linotype"/>
          <w:b/>
          <w:color w:val="000000"/>
          <w:sz w:val="22"/>
          <w:szCs w:val="22"/>
          <w:highlight w:val="yellow"/>
        </w:rPr>
      </w:pPr>
    </w:p>
    <w:p w:rsidR="00430234" w:rsidRPr="002B0195" w:rsidRDefault="00430234" w:rsidP="00430234">
      <w:pPr>
        <w:pBdr>
          <w:top w:val="nil"/>
          <w:left w:val="nil"/>
          <w:bottom w:val="nil"/>
          <w:right w:val="nil"/>
          <w:between w:val="nil"/>
        </w:pBdr>
        <w:spacing w:line="276" w:lineRule="auto"/>
        <w:rPr>
          <w:rFonts w:ascii="Palatino Linotype" w:eastAsia="Palatino Linotype" w:hAnsi="Palatino Linotype" w:cs="Palatino Linotype"/>
          <w:b/>
          <w:color w:val="000000"/>
          <w:sz w:val="22"/>
          <w:szCs w:val="22"/>
        </w:rPr>
      </w:pPr>
    </w:p>
    <w:p w:rsidR="00430234" w:rsidRPr="002B0195" w:rsidRDefault="00430234" w:rsidP="00430234">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2B0195">
        <w:rPr>
          <w:rFonts w:ascii="Palatino Linotype" w:eastAsia="Palatino Linotype" w:hAnsi="Palatino Linotype" w:cs="Palatino Linotype"/>
          <w:b/>
          <w:color w:val="000000"/>
          <w:sz w:val="22"/>
          <w:szCs w:val="22"/>
        </w:rPr>
        <w:t xml:space="preserve">Figure 7: Trends of Equity Derivatives Segment at NSE (in </w:t>
      </w:r>
      <w:r w:rsidRPr="002B0195">
        <w:rPr>
          <w:rFonts w:ascii="Tahoma" w:eastAsia="Tahoma" w:hAnsi="Tahoma" w:cs="Tahoma"/>
          <w:b/>
          <w:color w:val="000000"/>
          <w:sz w:val="22"/>
          <w:szCs w:val="22"/>
        </w:rPr>
        <w:t>₹</w:t>
      </w:r>
      <w:r w:rsidRPr="002B0195">
        <w:rPr>
          <w:rFonts w:ascii="Palatino Linotype" w:eastAsia="Palatino Linotype" w:hAnsi="Palatino Linotype" w:cs="Palatino Linotype"/>
          <w:b/>
          <w:color w:val="000000"/>
          <w:sz w:val="22"/>
          <w:szCs w:val="22"/>
        </w:rPr>
        <w:t xml:space="preserve"> lakh crore)</w:t>
      </w:r>
    </w:p>
    <w:p w:rsidR="00430234" w:rsidRPr="00B0632D" w:rsidRDefault="00430234" w:rsidP="00430234">
      <w:pPr>
        <w:jc w:val="both"/>
        <w:rPr>
          <w:rFonts w:ascii="Palatino Linotype" w:eastAsia="Palatino Linotype" w:hAnsi="Palatino Linotype" w:cs="Palatino Linotype"/>
          <w:color w:val="000000"/>
          <w:sz w:val="22"/>
          <w:szCs w:val="22"/>
          <w:highlight w:val="yellow"/>
        </w:rPr>
      </w:pPr>
      <w:r>
        <w:rPr>
          <w:noProof/>
          <w:lang w:val="en-IN" w:eastAsia="en-IN" w:bidi="hi-IN"/>
        </w:rPr>
        <w:drawing>
          <wp:inline distT="0" distB="0" distL="0" distR="0" wp14:anchorId="3A349E09" wp14:editId="0F9F8AA7">
            <wp:extent cx="5924550" cy="2143125"/>
            <wp:effectExtent l="0" t="0" r="0"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430234" w:rsidRPr="00B0632D" w:rsidRDefault="00430234" w:rsidP="00430234">
      <w:pPr>
        <w:jc w:val="both"/>
        <w:rPr>
          <w:rFonts w:ascii="Palatino Linotype" w:eastAsia="Times New Roman" w:hAnsi="Palatino Linotype"/>
          <w:color w:val="000000" w:themeColor="text1"/>
          <w:sz w:val="22"/>
          <w:szCs w:val="22"/>
          <w:highlight w:val="yellow"/>
        </w:rPr>
      </w:pPr>
    </w:p>
    <w:p w:rsidR="00430234" w:rsidRPr="00B0632D" w:rsidRDefault="00430234" w:rsidP="00430234">
      <w:pPr>
        <w:jc w:val="both"/>
        <w:rPr>
          <w:rFonts w:ascii="Palatino Linotype" w:eastAsia="Times New Roman" w:hAnsi="Palatino Linotype"/>
          <w:color w:val="000000" w:themeColor="text1"/>
          <w:sz w:val="22"/>
          <w:szCs w:val="22"/>
          <w:highlight w:val="yellow"/>
        </w:rPr>
      </w:pPr>
    </w:p>
    <w:p w:rsidR="00430234" w:rsidRDefault="00430234" w:rsidP="00430234">
      <w:pPr>
        <w:jc w:val="both"/>
        <w:rPr>
          <w:rFonts w:ascii="Palatino Linotype" w:eastAsia="Times New Roman" w:hAnsi="Palatino Linotype"/>
          <w:color w:val="000000" w:themeColor="text1"/>
          <w:sz w:val="22"/>
          <w:szCs w:val="22"/>
          <w:highlight w:val="yellow"/>
        </w:rPr>
      </w:pPr>
    </w:p>
    <w:p w:rsidR="00430234" w:rsidRDefault="00430234" w:rsidP="00430234">
      <w:pPr>
        <w:jc w:val="both"/>
        <w:rPr>
          <w:rFonts w:ascii="Palatino Linotype" w:eastAsia="Times New Roman" w:hAnsi="Palatino Linotype"/>
          <w:color w:val="000000" w:themeColor="text1"/>
          <w:sz w:val="22"/>
          <w:szCs w:val="22"/>
          <w:highlight w:val="yellow"/>
        </w:rPr>
      </w:pPr>
    </w:p>
    <w:p w:rsidR="00430234" w:rsidRDefault="00430234" w:rsidP="00430234">
      <w:pPr>
        <w:jc w:val="both"/>
        <w:rPr>
          <w:rFonts w:ascii="Palatino Linotype" w:eastAsia="Times New Roman" w:hAnsi="Palatino Linotype"/>
          <w:color w:val="000000" w:themeColor="text1"/>
          <w:sz w:val="22"/>
          <w:szCs w:val="22"/>
          <w:highlight w:val="yellow"/>
        </w:rPr>
      </w:pPr>
    </w:p>
    <w:p w:rsidR="00430234" w:rsidRPr="00B0632D" w:rsidRDefault="00430234" w:rsidP="00430234">
      <w:pPr>
        <w:jc w:val="both"/>
        <w:rPr>
          <w:rFonts w:ascii="Palatino Linotype" w:eastAsia="Times New Roman" w:hAnsi="Palatino Linotype"/>
          <w:color w:val="000000" w:themeColor="text1"/>
          <w:sz w:val="22"/>
          <w:szCs w:val="22"/>
          <w:highlight w:val="yellow"/>
        </w:rPr>
      </w:pPr>
    </w:p>
    <w:p w:rsidR="00430234" w:rsidRPr="005719AB" w:rsidRDefault="00430234" w:rsidP="00430234">
      <w:pPr>
        <w:jc w:val="both"/>
        <w:rPr>
          <w:rFonts w:ascii="Palatino Linotype" w:eastAsia="Times New Roman" w:hAnsi="Palatino Linotype"/>
          <w:color w:val="000000" w:themeColor="text1"/>
          <w:sz w:val="22"/>
          <w:szCs w:val="22"/>
        </w:rPr>
      </w:pPr>
    </w:p>
    <w:p w:rsidR="00430234" w:rsidRPr="005719AB" w:rsidRDefault="00430234" w:rsidP="00430234">
      <w:pPr>
        <w:widowControl w:val="0"/>
        <w:numPr>
          <w:ilvl w:val="0"/>
          <w:numId w:val="11"/>
        </w:numPr>
        <w:jc w:val="both"/>
        <w:rPr>
          <w:rFonts w:ascii="Palatino Linotype" w:eastAsia="Palatino Linotype" w:hAnsi="Palatino Linotype" w:cs="Palatino Linotype"/>
          <w:b/>
          <w:sz w:val="22"/>
          <w:szCs w:val="22"/>
        </w:rPr>
      </w:pPr>
      <w:r w:rsidRPr="005719AB">
        <w:rPr>
          <w:rFonts w:ascii="Palatino Linotype" w:eastAsia="Palatino Linotype" w:hAnsi="Palatino Linotype" w:cs="Palatino Linotype"/>
          <w:b/>
          <w:sz w:val="22"/>
          <w:szCs w:val="22"/>
        </w:rPr>
        <w:t>Currency Derivatives at NSE, BSE and MSEI</w:t>
      </w:r>
    </w:p>
    <w:p w:rsidR="00430234" w:rsidRPr="003C1C5A" w:rsidRDefault="00430234" w:rsidP="00430234">
      <w:pPr>
        <w:widowControl w:val="0"/>
        <w:jc w:val="both"/>
        <w:rPr>
          <w:rFonts w:ascii="Palatino Linotype" w:eastAsia="Palatino Linotype" w:hAnsi="Palatino Linotype" w:cs="Palatino Linotype"/>
          <w:b/>
          <w:sz w:val="22"/>
          <w:szCs w:val="22"/>
        </w:rPr>
      </w:pPr>
    </w:p>
    <w:p w:rsidR="00430234" w:rsidRPr="00A579D6" w:rsidRDefault="00430234" w:rsidP="00430234">
      <w:pPr>
        <w:numPr>
          <w:ilvl w:val="0"/>
          <w:numId w:val="13"/>
        </w:numPr>
        <w:pBdr>
          <w:top w:val="nil"/>
          <w:left w:val="nil"/>
          <w:bottom w:val="nil"/>
          <w:right w:val="nil"/>
          <w:between w:val="nil"/>
        </w:pBdr>
        <w:spacing w:line="276" w:lineRule="auto"/>
        <w:jc w:val="both"/>
        <w:rPr>
          <w:color w:val="000000"/>
          <w:sz w:val="22"/>
          <w:szCs w:val="22"/>
        </w:rPr>
      </w:pPr>
      <w:r w:rsidRPr="003C1C5A">
        <w:rPr>
          <w:rFonts w:ascii="Palatino Linotype" w:eastAsia="Palatino Linotype" w:hAnsi="Palatino Linotype" w:cs="Palatino Linotype"/>
          <w:color w:val="000000"/>
          <w:sz w:val="22"/>
          <w:szCs w:val="22"/>
        </w:rPr>
        <w:t xml:space="preserve">During June 2020, the monthly turnover of currency derivatives in India (NSE, BSE and MSEI </w:t>
      </w:r>
      <w:r w:rsidRPr="001E1AA9">
        <w:rPr>
          <w:rFonts w:ascii="Palatino Linotype" w:eastAsia="Palatino Linotype" w:hAnsi="Palatino Linotype" w:cs="Palatino Linotype"/>
          <w:color w:val="000000"/>
          <w:sz w:val="22"/>
          <w:szCs w:val="22"/>
        </w:rPr>
        <w:t xml:space="preserve">together) was </w:t>
      </w:r>
      <w:r w:rsidRPr="001E1AA9">
        <w:rPr>
          <w:rFonts w:ascii="Tahoma" w:eastAsia="Tahoma" w:hAnsi="Tahoma" w:cs="Tahoma"/>
          <w:b/>
          <w:color w:val="000000"/>
          <w:sz w:val="20"/>
          <w:szCs w:val="20"/>
        </w:rPr>
        <w:t>₹</w:t>
      </w:r>
      <w:r w:rsidRPr="001E1AA9">
        <w:rPr>
          <w:rFonts w:ascii="Palatino Linotype" w:eastAsia="Palatino Linotype" w:hAnsi="Palatino Linotype" w:cs="Palatino Linotype"/>
          <w:color w:val="000000"/>
          <w:sz w:val="22"/>
          <w:szCs w:val="22"/>
        </w:rPr>
        <w:t xml:space="preserve">14, 19,270 crore as compared to </w:t>
      </w:r>
      <w:r w:rsidRPr="001E1AA9">
        <w:rPr>
          <w:rFonts w:ascii="Tahoma" w:eastAsia="Tahoma" w:hAnsi="Tahoma" w:cs="Tahoma"/>
          <w:b/>
          <w:color w:val="000000"/>
          <w:sz w:val="20"/>
          <w:szCs w:val="20"/>
        </w:rPr>
        <w:t>₹</w:t>
      </w:r>
      <w:r w:rsidRPr="001E1AA9">
        <w:rPr>
          <w:rFonts w:ascii="Palatino Linotype" w:eastAsia="Palatino Linotype" w:hAnsi="Palatino Linotype" w:cs="Palatino Linotype"/>
          <w:color w:val="000000"/>
          <w:sz w:val="22"/>
          <w:szCs w:val="22"/>
        </w:rPr>
        <w:t>10, 37,375 crore in May 2020, indicating an increase of 36.8 per cent during the period.</w:t>
      </w:r>
    </w:p>
    <w:p w:rsidR="00430234" w:rsidRPr="001E1AA9" w:rsidRDefault="00430234" w:rsidP="00430234">
      <w:pPr>
        <w:numPr>
          <w:ilvl w:val="0"/>
          <w:numId w:val="13"/>
        </w:numPr>
        <w:pBdr>
          <w:top w:val="nil"/>
          <w:left w:val="nil"/>
          <w:bottom w:val="nil"/>
          <w:right w:val="nil"/>
          <w:between w:val="nil"/>
        </w:pBdr>
        <w:spacing w:line="276" w:lineRule="auto"/>
        <w:jc w:val="both"/>
        <w:rPr>
          <w:color w:val="000000"/>
          <w:sz w:val="22"/>
          <w:szCs w:val="22"/>
        </w:rPr>
      </w:pPr>
      <w:r>
        <w:rPr>
          <w:rFonts w:ascii="Palatino Linotype" w:eastAsia="Palatino Linotype" w:hAnsi="Palatino Linotype" w:cs="Palatino Linotype"/>
          <w:color w:val="000000"/>
          <w:sz w:val="22"/>
          <w:szCs w:val="22"/>
        </w:rPr>
        <w:t>There is an increase in the trading volumes in currency derivatives at all the three exchanges in June 2020 as compared to previous month.</w:t>
      </w:r>
    </w:p>
    <w:p w:rsidR="00430234" w:rsidRPr="00951EA7" w:rsidRDefault="00430234" w:rsidP="00430234">
      <w:pPr>
        <w:pBdr>
          <w:top w:val="nil"/>
          <w:left w:val="nil"/>
          <w:bottom w:val="nil"/>
          <w:right w:val="nil"/>
          <w:between w:val="nil"/>
        </w:pBdr>
        <w:spacing w:line="276" w:lineRule="auto"/>
        <w:ind w:left="360"/>
        <w:jc w:val="both"/>
        <w:rPr>
          <w:color w:val="000000"/>
          <w:sz w:val="22"/>
          <w:szCs w:val="22"/>
        </w:rPr>
      </w:pPr>
    </w:p>
    <w:tbl>
      <w:tblPr>
        <w:tblW w:w="7825" w:type="dxa"/>
        <w:tblLook w:val="04A0" w:firstRow="1" w:lastRow="0" w:firstColumn="1" w:lastColumn="0" w:noHBand="0" w:noVBand="1"/>
      </w:tblPr>
      <w:tblGrid>
        <w:gridCol w:w="1647"/>
        <w:gridCol w:w="1647"/>
        <w:gridCol w:w="1647"/>
        <w:gridCol w:w="1647"/>
        <w:gridCol w:w="1237"/>
      </w:tblGrid>
      <w:tr w:rsidR="00430234" w:rsidRPr="00562704" w:rsidTr="00053B79">
        <w:trPr>
          <w:trHeight w:val="459"/>
        </w:trPr>
        <w:tc>
          <w:tcPr>
            <w:tcW w:w="1647"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b/>
                <w:bCs/>
                <w:color w:val="000000"/>
                <w:sz w:val="22"/>
                <w:szCs w:val="22"/>
              </w:rPr>
            </w:pPr>
            <w:r w:rsidRPr="00562704">
              <w:rPr>
                <w:rFonts w:ascii="Palatino Linotype" w:eastAsia="Palatino Linotype" w:hAnsi="Palatino Linotype" w:cs="Palatino Linotype"/>
                <w:b/>
                <w:bCs/>
                <w:color w:val="000000"/>
                <w:sz w:val="22"/>
                <w:szCs w:val="22"/>
              </w:rPr>
              <w:t>S. No.</w:t>
            </w:r>
          </w:p>
        </w:tc>
        <w:tc>
          <w:tcPr>
            <w:tcW w:w="1647" w:type="dxa"/>
            <w:tcBorders>
              <w:top w:val="single" w:sz="4" w:space="0" w:color="auto"/>
              <w:left w:val="nil"/>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b/>
                <w:bCs/>
                <w:color w:val="000000"/>
                <w:sz w:val="22"/>
                <w:szCs w:val="22"/>
              </w:rPr>
            </w:pPr>
            <w:r w:rsidRPr="00562704">
              <w:rPr>
                <w:rFonts w:ascii="Palatino Linotype" w:eastAsia="Palatino Linotype" w:hAnsi="Palatino Linotype" w:cs="Palatino Linotype"/>
                <w:b/>
                <w:bCs/>
                <w:color w:val="000000"/>
                <w:sz w:val="22"/>
                <w:szCs w:val="22"/>
              </w:rPr>
              <w:t>Exchange</w:t>
            </w:r>
          </w:p>
        </w:tc>
        <w:tc>
          <w:tcPr>
            <w:tcW w:w="1647" w:type="dxa"/>
            <w:tcBorders>
              <w:top w:val="single" w:sz="4" w:space="0" w:color="auto"/>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b/>
                <w:bCs/>
                <w:sz w:val="20"/>
                <w:szCs w:val="20"/>
                <w:lang w:val="en-IN" w:eastAsia="en-IN" w:bidi="hi-IN"/>
              </w:rPr>
            </w:pPr>
            <w:r w:rsidRPr="00562704">
              <w:rPr>
                <w:rFonts w:ascii="Palatino Linotype" w:eastAsia="Times New Roman" w:hAnsi="Palatino Linotype" w:cs="Arial"/>
                <w:b/>
                <w:bCs/>
                <w:sz w:val="20"/>
                <w:szCs w:val="20"/>
                <w:lang w:val="en-IN" w:eastAsia="en-IN" w:bidi="hi-IN"/>
              </w:rPr>
              <w:t>May-20</w:t>
            </w:r>
          </w:p>
        </w:tc>
        <w:tc>
          <w:tcPr>
            <w:tcW w:w="1647" w:type="dxa"/>
            <w:tcBorders>
              <w:top w:val="single" w:sz="4" w:space="0" w:color="auto"/>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b/>
                <w:bCs/>
                <w:sz w:val="20"/>
                <w:szCs w:val="20"/>
                <w:lang w:val="en-IN" w:eastAsia="en-IN" w:bidi="hi-IN"/>
              </w:rPr>
            </w:pPr>
            <w:r w:rsidRPr="00562704">
              <w:rPr>
                <w:rFonts w:ascii="Palatino Linotype" w:eastAsia="Times New Roman" w:hAnsi="Palatino Linotype" w:cs="Arial"/>
                <w:b/>
                <w:bCs/>
                <w:sz w:val="20"/>
                <w:szCs w:val="20"/>
                <w:lang w:val="en-IN" w:eastAsia="en-IN" w:bidi="hi-IN"/>
              </w:rPr>
              <w:t>Jun-20</w:t>
            </w:r>
          </w:p>
        </w:tc>
        <w:tc>
          <w:tcPr>
            <w:tcW w:w="1237" w:type="dxa"/>
            <w:tcBorders>
              <w:top w:val="single" w:sz="4" w:space="0" w:color="auto"/>
              <w:left w:val="nil"/>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Times New Roman" w:hAnsi="Palatino Linotype" w:cs="Arial"/>
                <w:b/>
                <w:bCs/>
                <w:sz w:val="20"/>
                <w:szCs w:val="20"/>
                <w:lang w:val="en-IN" w:eastAsia="en-IN" w:bidi="hi-IN"/>
              </w:rPr>
            </w:pPr>
            <w:r w:rsidRPr="00562704">
              <w:rPr>
                <w:rFonts w:ascii="Palatino Linotype" w:eastAsia="Times New Roman" w:hAnsi="Palatino Linotype" w:cs="Arial"/>
                <w:b/>
                <w:bCs/>
                <w:sz w:val="20"/>
                <w:szCs w:val="20"/>
                <w:lang w:val="en-IN" w:eastAsia="en-IN" w:bidi="hi-IN"/>
              </w:rPr>
              <w:t>Percentage increase</w:t>
            </w:r>
          </w:p>
        </w:tc>
      </w:tr>
      <w:tr w:rsidR="00430234" w:rsidRPr="00562704" w:rsidTr="00053B79">
        <w:trPr>
          <w:trHeight w:val="297"/>
        </w:trPr>
        <w:tc>
          <w:tcPr>
            <w:tcW w:w="1647" w:type="dxa"/>
            <w:tcBorders>
              <w:top w:val="nil"/>
              <w:left w:val="single" w:sz="4" w:space="0" w:color="auto"/>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color w:val="000000"/>
                <w:sz w:val="22"/>
                <w:szCs w:val="22"/>
              </w:rPr>
            </w:pPr>
            <w:r w:rsidRPr="00562704">
              <w:rPr>
                <w:rFonts w:ascii="Palatino Linotype" w:eastAsia="Palatino Linotype" w:hAnsi="Palatino Linotype" w:cs="Palatino Linotype"/>
                <w:color w:val="000000"/>
                <w:sz w:val="22"/>
                <w:szCs w:val="22"/>
              </w:rPr>
              <w:t>1</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color w:val="000000"/>
                <w:sz w:val="22"/>
                <w:szCs w:val="22"/>
              </w:rPr>
            </w:pPr>
            <w:r w:rsidRPr="00562704">
              <w:rPr>
                <w:rFonts w:ascii="Palatino Linotype" w:eastAsia="Palatino Linotype" w:hAnsi="Palatino Linotype" w:cs="Palatino Linotype"/>
                <w:color w:val="000000"/>
                <w:sz w:val="22"/>
                <w:szCs w:val="22"/>
              </w:rPr>
              <w:t>NSE</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color w:val="000000"/>
                <w:sz w:val="22"/>
                <w:szCs w:val="22"/>
                <w:lang w:val="en-IN" w:eastAsia="en-IN" w:bidi="hi-IN"/>
              </w:rPr>
            </w:pPr>
            <w:r w:rsidRPr="00562704">
              <w:rPr>
                <w:rFonts w:ascii="Palatino Linotype" w:eastAsia="Times New Roman" w:hAnsi="Palatino Linotype" w:cs="Arial"/>
                <w:color w:val="000000"/>
                <w:sz w:val="22"/>
                <w:szCs w:val="22"/>
                <w:lang w:eastAsia="en-IN" w:bidi="hi-IN"/>
              </w:rPr>
              <w:t xml:space="preserve">7, 29,527 </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color w:val="000000"/>
                <w:sz w:val="22"/>
                <w:szCs w:val="22"/>
                <w:lang w:val="en-IN" w:eastAsia="en-IN" w:bidi="hi-IN"/>
              </w:rPr>
            </w:pPr>
            <w:r w:rsidRPr="00562704">
              <w:rPr>
                <w:rFonts w:ascii="Palatino Linotype" w:eastAsia="Times New Roman" w:hAnsi="Palatino Linotype" w:cs="Arial"/>
                <w:color w:val="000000"/>
                <w:sz w:val="22"/>
                <w:szCs w:val="22"/>
                <w:lang w:eastAsia="en-IN" w:bidi="hi-IN"/>
              </w:rPr>
              <w:t xml:space="preserve">9, 49,170 </w:t>
            </w:r>
          </w:p>
        </w:tc>
        <w:tc>
          <w:tcPr>
            <w:tcW w:w="123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Palatino Linotype" w:hAnsi="Palatino Linotype" w:cs="Palatino Linotype"/>
                <w:color w:val="000000"/>
                <w:sz w:val="22"/>
                <w:szCs w:val="22"/>
              </w:rPr>
            </w:pPr>
            <w:r w:rsidRPr="00562704">
              <w:rPr>
                <w:rFonts w:ascii="Palatino Linotype" w:eastAsia="Palatino Linotype" w:hAnsi="Palatino Linotype" w:cs="Palatino Linotype"/>
                <w:color w:val="000000"/>
                <w:sz w:val="22"/>
                <w:szCs w:val="22"/>
              </w:rPr>
              <w:t>30.1</w:t>
            </w:r>
          </w:p>
        </w:tc>
      </w:tr>
      <w:tr w:rsidR="00430234" w:rsidRPr="00562704" w:rsidTr="00053B79">
        <w:trPr>
          <w:trHeight w:val="229"/>
        </w:trPr>
        <w:tc>
          <w:tcPr>
            <w:tcW w:w="1647" w:type="dxa"/>
            <w:tcBorders>
              <w:top w:val="nil"/>
              <w:left w:val="single" w:sz="4" w:space="0" w:color="auto"/>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color w:val="000000"/>
                <w:sz w:val="22"/>
                <w:szCs w:val="22"/>
              </w:rPr>
            </w:pPr>
            <w:r w:rsidRPr="00562704">
              <w:rPr>
                <w:rFonts w:ascii="Palatino Linotype" w:eastAsia="Palatino Linotype" w:hAnsi="Palatino Linotype" w:cs="Palatino Linotype"/>
                <w:color w:val="000000"/>
                <w:sz w:val="22"/>
                <w:szCs w:val="22"/>
              </w:rPr>
              <w:t>2</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color w:val="000000"/>
                <w:sz w:val="22"/>
                <w:szCs w:val="22"/>
              </w:rPr>
            </w:pPr>
            <w:r w:rsidRPr="00562704">
              <w:rPr>
                <w:rFonts w:ascii="Palatino Linotype" w:eastAsia="Palatino Linotype" w:hAnsi="Palatino Linotype" w:cs="Palatino Linotype"/>
                <w:color w:val="000000"/>
                <w:sz w:val="22"/>
                <w:szCs w:val="22"/>
              </w:rPr>
              <w:t>BSE</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sz w:val="20"/>
                <w:szCs w:val="20"/>
                <w:lang w:val="en-IN" w:eastAsia="en-IN" w:bidi="hi-IN"/>
              </w:rPr>
            </w:pPr>
            <w:r w:rsidRPr="00562704">
              <w:rPr>
                <w:rFonts w:ascii="Palatino Linotype" w:eastAsia="Palatino Linotype" w:hAnsi="Palatino Linotype" w:cs="Palatino Linotype"/>
                <w:color w:val="000000"/>
                <w:sz w:val="22"/>
                <w:szCs w:val="22"/>
              </w:rPr>
              <w:t>3, 06,145</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sz w:val="20"/>
                <w:szCs w:val="20"/>
                <w:lang w:val="en-IN" w:eastAsia="en-IN" w:bidi="hi-IN"/>
              </w:rPr>
            </w:pPr>
            <w:r w:rsidRPr="00562704">
              <w:rPr>
                <w:rFonts w:ascii="Palatino Linotype" w:eastAsia="Palatino Linotype" w:hAnsi="Palatino Linotype" w:cs="Palatino Linotype"/>
                <w:color w:val="000000"/>
                <w:sz w:val="22"/>
                <w:szCs w:val="22"/>
              </w:rPr>
              <w:t>4, 67,245</w:t>
            </w:r>
          </w:p>
        </w:tc>
        <w:tc>
          <w:tcPr>
            <w:tcW w:w="123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sz w:val="20"/>
                <w:szCs w:val="20"/>
                <w:lang w:val="en-IN" w:eastAsia="en-IN" w:bidi="hi-IN"/>
              </w:rPr>
            </w:pPr>
            <w:r w:rsidRPr="00562704">
              <w:rPr>
                <w:rFonts w:ascii="Palatino Linotype" w:eastAsia="Palatino Linotype" w:hAnsi="Palatino Linotype" w:cs="Palatino Linotype"/>
                <w:color w:val="000000"/>
                <w:sz w:val="22"/>
                <w:szCs w:val="22"/>
              </w:rPr>
              <w:t>52.6</w:t>
            </w:r>
          </w:p>
        </w:tc>
      </w:tr>
      <w:tr w:rsidR="00430234" w:rsidRPr="00562704" w:rsidTr="00053B79">
        <w:trPr>
          <w:trHeight w:val="229"/>
        </w:trPr>
        <w:tc>
          <w:tcPr>
            <w:tcW w:w="1647" w:type="dxa"/>
            <w:tcBorders>
              <w:top w:val="nil"/>
              <w:left w:val="single" w:sz="4" w:space="0" w:color="auto"/>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color w:val="000000"/>
                <w:sz w:val="22"/>
                <w:szCs w:val="22"/>
              </w:rPr>
            </w:pPr>
            <w:r w:rsidRPr="00562704">
              <w:rPr>
                <w:rFonts w:ascii="Palatino Linotype" w:eastAsia="Palatino Linotype" w:hAnsi="Palatino Linotype" w:cs="Palatino Linotype"/>
                <w:color w:val="000000"/>
                <w:sz w:val="22"/>
                <w:szCs w:val="22"/>
              </w:rPr>
              <w:t>3</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rPr>
                <w:rFonts w:ascii="Palatino Linotype" w:eastAsia="Palatino Linotype" w:hAnsi="Palatino Linotype" w:cs="Palatino Linotype"/>
                <w:color w:val="000000"/>
                <w:sz w:val="22"/>
                <w:szCs w:val="22"/>
              </w:rPr>
            </w:pPr>
            <w:r w:rsidRPr="00562704">
              <w:rPr>
                <w:rFonts w:ascii="Palatino Linotype" w:eastAsia="Palatino Linotype" w:hAnsi="Palatino Linotype" w:cs="Palatino Linotype"/>
                <w:color w:val="000000"/>
                <w:sz w:val="22"/>
                <w:szCs w:val="22"/>
              </w:rPr>
              <w:t>MSEI</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sz w:val="20"/>
                <w:szCs w:val="20"/>
                <w:lang w:val="en-IN" w:eastAsia="en-IN" w:bidi="hi-IN"/>
              </w:rPr>
            </w:pPr>
            <w:r w:rsidRPr="00562704">
              <w:rPr>
                <w:rFonts w:ascii="Palatino Linotype" w:eastAsia="Palatino Linotype" w:hAnsi="Palatino Linotype" w:cs="Palatino Linotype"/>
                <w:color w:val="000000"/>
                <w:sz w:val="22"/>
                <w:szCs w:val="22"/>
              </w:rPr>
              <w:t>1,702</w:t>
            </w:r>
          </w:p>
        </w:tc>
        <w:tc>
          <w:tcPr>
            <w:tcW w:w="164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sz w:val="20"/>
                <w:szCs w:val="20"/>
                <w:lang w:val="en-IN" w:eastAsia="en-IN" w:bidi="hi-IN"/>
              </w:rPr>
            </w:pPr>
            <w:r w:rsidRPr="00562704">
              <w:rPr>
                <w:rFonts w:ascii="Palatino Linotype" w:eastAsia="Palatino Linotype" w:hAnsi="Palatino Linotype" w:cs="Palatino Linotype"/>
                <w:color w:val="000000"/>
                <w:sz w:val="22"/>
                <w:szCs w:val="22"/>
              </w:rPr>
              <w:t>2,854</w:t>
            </w:r>
          </w:p>
        </w:tc>
        <w:tc>
          <w:tcPr>
            <w:tcW w:w="1237" w:type="dxa"/>
            <w:tcBorders>
              <w:top w:val="nil"/>
              <w:left w:val="nil"/>
              <w:bottom w:val="single" w:sz="4" w:space="0" w:color="auto"/>
              <w:right w:val="single" w:sz="4" w:space="0" w:color="auto"/>
            </w:tcBorders>
            <w:shd w:val="clear" w:color="auto" w:fill="auto"/>
            <w:vAlign w:val="bottom"/>
            <w:hideMark/>
          </w:tcPr>
          <w:p w:rsidR="00430234" w:rsidRPr="00562704" w:rsidRDefault="00430234" w:rsidP="00053B79">
            <w:pPr>
              <w:jc w:val="right"/>
              <w:rPr>
                <w:rFonts w:ascii="Palatino Linotype" w:eastAsia="Times New Roman" w:hAnsi="Palatino Linotype" w:cs="Arial"/>
                <w:sz w:val="20"/>
                <w:szCs w:val="20"/>
                <w:lang w:val="en-IN" w:eastAsia="en-IN" w:bidi="hi-IN"/>
              </w:rPr>
            </w:pPr>
            <w:r w:rsidRPr="00562704">
              <w:rPr>
                <w:rFonts w:ascii="Palatino Linotype" w:eastAsia="Palatino Linotype" w:hAnsi="Palatino Linotype" w:cs="Palatino Linotype"/>
                <w:color w:val="000000"/>
                <w:sz w:val="22"/>
                <w:szCs w:val="22"/>
              </w:rPr>
              <w:t>67.7</w:t>
            </w:r>
          </w:p>
        </w:tc>
      </w:tr>
    </w:tbl>
    <w:p w:rsidR="00430234" w:rsidRPr="00B0632D" w:rsidRDefault="00430234" w:rsidP="00430234">
      <w:pPr>
        <w:pBdr>
          <w:top w:val="nil"/>
          <w:left w:val="nil"/>
          <w:bottom w:val="nil"/>
          <w:right w:val="nil"/>
          <w:between w:val="nil"/>
        </w:pBdr>
        <w:spacing w:line="276" w:lineRule="auto"/>
        <w:ind w:left="360" w:hanging="720"/>
        <w:jc w:val="center"/>
        <w:rPr>
          <w:rFonts w:ascii="Palatino Linotype" w:eastAsia="Palatino Linotype" w:hAnsi="Palatino Linotype" w:cs="Palatino Linotype"/>
          <w:color w:val="000000"/>
          <w:sz w:val="22"/>
          <w:szCs w:val="22"/>
          <w:highlight w:val="yellow"/>
        </w:rPr>
      </w:pPr>
    </w:p>
    <w:p w:rsidR="00430234" w:rsidRPr="000C2DF0" w:rsidRDefault="00430234" w:rsidP="00430234">
      <w:pPr>
        <w:keepNext/>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0C2DF0">
        <w:rPr>
          <w:rFonts w:ascii="Palatino Linotype" w:eastAsia="Palatino Linotype" w:hAnsi="Palatino Linotype" w:cs="Palatino Linotype"/>
          <w:b/>
          <w:color w:val="000000"/>
          <w:sz w:val="22"/>
          <w:szCs w:val="22"/>
        </w:rPr>
        <w:t>Figure 8: Trends of Currency Derivatives at NSE, MSEI and BSE (</w:t>
      </w:r>
      <w:r w:rsidRPr="000C2DF0">
        <w:rPr>
          <w:rFonts w:ascii="Tahoma" w:eastAsia="Tahoma" w:hAnsi="Tahoma" w:cs="Tahoma"/>
          <w:b/>
          <w:color w:val="000000"/>
          <w:sz w:val="22"/>
          <w:szCs w:val="22"/>
        </w:rPr>
        <w:t>₹</w:t>
      </w:r>
      <w:r w:rsidRPr="000C2DF0">
        <w:rPr>
          <w:rFonts w:ascii="Palatino Linotype" w:eastAsia="Palatino Linotype" w:hAnsi="Palatino Linotype" w:cs="Palatino Linotype"/>
          <w:b/>
          <w:color w:val="000000"/>
          <w:sz w:val="22"/>
          <w:szCs w:val="22"/>
        </w:rPr>
        <w:t xml:space="preserve"> crore)</w:t>
      </w:r>
    </w:p>
    <w:p w:rsidR="00430234" w:rsidRDefault="00430234" w:rsidP="00430234">
      <w:pPr>
        <w:rPr>
          <w:rFonts w:ascii="Palatino Linotype" w:eastAsia="Palatino Linotype" w:hAnsi="Palatino Linotype" w:cs="Palatino Linotype"/>
          <w:b/>
          <w:sz w:val="22"/>
          <w:szCs w:val="22"/>
          <w:highlight w:val="yellow"/>
        </w:rPr>
      </w:pPr>
      <w:r>
        <w:rPr>
          <w:noProof/>
          <w:lang w:val="en-IN" w:eastAsia="en-IN" w:bidi="hi-IN"/>
        </w:rPr>
        <w:drawing>
          <wp:inline distT="0" distB="0" distL="0" distR="0" wp14:anchorId="7696D1CD" wp14:editId="12FB9AF7">
            <wp:extent cx="5191125" cy="2181225"/>
            <wp:effectExtent l="0" t="0" r="9525" b="952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430234" w:rsidRPr="00B0632D" w:rsidRDefault="00430234" w:rsidP="00430234">
      <w:pPr>
        <w:rPr>
          <w:rFonts w:ascii="Palatino Linotype" w:eastAsia="Palatino Linotype" w:hAnsi="Palatino Linotype" w:cs="Palatino Linotype"/>
          <w:b/>
          <w:sz w:val="22"/>
          <w:szCs w:val="22"/>
          <w:highlight w:val="yellow"/>
        </w:rPr>
      </w:pPr>
    </w:p>
    <w:p w:rsidR="00430234" w:rsidRPr="00B52F86" w:rsidRDefault="00430234" w:rsidP="00430234">
      <w:pPr>
        <w:rPr>
          <w:rFonts w:ascii="Palatino Linotype" w:eastAsia="Palatino Linotype" w:hAnsi="Palatino Linotype" w:cs="Palatino Linotype"/>
          <w:b/>
          <w:sz w:val="22"/>
          <w:szCs w:val="22"/>
        </w:rPr>
      </w:pPr>
    </w:p>
    <w:p w:rsidR="00430234" w:rsidRPr="00B52F86" w:rsidRDefault="00430234" w:rsidP="00430234">
      <w:pPr>
        <w:widowControl w:val="0"/>
        <w:numPr>
          <w:ilvl w:val="0"/>
          <w:numId w:val="11"/>
        </w:numPr>
        <w:jc w:val="both"/>
        <w:rPr>
          <w:rFonts w:ascii="Palatino Linotype" w:eastAsia="Palatino Linotype" w:hAnsi="Palatino Linotype" w:cs="Palatino Linotype"/>
          <w:b/>
          <w:sz w:val="22"/>
          <w:szCs w:val="22"/>
        </w:rPr>
      </w:pPr>
      <w:r w:rsidRPr="00B52F86">
        <w:rPr>
          <w:rFonts w:ascii="Palatino Linotype" w:eastAsia="Palatino Linotype" w:hAnsi="Palatino Linotype" w:cs="Palatino Linotype"/>
          <w:b/>
          <w:sz w:val="22"/>
          <w:szCs w:val="22"/>
        </w:rPr>
        <w:t xml:space="preserve">Interest Rate Futures at NSE and BSE </w:t>
      </w:r>
    </w:p>
    <w:p w:rsidR="00430234" w:rsidRPr="00E02920" w:rsidRDefault="00430234" w:rsidP="00430234">
      <w:pPr>
        <w:keepNext/>
        <w:jc w:val="both"/>
        <w:rPr>
          <w:rFonts w:ascii="Palatino Linotype" w:eastAsia="Palatino Linotype" w:hAnsi="Palatino Linotype" w:cs="Palatino Linotype"/>
          <w:sz w:val="22"/>
          <w:szCs w:val="22"/>
        </w:rPr>
      </w:pPr>
    </w:p>
    <w:p w:rsidR="00430234" w:rsidRPr="00E02920" w:rsidRDefault="00430234" w:rsidP="00430234">
      <w:pPr>
        <w:numPr>
          <w:ilvl w:val="0"/>
          <w:numId w:val="13"/>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E02920">
        <w:rPr>
          <w:rFonts w:ascii="Palatino Linotype" w:eastAsia="Palatino Linotype" w:hAnsi="Palatino Linotype" w:cs="Palatino Linotype"/>
          <w:color w:val="000000"/>
          <w:sz w:val="22"/>
          <w:szCs w:val="22"/>
        </w:rPr>
        <w:t xml:space="preserve">During June 2020, the monthly turnover of interest rate futures at NSE increased by 37.6 per cent to </w:t>
      </w:r>
      <w:r w:rsidRPr="00E02920">
        <w:rPr>
          <w:rFonts w:ascii="Times New Roman" w:eastAsia="Palatino Linotype" w:hAnsi="Times New Roman"/>
          <w:color w:val="000000"/>
          <w:sz w:val="22"/>
          <w:szCs w:val="22"/>
        </w:rPr>
        <w:t>₹</w:t>
      </w:r>
      <w:r w:rsidRPr="00E02920">
        <w:rPr>
          <w:rFonts w:ascii="Palatino Linotype" w:eastAsia="Palatino Linotype" w:hAnsi="Palatino Linotype" w:cs="Palatino Linotype"/>
          <w:color w:val="000000"/>
          <w:sz w:val="22"/>
          <w:szCs w:val="22"/>
        </w:rPr>
        <w:t xml:space="preserve">16,790 crore from </w:t>
      </w:r>
      <w:r w:rsidRPr="00E02920">
        <w:rPr>
          <w:rFonts w:ascii="Times New Roman" w:eastAsia="Palatino Linotype" w:hAnsi="Times New Roman"/>
          <w:color w:val="000000"/>
          <w:sz w:val="22"/>
          <w:szCs w:val="22"/>
        </w:rPr>
        <w:t>₹</w:t>
      </w:r>
      <w:r w:rsidRPr="00E02920">
        <w:rPr>
          <w:rFonts w:ascii="Palatino Linotype" w:eastAsia="Palatino Linotype" w:hAnsi="Palatino Linotype" w:cs="Palatino Linotype"/>
          <w:color w:val="000000"/>
          <w:sz w:val="22"/>
          <w:szCs w:val="22"/>
        </w:rPr>
        <w:t xml:space="preserve">12,198 crore in May 2020. </w:t>
      </w:r>
    </w:p>
    <w:p w:rsidR="00430234" w:rsidRPr="00E02920" w:rsidRDefault="00430234" w:rsidP="00430234">
      <w:pPr>
        <w:numPr>
          <w:ilvl w:val="0"/>
          <w:numId w:val="13"/>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E02920">
        <w:rPr>
          <w:rFonts w:ascii="Palatino Linotype" w:eastAsia="Palatino Linotype" w:hAnsi="Palatino Linotype" w:cs="Palatino Linotype"/>
          <w:color w:val="000000"/>
          <w:sz w:val="22"/>
          <w:szCs w:val="22"/>
        </w:rPr>
        <w:t xml:space="preserve">The monthly turnover of interest rate futures at BSE increased by 126.9 per cent to </w:t>
      </w:r>
      <w:r w:rsidRPr="00E02920">
        <w:rPr>
          <w:rFonts w:ascii="Tahoma" w:eastAsia="Tahoma" w:hAnsi="Tahoma" w:cs="Tahoma"/>
          <w:color w:val="000000"/>
          <w:sz w:val="22"/>
          <w:szCs w:val="22"/>
        </w:rPr>
        <w:t>₹</w:t>
      </w:r>
      <w:r w:rsidRPr="00E02920">
        <w:rPr>
          <w:rFonts w:ascii="Palatino Linotype" w:eastAsia="Palatino Linotype" w:hAnsi="Palatino Linotype" w:cs="Palatino Linotype"/>
          <w:color w:val="000000"/>
          <w:sz w:val="22"/>
          <w:szCs w:val="22"/>
        </w:rPr>
        <w:t xml:space="preserve">4,308 crore from </w:t>
      </w:r>
      <w:r w:rsidRPr="00E02920">
        <w:rPr>
          <w:rFonts w:ascii="Tahoma" w:eastAsia="Tahoma" w:hAnsi="Tahoma" w:cs="Tahoma"/>
          <w:color w:val="000000"/>
          <w:sz w:val="22"/>
          <w:szCs w:val="22"/>
        </w:rPr>
        <w:t>₹</w:t>
      </w:r>
      <w:r w:rsidRPr="00E02920">
        <w:rPr>
          <w:rFonts w:ascii="Palatino Linotype" w:eastAsia="Palatino Linotype" w:hAnsi="Palatino Linotype" w:cs="Palatino Linotype"/>
          <w:color w:val="000000"/>
          <w:sz w:val="22"/>
          <w:szCs w:val="22"/>
        </w:rPr>
        <w:t xml:space="preserve">1,899 crore during the same period. </w:t>
      </w: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p>
    <w:p w:rsidR="00430234" w:rsidRPr="000C2DF0"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r w:rsidRPr="000C2DF0">
        <w:rPr>
          <w:rFonts w:ascii="Palatino Linotype" w:eastAsia="Palatino Linotype" w:hAnsi="Palatino Linotype" w:cs="Palatino Linotype"/>
          <w:b/>
          <w:color w:val="000000"/>
          <w:sz w:val="22"/>
          <w:szCs w:val="22"/>
        </w:rPr>
        <w:lastRenderedPageBreak/>
        <w:t>Figure 9: Trends of Interest Rate Futures at NSE and BSE (</w:t>
      </w:r>
      <w:r w:rsidRPr="000C2DF0">
        <w:rPr>
          <w:rFonts w:ascii="Tahoma" w:eastAsia="Tahoma" w:hAnsi="Tahoma" w:cs="Tahoma"/>
          <w:b/>
          <w:color w:val="000000"/>
          <w:sz w:val="22"/>
          <w:szCs w:val="22"/>
        </w:rPr>
        <w:t>₹</w:t>
      </w:r>
      <w:r w:rsidRPr="000C2DF0">
        <w:rPr>
          <w:rFonts w:ascii="Palatino Linotype" w:eastAsia="Palatino Linotype" w:hAnsi="Palatino Linotype" w:cs="Palatino Linotype"/>
          <w:color w:val="000000"/>
          <w:sz w:val="22"/>
          <w:szCs w:val="22"/>
        </w:rPr>
        <w:t xml:space="preserve"> </w:t>
      </w:r>
      <w:r w:rsidRPr="000C2DF0">
        <w:rPr>
          <w:rFonts w:ascii="Palatino Linotype" w:eastAsia="Palatino Linotype" w:hAnsi="Palatino Linotype" w:cs="Palatino Linotype"/>
          <w:b/>
          <w:color w:val="000000"/>
          <w:sz w:val="22"/>
          <w:szCs w:val="22"/>
        </w:rPr>
        <w:t>crore)</w:t>
      </w:r>
    </w:p>
    <w:p w:rsidR="00430234" w:rsidRPr="00B0632D" w:rsidRDefault="00430234" w:rsidP="00430234">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r>
        <w:rPr>
          <w:noProof/>
          <w:lang w:val="en-IN" w:eastAsia="en-IN" w:bidi="hi-IN"/>
        </w:rPr>
        <w:drawing>
          <wp:inline distT="0" distB="0" distL="0" distR="0" wp14:anchorId="5974A203" wp14:editId="6A783457">
            <wp:extent cx="5457825" cy="2095500"/>
            <wp:effectExtent l="0" t="0" r="9525"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430234" w:rsidRPr="00B0632D" w:rsidRDefault="00430234" w:rsidP="00430234">
      <w:pPr>
        <w:rPr>
          <w:rFonts w:ascii="Palatino Linotype" w:eastAsia="Palatino Linotype" w:hAnsi="Palatino Linotype" w:cs="Palatino Linotype"/>
          <w:b/>
          <w:color w:val="000099"/>
          <w:sz w:val="22"/>
          <w:szCs w:val="22"/>
          <w:highlight w:val="yellow"/>
        </w:rPr>
      </w:pPr>
    </w:p>
    <w:p w:rsidR="00430234" w:rsidRPr="00F561C4" w:rsidRDefault="00430234" w:rsidP="00430234">
      <w:pPr>
        <w:widowControl w:val="0"/>
        <w:numPr>
          <w:ilvl w:val="0"/>
          <w:numId w:val="9"/>
        </w:numPr>
        <w:jc w:val="both"/>
        <w:rPr>
          <w:rFonts w:ascii="Palatino Linotype" w:eastAsia="Palatino Linotype" w:hAnsi="Palatino Linotype" w:cs="Palatino Linotype"/>
          <w:b/>
          <w:sz w:val="22"/>
          <w:szCs w:val="22"/>
        </w:rPr>
      </w:pPr>
      <w:r w:rsidRPr="00F561C4">
        <w:rPr>
          <w:rFonts w:ascii="Palatino Linotype" w:eastAsia="Palatino Linotype" w:hAnsi="Palatino Linotype" w:cs="Palatino Linotype"/>
          <w:b/>
          <w:sz w:val="22"/>
          <w:szCs w:val="22"/>
        </w:rPr>
        <w:t>Trading in Corporate Debt Market</w:t>
      </w:r>
    </w:p>
    <w:p w:rsidR="00430234" w:rsidRPr="00B0632D" w:rsidRDefault="00430234" w:rsidP="00430234">
      <w:pPr>
        <w:widowControl w:val="0"/>
        <w:ind w:left="720"/>
        <w:jc w:val="both"/>
        <w:rPr>
          <w:rFonts w:ascii="Palatino Linotype" w:eastAsia="Palatino Linotype" w:hAnsi="Palatino Linotype" w:cs="Palatino Linotype"/>
          <w:sz w:val="22"/>
          <w:szCs w:val="22"/>
          <w:highlight w:val="yellow"/>
        </w:rPr>
      </w:pPr>
    </w:p>
    <w:p w:rsidR="00430234" w:rsidRPr="00C87D35" w:rsidRDefault="00430234" w:rsidP="00430234">
      <w:pPr>
        <w:numPr>
          <w:ilvl w:val="0"/>
          <w:numId w:val="14"/>
        </w:numPr>
        <w:pBdr>
          <w:top w:val="nil"/>
          <w:left w:val="nil"/>
          <w:bottom w:val="nil"/>
          <w:right w:val="nil"/>
          <w:between w:val="nil"/>
        </w:pBdr>
        <w:spacing w:line="276" w:lineRule="auto"/>
        <w:jc w:val="both"/>
        <w:rPr>
          <w:color w:val="000000"/>
          <w:sz w:val="22"/>
          <w:szCs w:val="22"/>
        </w:rPr>
      </w:pPr>
      <w:r w:rsidRPr="00C87D35">
        <w:rPr>
          <w:rFonts w:ascii="Palatino Linotype" w:eastAsia="Palatino Linotype" w:hAnsi="Palatino Linotype" w:cs="Palatino Linotype"/>
          <w:color w:val="000000"/>
          <w:sz w:val="22"/>
          <w:szCs w:val="22"/>
        </w:rPr>
        <w:t xml:space="preserve">During June 2020, BSE registered 7,231 trades of corporate debt with a traded value of </w:t>
      </w:r>
      <w:r w:rsidRPr="00C87D35">
        <w:rPr>
          <w:rFonts w:ascii="Tahoma" w:eastAsia="Tahoma" w:hAnsi="Tahoma" w:cs="Tahoma"/>
          <w:color w:val="000000"/>
          <w:sz w:val="22"/>
          <w:szCs w:val="22"/>
        </w:rPr>
        <w:t>₹</w:t>
      </w:r>
      <w:r w:rsidRPr="00C87D35">
        <w:rPr>
          <w:rFonts w:ascii="Palatino Linotype" w:eastAsia="Palatino Linotype" w:hAnsi="Palatino Linotype" w:cs="Palatino Linotype"/>
          <w:color w:val="000000"/>
          <w:sz w:val="22"/>
          <w:szCs w:val="22"/>
        </w:rPr>
        <w:t xml:space="preserve">76,987 crore as compared to 4,677 trades of corporate debt with a traded value of </w:t>
      </w:r>
      <w:r w:rsidRPr="00C87D35">
        <w:rPr>
          <w:rFonts w:ascii="Tahoma" w:eastAsia="Tahoma" w:hAnsi="Tahoma" w:cs="Tahoma"/>
          <w:color w:val="000000"/>
          <w:sz w:val="22"/>
          <w:szCs w:val="22"/>
        </w:rPr>
        <w:t>₹</w:t>
      </w:r>
      <w:r w:rsidRPr="00C87D35">
        <w:rPr>
          <w:rFonts w:ascii="Palatino Linotype" w:eastAsia="Palatino Linotype" w:hAnsi="Palatino Linotype" w:cs="Palatino Linotype"/>
          <w:color w:val="000000"/>
          <w:sz w:val="22"/>
          <w:szCs w:val="22"/>
        </w:rPr>
        <w:t xml:space="preserve">64,965 crore in the previous month.  </w:t>
      </w:r>
    </w:p>
    <w:p w:rsidR="00430234" w:rsidRPr="00C87D35" w:rsidRDefault="00430234" w:rsidP="00430234">
      <w:pPr>
        <w:numPr>
          <w:ilvl w:val="0"/>
          <w:numId w:val="14"/>
        </w:numPr>
        <w:pBdr>
          <w:top w:val="nil"/>
          <w:left w:val="nil"/>
          <w:bottom w:val="nil"/>
          <w:right w:val="nil"/>
          <w:between w:val="nil"/>
        </w:pBdr>
        <w:spacing w:line="276" w:lineRule="auto"/>
        <w:jc w:val="both"/>
        <w:rPr>
          <w:color w:val="000000"/>
          <w:sz w:val="22"/>
          <w:szCs w:val="22"/>
        </w:rPr>
      </w:pPr>
      <w:r w:rsidRPr="00C87D35">
        <w:rPr>
          <w:rFonts w:ascii="Palatino Linotype" w:eastAsia="Palatino Linotype" w:hAnsi="Palatino Linotype" w:cs="Palatino Linotype"/>
          <w:color w:val="000000"/>
          <w:sz w:val="22"/>
          <w:szCs w:val="22"/>
        </w:rPr>
        <w:t xml:space="preserve">At NSE, 7,647 trades were recorded with a traded value of </w:t>
      </w:r>
      <w:r w:rsidRPr="00C87D35">
        <w:rPr>
          <w:rFonts w:ascii="Tahoma" w:eastAsia="Tahoma" w:hAnsi="Tahoma" w:cs="Tahoma"/>
          <w:color w:val="000000"/>
          <w:sz w:val="22"/>
          <w:szCs w:val="22"/>
        </w:rPr>
        <w:t>₹</w:t>
      </w:r>
      <w:r w:rsidRPr="00C87D35">
        <w:rPr>
          <w:rFonts w:ascii="Palatino Linotype" w:eastAsia="Palatino Linotype" w:hAnsi="Palatino Linotype" w:cs="Palatino Linotype"/>
          <w:color w:val="000000"/>
          <w:sz w:val="22"/>
          <w:szCs w:val="22"/>
        </w:rPr>
        <w:t xml:space="preserve">1, 30,257 crore in June 2020 as compared to 6,004 trades with a traded value of </w:t>
      </w:r>
      <w:r w:rsidRPr="00C87D35">
        <w:rPr>
          <w:rFonts w:ascii="Tahoma" w:eastAsia="Tahoma" w:hAnsi="Tahoma" w:cs="Tahoma"/>
          <w:color w:val="000000"/>
          <w:sz w:val="22"/>
          <w:szCs w:val="22"/>
        </w:rPr>
        <w:t>₹</w:t>
      </w:r>
      <w:r w:rsidRPr="00C87D35">
        <w:rPr>
          <w:rFonts w:ascii="Palatino Linotype" w:eastAsia="Palatino Linotype" w:hAnsi="Palatino Linotype" w:cs="Palatino Linotype"/>
          <w:color w:val="000000"/>
          <w:sz w:val="22"/>
          <w:szCs w:val="22"/>
        </w:rPr>
        <w:t xml:space="preserve">1, 31, 842 crore in May 2020. </w:t>
      </w:r>
    </w:p>
    <w:p w:rsidR="00430234" w:rsidRPr="00B0632D" w:rsidRDefault="00430234" w:rsidP="00430234">
      <w:pPr>
        <w:pBdr>
          <w:top w:val="nil"/>
          <w:left w:val="nil"/>
          <w:bottom w:val="nil"/>
          <w:right w:val="nil"/>
          <w:between w:val="nil"/>
        </w:pBdr>
        <w:spacing w:line="276" w:lineRule="auto"/>
        <w:ind w:left="720" w:hanging="720"/>
        <w:rPr>
          <w:rFonts w:ascii="Palatino Linotype" w:eastAsia="Palatino Linotype" w:hAnsi="Palatino Linotype" w:cs="Palatino Linotype"/>
          <w:color w:val="000000"/>
          <w:sz w:val="22"/>
          <w:szCs w:val="22"/>
          <w:highlight w:val="yellow"/>
        </w:rPr>
      </w:pPr>
    </w:p>
    <w:p w:rsidR="00430234" w:rsidRPr="00A22C15" w:rsidRDefault="00430234" w:rsidP="00430234">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A22C15">
        <w:rPr>
          <w:rFonts w:ascii="Palatino Linotype" w:eastAsia="Palatino Linotype" w:hAnsi="Palatino Linotype" w:cs="Palatino Linotype"/>
          <w:b/>
          <w:color w:val="000000"/>
          <w:sz w:val="22"/>
          <w:szCs w:val="22"/>
        </w:rPr>
        <w:t xml:space="preserve">          Figure 10: Trends in Reported Turnover of Corporate Bonds (</w:t>
      </w:r>
      <w:r w:rsidRPr="00A22C15">
        <w:rPr>
          <w:rFonts w:ascii="Tahoma" w:eastAsia="Tahoma" w:hAnsi="Tahoma" w:cs="Tahoma"/>
          <w:b/>
          <w:color w:val="000000"/>
          <w:sz w:val="22"/>
          <w:szCs w:val="22"/>
        </w:rPr>
        <w:t>₹</w:t>
      </w:r>
      <w:r w:rsidRPr="00A22C15">
        <w:rPr>
          <w:rFonts w:ascii="Palatino Linotype" w:eastAsia="Palatino Linotype" w:hAnsi="Palatino Linotype" w:cs="Palatino Linotype"/>
          <w:color w:val="000000"/>
          <w:sz w:val="22"/>
          <w:szCs w:val="22"/>
        </w:rPr>
        <w:t xml:space="preserve"> </w:t>
      </w:r>
      <w:r w:rsidRPr="00A22C15">
        <w:rPr>
          <w:rFonts w:ascii="Palatino Linotype" w:eastAsia="Palatino Linotype" w:hAnsi="Palatino Linotype" w:cs="Palatino Linotype"/>
          <w:b/>
          <w:color w:val="000000"/>
          <w:sz w:val="22"/>
          <w:szCs w:val="22"/>
        </w:rPr>
        <w:t>crore)</w:t>
      </w:r>
    </w:p>
    <w:p w:rsidR="00430234" w:rsidRPr="00B0632D" w:rsidRDefault="00430234" w:rsidP="00430234">
      <w:pPr>
        <w:widowControl w:val="0"/>
        <w:ind w:left="720"/>
        <w:contextualSpacing/>
        <w:jc w:val="both"/>
        <w:rPr>
          <w:rFonts w:ascii="Palatino Linotype" w:hAnsi="Palatino Linotype"/>
          <w:b/>
          <w:sz w:val="22"/>
          <w:szCs w:val="22"/>
          <w:highlight w:val="yellow"/>
        </w:rPr>
      </w:pPr>
      <w:r>
        <w:rPr>
          <w:noProof/>
          <w:lang w:val="en-IN" w:eastAsia="en-IN" w:bidi="hi-IN"/>
        </w:rPr>
        <w:drawing>
          <wp:inline distT="0" distB="0" distL="0" distR="0" wp14:anchorId="207CD2FC" wp14:editId="6FB6DE2B">
            <wp:extent cx="5419725" cy="2295525"/>
            <wp:effectExtent l="0" t="0" r="9525" b="952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430234" w:rsidRPr="00B0632D" w:rsidRDefault="00430234" w:rsidP="00430234">
      <w:pPr>
        <w:widowControl w:val="0"/>
        <w:ind w:left="720"/>
        <w:contextualSpacing/>
        <w:jc w:val="both"/>
        <w:rPr>
          <w:rFonts w:ascii="Palatino Linotype" w:hAnsi="Palatino Linotype"/>
          <w:b/>
          <w:sz w:val="22"/>
          <w:szCs w:val="22"/>
          <w:highlight w:val="yellow"/>
        </w:rPr>
      </w:pPr>
    </w:p>
    <w:p w:rsidR="00430234" w:rsidRPr="00FA46C6" w:rsidRDefault="00430234" w:rsidP="00430234">
      <w:pPr>
        <w:widowControl w:val="0"/>
        <w:numPr>
          <w:ilvl w:val="0"/>
          <w:numId w:val="9"/>
        </w:numPr>
        <w:jc w:val="both"/>
        <w:rPr>
          <w:rFonts w:ascii="Palatino Linotype" w:eastAsia="Palatino Linotype" w:hAnsi="Palatino Linotype" w:cs="Palatino Linotype"/>
          <w:b/>
          <w:sz w:val="22"/>
          <w:szCs w:val="22"/>
        </w:rPr>
      </w:pPr>
      <w:r w:rsidRPr="00FA46C6">
        <w:rPr>
          <w:rFonts w:ascii="Palatino Linotype" w:eastAsia="Palatino Linotype" w:hAnsi="Palatino Linotype" w:cs="Palatino Linotype"/>
          <w:b/>
          <w:sz w:val="22"/>
          <w:szCs w:val="22"/>
        </w:rPr>
        <w:t>Trends in Institutional Investment</w:t>
      </w:r>
      <w:r>
        <w:rPr>
          <w:rFonts w:ascii="Palatino Linotype" w:eastAsia="Palatino Linotype" w:hAnsi="Palatino Linotype" w:cs="Palatino Linotype"/>
          <w:b/>
          <w:sz w:val="22"/>
          <w:szCs w:val="22"/>
        </w:rPr>
        <w:t>s</w:t>
      </w:r>
    </w:p>
    <w:p w:rsidR="00430234" w:rsidRPr="00FA46C6" w:rsidRDefault="00430234" w:rsidP="00430234">
      <w:pPr>
        <w:widowControl w:val="0"/>
        <w:ind w:left="720"/>
        <w:jc w:val="both"/>
        <w:rPr>
          <w:rFonts w:ascii="Palatino Linotype" w:eastAsia="Palatino Linotype" w:hAnsi="Palatino Linotype" w:cs="Palatino Linotype"/>
          <w:b/>
          <w:sz w:val="22"/>
          <w:szCs w:val="22"/>
        </w:rPr>
      </w:pPr>
    </w:p>
    <w:p w:rsidR="00430234" w:rsidRPr="00FA46C6" w:rsidRDefault="00430234" w:rsidP="00430234">
      <w:pPr>
        <w:widowControl w:val="0"/>
        <w:numPr>
          <w:ilvl w:val="0"/>
          <w:numId w:val="16"/>
        </w:numPr>
        <w:tabs>
          <w:tab w:val="left" w:pos="0"/>
        </w:tabs>
        <w:jc w:val="both"/>
        <w:rPr>
          <w:rFonts w:ascii="Palatino Linotype" w:eastAsia="Palatino Linotype" w:hAnsi="Palatino Linotype" w:cs="Palatino Linotype"/>
          <w:b/>
          <w:sz w:val="22"/>
          <w:szCs w:val="22"/>
        </w:rPr>
      </w:pPr>
      <w:r w:rsidRPr="00FA46C6">
        <w:rPr>
          <w:rFonts w:ascii="Palatino Linotype" w:eastAsia="Palatino Linotype" w:hAnsi="Palatino Linotype" w:cs="Palatino Linotype"/>
          <w:b/>
          <w:sz w:val="22"/>
          <w:szCs w:val="22"/>
        </w:rPr>
        <w:t>Trends in Investment by Mutual Funds</w:t>
      </w:r>
    </w:p>
    <w:p w:rsidR="00430234" w:rsidRPr="00D677E6" w:rsidRDefault="00430234" w:rsidP="00430234">
      <w:pPr>
        <w:jc w:val="both"/>
        <w:rPr>
          <w:rFonts w:ascii="Palatino Linotype" w:eastAsia="Palatino Linotype" w:hAnsi="Palatino Linotype" w:cs="Palatino Linotype"/>
          <w:sz w:val="22"/>
          <w:szCs w:val="22"/>
        </w:rPr>
      </w:pPr>
    </w:p>
    <w:p w:rsidR="00430234" w:rsidRPr="00D677E6" w:rsidRDefault="00430234" w:rsidP="00430234">
      <w:pPr>
        <w:numPr>
          <w:ilvl w:val="0"/>
          <w:numId w:val="15"/>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D677E6">
        <w:rPr>
          <w:rFonts w:ascii="Palatino Linotype" w:eastAsia="Palatino Linotype" w:hAnsi="Palatino Linotype" w:cs="Palatino Linotype"/>
          <w:color w:val="000000"/>
          <w:sz w:val="22"/>
          <w:szCs w:val="22"/>
        </w:rPr>
        <w:t xml:space="preserve">The mutual fund industry saw a net inflow of </w:t>
      </w:r>
      <w:r w:rsidRPr="00D677E6">
        <w:rPr>
          <w:rFonts w:ascii="Times New Roman" w:eastAsia="Palatino Linotype" w:hAnsi="Times New Roman"/>
          <w:color w:val="000000"/>
          <w:sz w:val="22"/>
          <w:szCs w:val="22"/>
        </w:rPr>
        <w:t>₹</w:t>
      </w:r>
      <w:r w:rsidRPr="00D677E6">
        <w:rPr>
          <w:rFonts w:ascii="Palatino Linotype" w:eastAsia="Palatino Linotype" w:hAnsi="Palatino Linotype" w:cs="Palatino Linotype"/>
          <w:color w:val="000000"/>
          <w:sz w:val="22"/>
          <w:szCs w:val="22"/>
        </w:rPr>
        <w:t xml:space="preserve">7,266 crore in June 2020 compared a net inflow of </w:t>
      </w:r>
      <w:r w:rsidRPr="00D677E6">
        <w:rPr>
          <w:rFonts w:ascii="Times New Roman" w:eastAsia="Palatino Linotype" w:hAnsi="Times New Roman"/>
          <w:color w:val="000000"/>
          <w:sz w:val="22"/>
          <w:szCs w:val="22"/>
        </w:rPr>
        <w:t>₹</w:t>
      </w:r>
      <w:r w:rsidRPr="00D677E6">
        <w:rPr>
          <w:rFonts w:ascii="Palatino Linotype" w:eastAsia="Palatino Linotype" w:hAnsi="Palatino Linotype" w:cs="Palatino Linotype"/>
          <w:color w:val="000000"/>
          <w:sz w:val="22"/>
          <w:szCs w:val="22"/>
        </w:rPr>
        <w:t>70,814 crore in May 2020.</w:t>
      </w:r>
    </w:p>
    <w:p w:rsidR="00430234" w:rsidRPr="00584D47" w:rsidRDefault="00430234" w:rsidP="00430234">
      <w:pPr>
        <w:numPr>
          <w:ilvl w:val="0"/>
          <w:numId w:val="15"/>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themeColor="text1"/>
          <w:sz w:val="22"/>
          <w:szCs w:val="22"/>
        </w:rPr>
      </w:pPr>
      <w:r w:rsidRPr="0033027A">
        <w:rPr>
          <w:rFonts w:ascii="Palatino Linotype" w:eastAsia="Palatino Linotype" w:hAnsi="Palatino Linotype" w:cs="Palatino Linotype"/>
          <w:color w:val="000000" w:themeColor="text1"/>
          <w:sz w:val="22"/>
          <w:szCs w:val="22"/>
        </w:rPr>
        <w:t xml:space="preserve">During June 2020, </w:t>
      </w:r>
      <w:r>
        <w:rPr>
          <w:rFonts w:ascii="Palatino Linotype" w:eastAsia="Palatino Linotype" w:hAnsi="Palatino Linotype" w:cs="Palatino Linotype"/>
          <w:color w:val="000000" w:themeColor="text1"/>
          <w:sz w:val="22"/>
          <w:szCs w:val="22"/>
        </w:rPr>
        <w:t>o</w:t>
      </w:r>
      <w:r w:rsidRPr="0033027A">
        <w:rPr>
          <w:rFonts w:ascii="Palatino Linotype" w:eastAsia="Palatino Linotype" w:hAnsi="Palatino Linotype" w:cs="Palatino Linotype"/>
          <w:color w:val="000000" w:themeColor="text1"/>
          <w:sz w:val="22"/>
          <w:szCs w:val="22"/>
        </w:rPr>
        <w:t xml:space="preserve">pen-ended schemes mobilised </w:t>
      </w:r>
      <w:r w:rsidRPr="0033027A">
        <w:rPr>
          <w:rFonts w:ascii="Times New Roman" w:eastAsia="Palatino Linotype" w:hAnsi="Times New Roman"/>
          <w:color w:val="000000" w:themeColor="text1"/>
          <w:sz w:val="22"/>
          <w:szCs w:val="22"/>
        </w:rPr>
        <w:t>₹</w:t>
      </w:r>
      <w:r>
        <w:rPr>
          <w:rFonts w:ascii="Palatino Linotype" w:eastAsia="Palatino Linotype" w:hAnsi="Palatino Linotype" w:cs="Palatino Linotype"/>
          <w:color w:val="000000" w:themeColor="text1"/>
          <w:sz w:val="22"/>
          <w:szCs w:val="22"/>
        </w:rPr>
        <w:t>9,</w:t>
      </w:r>
      <w:r w:rsidRPr="0033027A">
        <w:rPr>
          <w:rFonts w:ascii="Palatino Linotype" w:eastAsia="Palatino Linotype" w:hAnsi="Palatino Linotype" w:cs="Palatino Linotype"/>
          <w:color w:val="000000" w:themeColor="text1"/>
          <w:sz w:val="22"/>
          <w:szCs w:val="22"/>
        </w:rPr>
        <w:t>60,804 crore. Among the open</w:t>
      </w:r>
      <w:r>
        <w:rPr>
          <w:rFonts w:ascii="Palatino Linotype" w:eastAsia="Palatino Linotype" w:hAnsi="Palatino Linotype" w:cs="Palatino Linotype"/>
          <w:color w:val="000000" w:themeColor="text1"/>
          <w:sz w:val="22"/>
          <w:szCs w:val="22"/>
        </w:rPr>
        <w:t>-</w:t>
      </w:r>
      <w:r w:rsidRPr="0033027A">
        <w:rPr>
          <w:rFonts w:ascii="Palatino Linotype" w:eastAsia="Palatino Linotype" w:hAnsi="Palatino Linotype" w:cs="Palatino Linotype"/>
          <w:color w:val="000000" w:themeColor="text1"/>
          <w:sz w:val="22"/>
          <w:szCs w:val="22"/>
        </w:rPr>
        <w:t xml:space="preserve">ended schemes, of the total funds mobilised, </w:t>
      </w:r>
      <w:r w:rsidRPr="0033027A">
        <w:rPr>
          <w:rFonts w:ascii="Times New Roman" w:eastAsia="Palatino Linotype" w:hAnsi="Times New Roman"/>
          <w:color w:val="000000" w:themeColor="text1"/>
          <w:sz w:val="22"/>
          <w:szCs w:val="22"/>
        </w:rPr>
        <w:t>₹</w:t>
      </w:r>
      <w:r w:rsidRPr="0033027A">
        <w:rPr>
          <w:rFonts w:ascii="Palatino Linotype" w:eastAsia="Palatino Linotype" w:hAnsi="Palatino Linotype" w:cs="Palatino Linotype"/>
          <w:color w:val="000000" w:themeColor="text1"/>
          <w:sz w:val="22"/>
          <w:szCs w:val="22"/>
        </w:rPr>
        <w:t xml:space="preserve">9, 26,508 crore were </w:t>
      </w:r>
      <w:r>
        <w:rPr>
          <w:rFonts w:ascii="Palatino Linotype" w:eastAsia="Palatino Linotype" w:hAnsi="Palatino Linotype" w:cs="Palatino Linotype"/>
          <w:color w:val="000000" w:themeColor="text1"/>
          <w:sz w:val="22"/>
          <w:szCs w:val="22"/>
        </w:rPr>
        <w:t xml:space="preserve">mobilised </w:t>
      </w:r>
      <w:r w:rsidRPr="0033027A">
        <w:rPr>
          <w:rFonts w:ascii="Palatino Linotype" w:eastAsia="Palatino Linotype" w:hAnsi="Palatino Linotype" w:cs="Palatino Linotype"/>
          <w:color w:val="000000" w:themeColor="text1"/>
          <w:sz w:val="22"/>
          <w:szCs w:val="22"/>
        </w:rPr>
        <w:t xml:space="preserve">from Income/Debt Oriented Schemes, </w:t>
      </w:r>
      <w:r w:rsidRPr="0033027A">
        <w:rPr>
          <w:rFonts w:ascii="Times New Roman" w:eastAsia="Palatino Linotype" w:hAnsi="Times New Roman"/>
          <w:color w:val="000000" w:themeColor="text1"/>
          <w:sz w:val="22"/>
          <w:szCs w:val="22"/>
        </w:rPr>
        <w:t>₹</w:t>
      </w:r>
      <w:r w:rsidRPr="0033027A">
        <w:rPr>
          <w:rFonts w:ascii="Palatino Linotype" w:eastAsia="Palatino Linotype" w:hAnsi="Palatino Linotype" w:cs="Palatino Linotype"/>
          <w:color w:val="000000" w:themeColor="text1"/>
          <w:sz w:val="22"/>
          <w:szCs w:val="22"/>
        </w:rPr>
        <w:t>13,761</w:t>
      </w:r>
      <w:r>
        <w:rPr>
          <w:rFonts w:ascii="Palatino Linotype" w:eastAsia="Palatino Linotype" w:hAnsi="Palatino Linotype" w:cs="Palatino Linotype"/>
          <w:color w:val="000000" w:themeColor="text1"/>
          <w:sz w:val="22"/>
          <w:szCs w:val="22"/>
        </w:rPr>
        <w:t xml:space="preserve"> </w:t>
      </w:r>
      <w:r w:rsidRPr="0033027A">
        <w:rPr>
          <w:rFonts w:ascii="Palatino Linotype" w:eastAsia="Palatino Linotype" w:hAnsi="Palatino Linotype" w:cs="Palatino Linotype"/>
          <w:color w:val="000000" w:themeColor="text1"/>
          <w:sz w:val="22"/>
          <w:szCs w:val="22"/>
        </w:rPr>
        <w:t xml:space="preserve">crore from Growth/Equity Oriented Schemes, </w:t>
      </w:r>
      <w:r w:rsidRPr="0033027A">
        <w:rPr>
          <w:rFonts w:ascii="Times New Roman" w:eastAsia="Palatino Linotype" w:hAnsi="Times New Roman"/>
          <w:color w:val="000000" w:themeColor="text1"/>
          <w:sz w:val="22"/>
          <w:szCs w:val="22"/>
        </w:rPr>
        <w:t>₹</w:t>
      </w:r>
      <w:r w:rsidRPr="0033027A">
        <w:rPr>
          <w:rFonts w:ascii="Palatino Linotype" w:eastAsia="Palatino Linotype" w:hAnsi="Palatino Linotype" w:cs="Palatino Linotype"/>
          <w:color w:val="000000" w:themeColor="text1"/>
          <w:sz w:val="22"/>
          <w:szCs w:val="22"/>
        </w:rPr>
        <w:t>10, 822</w:t>
      </w:r>
      <w:r>
        <w:rPr>
          <w:rFonts w:ascii="Palatino Linotype" w:eastAsia="Palatino Linotype" w:hAnsi="Palatino Linotype" w:cs="Palatino Linotype"/>
          <w:color w:val="000000" w:themeColor="text1"/>
          <w:sz w:val="22"/>
          <w:szCs w:val="22"/>
        </w:rPr>
        <w:t xml:space="preserve"> </w:t>
      </w:r>
      <w:r w:rsidRPr="0033027A">
        <w:rPr>
          <w:rFonts w:ascii="Palatino Linotype" w:eastAsia="Palatino Linotype" w:hAnsi="Palatino Linotype" w:cs="Palatino Linotype"/>
          <w:color w:val="000000" w:themeColor="text1"/>
          <w:sz w:val="22"/>
          <w:szCs w:val="22"/>
        </w:rPr>
        <w:t xml:space="preserve">crore from Hybrid </w:t>
      </w:r>
      <w:r w:rsidRPr="0058689F">
        <w:rPr>
          <w:rFonts w:ascii="Palatino Linotype" w:eastAsia="Palatino Linotype" w:hAnsi="Palatino Linotype" w:cs="Palatino Linotype"/>
          <w:color w:val="000000" w:themeColor="text1"/>
          <w:sz w:val="22"/>
          <w:szCs w:val="22"/>
        </w:rPr>
        <w:lastRenderedPageBreak/>
        <w:t xml:space="preserve">Schemes, </w:t>
      </w:r>
      <w:r w:rsidRPr="0058689F">
        <w:rPr>
          <w:rFonts w:ascii="Times New Roman" w:eastAsia="Palatino Linotype" w:hAnsi="Times New Roman"/>
          <w:color w:val="000000" w:themeColor="text1"/>
          <w:sz w:val="22"/>
          <w:szCs w:val="22"/>
        </w:rPr>
        <w:t>₹</w:t>
      </w:r>
      <w:r w:rsidRPr="0058689F">
        <w:rPr>
          <w:rFonts w:ascii="Palatino Linotype" w:eastAsia="Palatino Linotype" w:hAnsi="Palatino Linotype" w:cs="Palatino Linotype"/>
          <w:color w:val="000000" w:themeColor="text1"/>
          <w:sz w:val="22"/>
          <w:szCs w:val="22"/>
        </w:rPr>
        <w:t xml:space="preserve">220 crore from Solution Oriented Schemes and </w:t>
      </w:r>
      <w:r w:rsidRPr="0058689F">
        <w:rPr>
          <w:rFonts w:ascii="Times New Roman" w:eastAsia="Palatino Linotype" w:hAnsi="Times New Roman"/>
          <w:color w:val="000000" w:themeColor="text1"/>
          <w:sz w:val="22"/>
          <w:szCs w:val="22"/>
        </w:rPr>
        <w:t>₹</w:t>
      </w:r>
      <w:r w:rsidRPr="0058689F">
        <w:rPr>
          <w:rFonts w:ascii="Palatino Linotype" w:eastAsia="Palatino Linotype" w:hAnsi="Palatino Linotype" w:cs="Palatino Linotype"/>
          <w:color w:val="000000" w:themeColor="text1"/>
          <w:sz w:val="22"/>
          <w:szCs w:val="22"/>
        </w:rPr>
        <w:t xml:space="preserve">9, 493 crore from other schemes during </w:t>
      </w:r>
      <w:r w:rsidRPr="00584D47">
        <w:rPr>
          <w:rFonts w:ascii="Palatino Linotype" w:eastAsia="Palatino Linotype" w:hAnsi="Palatino Linotype" w:cs="Palatino Linotype"/>
          <w:color w:val="000000" w:themeColor="text1"/>
          <w:sz w:val="22"/>
          <w:szCs w:val="22"/>
        </w:rPr>
        <w:t xml:space="preserve">the month under consideration. </w:t>
      </w:r>
    </w:p>
    <w:p w:rsidR="00430234" w:rsidRPr="00584D47" w:rsidRDefault="00430234" w:rsidP="00430234">
      <w:pPr>
        <w:numPr>
          <w:ilvl w:val="0"/>
          <w:numId w:val="15"/>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themeColor="text1"/>
          <w:sz w:val="22"/>
          <w:szCs w:val="22"/>
        </w:rPr>
      </w:pPr>
      <w:r w:rsidRPr="00584D47">
        <w:rPr>
          <w:rFonts w:ascii="Palatino Linotype" w:eastAsia="Palatino Linotype" w:hAnsi="Palatino Linotype" w:cs="Palatino Linotype"/>
          <w:color w:val="000000" w:themeColor="text1"/>
          <w:sz w:val="22"/>
          <w:szCs w:val="22"/>
        </w:rPr>
        <w:t xml:space="preserve">There was a net redemption of </w:t>
      </w:r>
      <w:r w:rsidRPr="00584D47">
        <w:rPr>
          <w:rFonts w:ascii="Times New Roman" w:eastAsia="Palatino Linotype" w:hAnsi="Times New Roman"/>
          <w:color w:val="000000" w:themeColor="text1"/>
          <w:sz w:val="22"/>
          <w:szCs w:val="22"/>
        </w:rPr>
        <w:t>₹</w:t>
      </w:r>
      <w:r w:rsidRPr="00584D47">
        <w:rPr>
          <w:rFonts w:ascii="Palatino Linotype" w:eastAsia="Palatino Linotype" w:hAnsi="Palatino Linotype" w:cs="Palatino Linotype"/>
          <w:color w:val="000000" w:themeColor="text1"/>
          <w:sz w:val="22"/>
          <w:szCs w:val="22"/>
        </w:rPr>
        <w:t>1,189 crore from close</w:t>
      </w:r>
      <w:r>
        <w:rPr>
          <w:rFonts w:ascii="Palatino Linotype" w:eastAsia="Palatino Linotype" w:hAnsi="Palatino Linotype" w:cs="Palatino Linotype"/>
          <w:color w:val="000000" w:themeColor="text1"/>
          <w:sz w:val="22"/>
          <w:szCs w:val="22"/>
        </w:rPr>
        <w:t>-</w:t>
      </w:r>
      <w:r w:rsidRPr="00584D47">
        <w:rPr>
          <w:rFonts w:ascii="Palatino Linotype" w:eastAsia="Palatino Linotype" w:hAnsi="Palatino Linotype" w:cs="Palatino Linotype"/>
          <w:color w:val="000000" w:themeColor="text1"/>
          <w:sz w:val="22"/>
          <w:szCs w:val="22"/>
        </w:rPr>
        <w:t xml:space="preserve">ended schemes and </w:t>
      </w:r>
      <w:r w:rsidRPr="00584D47">
        <w:rPr>
          <w:rFonts w:ascii="Times New Roman" w:eastAsia="Palatino Linotype" w:hAnsi="Times New Roman"/>
          <w:color w:val="000000" w:themeColor="text1"/>
          <w:sz w:val="22"/>
          <w:szCs w:val="22"/>
        </w:rPr>
        <w:t>₹</w:t>
      </w:r>
      <w:r w:rsidRPr="00584D47">
        <w:rPr>
          <w:rFonts w:ascii="Palatino Linotype" w:eastAsia="Palatino Linotype" w:hAnsi="Palatino Linotype" w:cs="Palatino Linotype"/>
          <w:color w:val="000000" w:themeColor="text1"/>
          <w:sz w:val="22"/>
          <w:szCs w:val="22"/>
        </w:rPr>
        <w:t xml:space="preserve">13 crore from Interval </w:t>
      </w:r>
      <w:r>
        <w:rPr>
          <w:rFonts w:ascii="Palatino Linotype" w:eastAsia="Palatino Linotype" w:hAnsi="Palatino Linotype" w:cs="Palatino Linotype"/>
          <w:color w:val="000000" w:themeColor="text1"/>
          <w:sz w:val="22"/>
          <w:szCs w:val="22"/>
        </w:rPr>
        <w:t>S</w:t>
      </w:r>
      <w:r w:rsidRPr="00584D47">
        <w:rPr>
          <w:rFonts w:ascii="Palatino Linotype" w:eastAsia="Palatino Linotype" w:hAnsi="Palatino Linotype" w:cs="Palatino Linotype"/>
          <w:color w:val="000000" w:themeColor="text1"/>
          <w:sz w:val="22"/>
          <w:szCs w:val="22"/>
        </w:rPr>
        <w:t>chemes during June 2020.</w:t>
      </w:r>
    </w:p>
    <w:p w:rsidR="00430234" w:rsidRPr="00584D47" w:rsidRDefault="00430234" w:rsidP="00430234">
      <w:pPr>
        <w:numPr>
          <w:ilvl w:val="0"/>
          <w:numId w:val="15"/>
        </w:numPr>
        <w:pBdr>
          <w:top w:val="nil"/>
          <w:left w:val="nil"/>
          <w:bottom w:val="nil"/>
          <w:right w:val="nil"/>
          <w:between w:val="nil"/>
        </w:pBdr>
        <w:spacing w:line="276" w:lineRule="auto"/>
        <w:ind w:left="360"/>
        <w:jc w:val="both"/>
        <w:rPr>
          <w:color w:val="000000" w:themeColor="text1"/>
          <w:sz w:val="22"/>
          <w:szCs w:val="22"/>
        </w:rPr>
      </w:pPr>
      <w:r w:rsidRPr="00584D47">
        <w:rPr>
          <w:rFonts w:ascii="Palatino Linotype" w:eastAsia="Palatino Linotype" w:hAnsi="Palatino Linotype" w:cs="Palatino Linotype"/>
          <w:color w:val="000000" w:themeColor="text1"/>
          <w:sz w:val="22"/>
          <w:szCs w:val="22"/>
        </w:rPr>
        <w:t xml:space="preserve">The net assets under management of all mutual funds stood at </w:t>
      </w:r>
      <w:r w:rsidRPr="00584D47">
        <w:rPr>
          <w:rFonts w:ascii="Tahoma" w:eastAsia="Tahoma" w:hAnsi="Tahoma" w:cs="Tahoma"/>
          <w:color w:val="000000" w:themeColor="text1"/>
          <w:sz w:val="22"/>
          <w:szCs w:val="22"/>
        </w:rPr>
        <w:t>₹</w:t>
      </w:r>
      <w:r w:rsidRPr="00584D47">
        <w:rPr>
          <w:rFonts w:ascii="Palatino Linotype" w:eastAsia="Palatino Linotype" w:hAnsi="Palatino Linotype" w:cs="Palatino Linotype"/>
          <w:color w:val="000000" w:themeColor="text1"/>
          <w:sz w:val="22"/>
          <w:szCs w:val="22"/>
        </w:rPr>
        <w:t>25.5 lakh crore at the end of June 2020</w:t>
      </w:r>
      <w:r>
        <w:rPr>
          <w:rFonts w:ascii="Palatino Linotype" w:eastAsia="Palatino Linotype" w:hAnsi="Palatino Linotype" w:cs="Palatino Linotype"/>
          <w:color w:val="000000" w:themeColor="text1"/>
          <w:sz w:val="22"/>
          <w:szCs w:val="22"/>
        </w:rPr>
        <w:t>, up</w:t>
      </w:r>
      <w:r w:rsidRPr="00584D47">
        <w:rPr>
          <w:rFonts w:ascii="Palatino Linotype" w:eastAsia="Palatino Linotype" w:hAnsi="Palatino Linotype" w:cs="Palatino Linotype"/>
          <w:color w:val="000000" w:themeColor="text1"/>
          <w:sz w:val="22"/>
          <w:szCs w:val="22"/>
        </w:rPr>
        <w:t xml:space="preserve"> from </w:t>
      </w:r>
      <w:r w:rsidRPr="00584D47">
        <w:rPr>
          <w:rFonts w:ascii="Tahoma" w:eastAsia="Tahoma" w:hAnsi="Tahoma" w:cs="Tahoma"/>
          <w:color w:val="000000" w:themeColor="text1"/>
          <w:sz w:val="22"/>
          <w:szCs w:val="22"/>
        </w:rPr>
        <w:t>₹</w:t>
      </w:r>
      <w:r w:rsidRPr="00584D47">
        <w:rPr>
          <w:rFonts w:ascii="Palatino Linotype" w:eastAsia="Palatino Linotype" w:hAnsi="Palatino Linotype" w:cs="Palatino Linotype"/>
          <w:color w:val="000000" w:themeColor="text1"/>
          <w:sz w:val="22"/>
          <w:szCs w:val="22"/>
        </w:rPr>
        <w:t>24.5 lakh crore at the end of May 2020.</w:t>
      </w:r>
    </w:p>
    <w:p w:rsidR="00430234" w:rsidRPr="00D42B16" w:rsidRDefault="00430234" w:rsidP="00430234">
      <w:pPr>
        <w:numPr>
          <w:ilvl w:val="0"/>
          <w:numId w:val="15"/>
        </w:numPr>
        <w:pBdr>
          <w:top w:val="nil"/>
          <w:left w:val="nil"/>
          <w:bottom w:val="nil"/>
          <w:right w:val="nil"/>
          <w:between w:val="nil"/>
        </w:pBdr>
        <w:spacing w:line="276" w:lineRule="auto"/>
        <w:ind w:left="360"/>
        <w:jc w:val="both"/>
        <w:rPr>
          <w:color w:val="000000" w:themeColor="text1"/>
          <w:sz w:val="22"/>
          <w:szCs w:val="22"/>
        </w:rPr>
      </w:pPr>
      <w:r w:rsidRPr="00584D47">
        <w:rPr>
          <w:rFonts w:ascii="Palatino Linotype" w:eastAsia="Palatino Linotype" w:hAnsi="Palatino Linotype" w:cs="Palatino Linotype"/>
          <w:color w:val="000000" w:themeColor="text1"/>
          <w:sz w:val="22"/>
          <w:szCs w:val="22"/>
        </w:rPr>
        <w:t xml:space="preserve">As on June 30, 2020, there were a total of 1,821 mutual fund schemes in the market, of which 970 </w:t>
      </w:r>
      <w:r w:rsidRPr="00D42B16">
        <w:rPr>
          <w:rFonts w:ascii="Palatino Linotype" w:eastAsia="Palatino Linotype" w:hAnsi="Palatino Linotype" w:cs="Palatino Linotype"/>
          <w:color w:val="000000" w:themeColor="text1"/>
          <w:sz w:val="22"/>
          <w:szCs w:val="22"/>
        </w:rPr>
        <w:t xml:space="preserve">were open-ended schemes, 828 were close-ended schemes and 23 interval schemes. </w:t>
      </w:r>
    </w:p>
    <w:p w:rsidR="00430234" w:rsidRPr="00D42B16" w:rsidRDefault="00430234" w:rsidP="00430234">
      <w:pPr>
        <w:numPr>
          <w:ilvl w:val="0"/>
          <w:numId w:val="15"/>
        </w:numPr>
        <w:pBdr>
          <w:top w:val="nil"/>
          <w:left w:val="nil"/>
          <w:bottom w:val="nil"/>
          <w:right w:val="nil"/>
          <w:between w:val="nil"/>
        </w:pBdr>
        <w:spacing w:line="276" w:lineRule="auto"/>
        <w:ind w:left="360"/>
        <w:jc w:val="both"/>
        <w:rPr>
          <w:color w:val="000000" w:themeColor="text1"/>
          <w:sz w:val="22"/>
          <w:szCs w:val="22"/>
        </w:rPr>
      </w:pPr>
      <w:r w:rsidRPr="00D42B16">
        <w:rPr>
          <w:rFonts w:ascii="Palatino Linotype" w:eastAsia="Palatino Linotype" w:hAnsi="Palatino Linotype" w:cs="Palatino Linotype"/>
          <w:color w:val="000000" w:themeColor="text1"/>
          <w:sz w:val="22"/>
          <w:szCs w:val="22"/>
        </w:rPr>
        <w:t xml:space="preserve">In the secondary market transactions, during June 2020, mutual funds sold securities worth </w:t>
      </w:r>
      <w:r w:rsidRPr="00D42B16">
        <w:rPr>
          <w:rFonts w:ascii="Tahoma" w:eastAsia="Tahoma" w:hAnsi="Tahoma" w:cs="Tahoma"/>
          <w:color w:val="000000" w:themeColor="text1"/>
          <w:sz w:val="22"/>
          <w:szCs w:val="22"/>
        </w:rPr>
        <w:t>₹</w:t>
      </w:r>
      <w:r w:rsidRPr="00D42B16">
        <w:rPr>
          <w:rFonts w:ascii="Palatino Linotype" w:eastAsia="Palatino Linotype" w:hAnsi="Palatino Linotype" w:cs="Palatino Linotype"/>
          <w:color w:val="000000" w:themeColor="text1"/>
          <w:sz w:val="22"/>
          <w:szCs w:val="22"/>
        </w:rPr>
        <w:t xml:space="preserve">502 crore from equity segment and purchased securities worth </w:t>
      </w:r>
      <w:r w:rsidRPr="00D42B16">
        <w:rPr>
          <w:rFonts w:ascii="Tahoma" w:eastAsia="Tahoma" w:hAnsi="Tahoma" w:cs="Tahoma"/>
          <w:color w:val="000000" w:themeColor="text1"/>
          <w:sz w:val="22"/>
          <w:szCs w:val="22"/>
        </w:rPr>
        <w:t>₹</w:t>
      </w:r>
      <w:r w:rsidRPr="00D42B16">
        <w:rPr>
          <w:rFonts w:ascii="Palatino Linotype" w:eastAsia="Palatino Linotype" w:hAnsi="Palatino Linotype" w:cs="Palatino Linotype"/>
          <w:color w:val="000000" w:themeColor="text1"/>
          <w:sz w:val="22"/>
          <w:szCs w:val="22"/>
        </w:rPr>
        <w:t xml:space="preserve">41, 365 crore from debt segment. Net purchases on stock exchanges by mutual funds was worth </w:t>
      </w:r>
      <w:r w:rsidRPr="00D42B16">
        <w:rPr>
          <w:rFonts w:ascii="Tahoma" w:eastAsia="Tahoma" w:hAnsi="Tahoma" w:cs="Tahoma"/>
          <w:color w:val="000000" w:themeColor="text1"/>
          <w:sz w:val="22"/>
          <w:szCs w:val="22"/>
        </w:rPr>
        <w:t>₹</w:t>
      </w:r>
      <w:r w:rsidRPr="00D42B16">
        <w:rPr>
          <w:rFonts w:ascii="Palatino Linotype" w:eastAsia="Palatino Linotype" w:hAnsi="Palatino Linotype" w:cs="Palatino Linotype"/>
          <w:color w:val="000000" w:themeColor="text1"/>
          <w:sz w:val="22"/>
          <w:szCs w:val="22"/>
        </w:rPr>
        <w:t xml:space="preserve">40,863 crore in June 2020. </w:t>
      </w:r>
    </w:p>
    <w:p w:rsidR="00430234" w:rsidRDefault="00430234" w:rsidP="00430234">
      <w:pPr>
        <w:pBdr>
          <w:top w:val="nil"/>
          <w:left w:val="nil"/>
          <w:bottom w:val="nil"/>
          <w:right w:val="nil"/>
          <w:between w:val="nil"/>
        </w:pBdr>
        <w:spacing w:after="200" w:line="276" w:lineRule="auto"/>
        <w:rPr>
          <w:rFonts w:ascii="Palatino Linotype" w:eastAsia="Palatino Linotype" w:hAnsi="Palatino Linotype" w:cs="Palatino Linotype"/>
          <w:b/>
          <w:color w:val="000000"/>
          <w:sz w:val="22"/>
          <w:szCs w:val="22"/>
        </w:rPr>
      </w:pPr>
    </w:p>
    <w:p w:rsidR="00430234" w:rsidRPr="00BD6FE3"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rPr>
      </w:pPr>
      <w:r w:rsidRPr="00550A56">
        <w:rPr>
          <w:rFonts w:ascii="Palatino Linotype" w:eastAsia="Palatino Linotype" w:hAnsi="Palatino Linotype" w:cs="Palatino Linotype"/>
          <w:b/>
          <w:color w:val="000000"/>
          <w:sz w:val="22"/>
          <w:szCs w:val="22"/>
        </w:rPr>
        <w:t>Figure 11: Trends of Mutual Funds Investment in Secondary Market (</w:t>
      </w:r>
      <w:r w:rsidRPr="00550A56">
        <w:rPr>
          <w:rFonts w:ascii="Tahoma" w:eastAsia="Tahoma" w:hAnsi="Tahoma" w:cs="Tahoma"/>
          <w:b/>
          <w:color w:val="000000"/>
          <w:sz w:val="22"/>
          <w:szCs w:val="22"/>
        </w:rPr>
        <w:t>₹</w:t>
      </w:r>
      <w:r w:rsidRPr="00550A56">
        <w:rPr>
          <w:rFonts w:ascii="Palatino Linotype" w:eastAsia="Palatino Linotype" w:hAnsi="Palatino Linotype" w:cs="Palatino Linotype"/>
          <w:b/>
          <w:color w:val="000000"/>
          <w:sz w:val="22"/>
          <w:szCs w:val="22"/>
        </w:rPr>
        <w:t xml:space="preserve"> crore)</w:t>
      </w:r>
    </w:p>
    <w:p w:rsidR="00430234" w:rsidRPr="00B0632D" w:rsidRDefault="00430234" w:rsidP="00430234">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r>
        <w:rPr>
          <w:noProof/>
          <w:lang w:val="en-IN" w:eastAsia="en-IN" w:bidi="hi-IN"/>
        </w:rPr>
        <w:drawing>
          <wp:inline distT="0" distB="0" distL="0" distR="0" wp14:anchorId="5576028B" wp14:editId="2B4C7021">
            <wp:extent cx="6143625" cy="3086100"/>
            <wp:effectExtent l="0" t="0" r="9525"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430234" w:rsidRPr="00B0632D" w:rsidRDefault="00430234" w:rsidP="00430234">
      <w:pPr>
        <w:rPr>
          <w:rFonts w:ascii="Palatino Linotype" w:eastAsia="Palatino Linotype" w:hAnsi="Palatino Linotype" w:cs="Palatino Linotype"/>
          <w:b/>
          <w:sz w:val="22"/>
          <w:szCs w:val="22"/>
          <w:highlight w:val="yellow"/>
        </w:rPr>
      </w:pPr>
    </w:p>
    <w:p w:rsidR="00430234" w:rsidRPr="005F5487" w:rsidRDefault="00430234" w:rsidP="00430234">
      <w:pPr>
        <w:widowControl w:val="0"/>
        <w:numPr>
          <w:ilvl w:val="0"/>
          <w:numId w:val="16"/>
        </w:numPr>
        <w:tabs>
          <w:tab w:val="left" w:pos="0"/>
        </w:tabs>
        <w:jc w:val="both"/>
        <w:rPr>
          <w:rFonts w:ascii="Palatino Linotype" w:eastAsia="Palatino Linotype" w:hAnsi="Palatino Linotype" w:cs="Palatino Linotype"/>
          <w:b/>
          <w:sz w:val="22"/>
          <w:szCs w:val="22"/>
        </w:rPr>
      </w:pPr>
      <w:r w:rsidRPr="005F5487">
        <w:rPr>
          <w:rFonts w:ascii="Palatino Linotype" w:eastAsia="Palatino Linotype" w:hAnsi="Palatino Linotype" w:cs="Palatino Linotype"/>
          <w:b/>
          <w:sz w:val="22"/>
          <w:szCs w:val="22"/>
        </w:rPr>
        <w:t>Trends in Investments by the Foreign Portfolio Investors (FPIs)</w:t>
      </w:r>
    </w:p>
    <w:p w:rsidR="00430234" w:rsidRPr="00B0632D" w:rsidRDefault="00430234" w:rsidP="00430234">
      <w:pPr>
        <w:widowControl w:val="0"/>
        <w:tabs>
          <w:tab w:val="left" w:pos="0"/>
        </w:tabs>
        <w:ind w:left="360"/>
        <w:jc w:val="both"/>
        <w:rPr>
          <w:rFonts w:ascii="Palatino Linotype" w:eastAsia="Palatino Linotype" w:hAnsi="Palatino Linotype" w:cs="Palatino Linotype"/>
          <w:b/>
          <w:color w:val="000099"/>
          <w:sz w:val="22"/>
          <w:szCs w:val="22"/>
          <w:highlight w:val="yellow"/>
        </w:rPr>
      </w:pPr>
    </w:p>
    <w:p w:rsidR="00430234" w:rsidRPr="00600580" w:rsidRDefault="00430234" w:rsidP="00430234">
      <w:pPr>
        <w:numPr>
          <w:ilvl w:val="0"/>
          <w:numId w:val="17"/>
        </w:numPr>
        <w:pBdr>
          <w:top w:val="nil"/>
          <w:left w:val="nil"/>
          <w:bottom w:val="nil"/>
          <w:right w:val="nil"/>
          <w:between w:val="nil"/>
        </w:pBdr>
        <w:spacing w:line="276" w:lineRule="auto"/>
        <w:jc w:val="both"/>
        <w:rPr>
          <w:color w:val="000000" w:themeColor="text1"/>
          <w:sz w:val="22"/>
          <w:szCs w:val="22"/>
        </w:rPr>
      </w:pPr>
      <w:r w:rsidRPr="001A0E0E">
        <w:rPr>
          <w:rFonts w:ascii="Palatino Linotype" w:eastAsia="Palatino Linotype" w:hAnsi="Palatino Linotype" w:cs="Palatino Linotype"/>
          <w:color w:val="000000" w:themeColor="text1"/>
          <w:sz w:val="22"/>
          <w:szCs w:val="22"/>
        </w:rPr>
        <w:t xml:space="preserve">During June 2020, FPIs made net investment of </w:t>
      </w:r>
      <w:r w:rsidRPr="001A0E0E">
        <w:rPr>
          <w:rFonts w:ascii="Times New Roman" w:eastAsia="Palatino Linotype" w:hAnsi="Times New Roman"/>
          <w:color w:val="000000" w:themeColor="text1"/>
          <w:sz w:val="22"/>
          <w:szCs w:val="22"/>
        </w:rPr>
        <w:t>₹</w:t>
      </w:r>
      <w:r w:rsidRPr="001A0E0E">
        <w:rPr>
          <w:rFonts w:ascii="Palatino Linotype" w:eastAsia="Palatino Linotype" w:hAnsi="Palatino Linotype" w:cs="Palatino Linotype"/>
          <w:color w:val="000000" w:themeColor="text1"/>
          <w:sz w:val="22"/>
          <w:szCs w:val="22"/>
        </w:rPr>
        <w:t xml:space="preserve">21,832 crore in equity </w:t>
      </w:r>
      <w:r>
        <w:rPr>
          <w:rFonts w:ascii="Palatino Linotype" w:eastAsia="Palatino Linotype" w:hAnsi="Palatino Linotype" w:cs="Palatino Linotype"/>
          <w:color w:val="000000" w:themeColor="text1"/>
          <w:sz w:val="22"/>
          <w:szCs w:val="22"/>
        </w:rPr>
        <w:t>segment</w:t>
      </w:r>
      <w:r w:rsidRPr="001A0E0E">
        <w:rPr>
          <w:rFonts w:ascii="Palatino Linotype" w:eastAsia="Palatino Linotype" w:hAnsi="Palatino Linotype" w:cs="Palatino Linotype"/>
          <w:color w:val="000000" w:themeColor="text1"/>
          <w:sz w:val="22"/>
          <w:szCs w:val="22"/>
        </w:rPr>
        <w:t xml:space="preserve"> as compared to net investment of </w:t>
      </w:r>
      <w:r w:rsidRPr="001A0E0E">
        <w:rPr>
          <w:rFonts w:ascii="Rupee Foradian" w:eastAsia="Palatino Linotype" w:hAnsi="Rupee Foradian" w:cs="Palatino Linotype"/>
          <w:color w:val="000000" w:themeColor="text1"/>
          <w:sz w:val="22"/>
          <w:szCs w:val="22"/>
        </w:rPr>
        <w:t>`</w:t>
      </w:r>
      <w:r w:rsidRPr="001A0E0E">
        <w:rPr>
          <w:rFonts w:ascii="Palatino Linotype" w:eastAsia="Palatino Linotype" w:hAnsi="Palatino Linotype" w:cs="Palatino Linotype"/>
          <w:color w:val="000000" w:themeColor="text1"/>
          <w:sz w:val="22"/>
          <w:szCs w:val="22"/>
        </w:rPr>
        <w:t xml:space="preserve">14,569 crore in May 2020. </w:t>
      </w:r>
      <w:r>
        <w:rPr>
          <w:rFonts w:ascii="Palatino Linotype" w:eastAsia="Palatino Linotype" w:hAnsi="Palatino Linotype" w:cs="Palatino Linotype"/>
          <w:color w:val="000000" w:themeColor="text1"/>
          <w:sz w:val="22"/>
          <w:szCs w:val="22"/>
        </w:rPr>
        <w:t>There was a</w:t>
      </w:r>
      <w:r w:rsidRPr="001A0E0E">
        <w:rPr>
          <w:rFonts w:ascii="Palatino Linotype" w:eastAsia="Palatino Linotype" w:hAnsi="Palatino Linotype" w:cs="Palatino Linotype"/>
          <w:color w:val="000000" w:themeColor="text1"/>
          <w:sz w:val="22"/>
          <w:szCs w:val="22"/>
        </w:rPr>
        <w:t xml:space="preserve"> net investment of </w:t>
      </w:r>
      <w:r w:rsidRPr="001A0E0E">
        <w:rPr>
          <w:rFonts w:ascii="Times New Roman" w:eastAsia="Palatino Linotype" w:hAnsi="Times New Roman"/>
          <w:color w:val="000000" w:themeColor="text1"/>
          <w:sz w:val="22"/>
          <w:szCs w:val="22"/>
        </w:rPr>
        <w:t>₹</w:t>
      </w:r>
      <w:r w:rsidRPr="001A0E0E">
        <w:rPr>
          <w:rFonts w:ascii="Palatino Linotype" w:eastAsia="Palatino Linotype" w:hAnsi="Palatino Linotype" w:cs="Palatino Linotype"/>
          <w:color w:val="000000" w:themeColor="text1"/>
          <w:sz w:val="22"/>
          <w:szCs w:val="22"/>
        </w:rPr>
        <w:t>1,957 crore</w:t>
      </w:r>
      <w:r>
        <w:rPr>
          <w:rFonts w:ascii="Palatino Linotype" w:eastAsia="Palatino Linotype" w:hAnsi="Palatino Linotype" w:cs="Palatino Linotype"/>
          <w:color w:val="000000" w:themeColor="text1"/>
          <w:sz w:val="22"/>
          <w:szCs w:val="22"/>
        </w:rPr>
        <w:t xml:space="preserve"> by FPIs</w:t>
      </w:r>
      <w:r w:rsidRPr="001A0E0E">
        <w:rPr>
          <w:rFonts w:ascii="Palatino Linotype" w:eastAsia="Palatino Linotype" w:hAnsi="Palatino Linotype" w:cs="Palatino Linotype"/>
          <w:color w:val="000000" w:themeColor="text1"/>
          <w:sz w:val="22"/>
          <w:szCs w:val="22"/>
        </w:rPr>
        <w:t xml:space="preserve"> in hybrid securities in June 2020 as compared to </w:t>
      </w:r>
      <w:r w:rsidRPr="001A0E0E">
        <w:rPr>
          <w:rFonts w:ascii="Rupee Foradian" w:eastAsia="Palatino Linotype" w:hAnsi="Rupee Foradian" w:cs="Palatino Linotype"/>
          <w:color w:val="000000" w:themeColor="text1"/>
          <w:sz w:val="22"/>
          <w:szCs w:val="22"/>
        </w:rPr>
        <w:t>`</w:t>
      </w:r>
      <w:r w:rsidRPr="001A0E0E">
        <w:rPr>
          <w:rFonts w:ascii="Palatino Linotype" w:eastAsia="Palatino Linotype" w:hAnsi="Palatino Linotype" w:cs="Palatino Linotype"/>
          <w:color w:val="000000" w:themeColor="text1"/>
          <w:sz w:val="22"/>
          <w:szCs w:val="22"/>
        </w:rPr>
        <w:t xml:space="preserve">11 crore in the previous month. In the debt securities, FPIs made investment of </w:t>
      </w:r>
      <w:r w:rsidRPr="001A0E0E">
        <w:rPr>
          <w:rFonts w:ascii="Tahoma" w:eastAsia="Tahoma" w:hAnsi="Tahoma" w:cs="Tahoma"/>
          <w:color w:val="000000" w:themeColor="text1"/>
          <w:sz w:val="22"/>
          <w:szCs w:val="22"/>
        </w:rPr>
        <w:t>₹</w:t>
      </w:r>
      <w:r w:rsidRPr="001A0E0E">
        <w:rPr>
          <w:rFonts w:ascii="Palatino Linotype" w:eastAsia="Palatino Linotype" w:hAnsi="Palatino Linotype" w:cs="Palatino Linotype"/>
          <w:color w:val="000000" w:themeColor="text1"/>
          <w:sz w:val="22"/>
          <w:szCs w:val="22"/>
        </w:rPr>
        <w:t xml:space="preserve">2,221 crore as compared </w:t>
      </w:r>
      <w:r w:rsidRPr="00600580">
        <w:rPr>
          <w:rFonts w:ascii="Palatino Linotype" w:eastAsia="Palatino Linotype" w:hAnsi="Palatino Linotype" w:cs="Palatino Linotype"/>
          <w:color w:val="000000" w:themeColor="text1"/>
          <w:sz w:val="22"/>
          <w:szCs w:val="22"/>
        </w:rPr>
        <w:t xml:space="preserve">to withdrawal of </w:t>
      </w:r>
      <w:r w:rsidRPr="00600580">
        <w:rPr>
          <w:rFonts w:ascii="Times New Roman" w:eastAsia="Palatino Linotype" w:hAnsi="Times New Roman"/>
          <w:color w:val="000000" w:themeColor="text1"/>
          <w:sz w:val="22"/>
          <w:szCs w:val="22"/>
        </w:rPr>
        <w:t>₹</w:t>
      </w:r>
      <w:r w:rsidRPr="00600580">
        <w:rPr>
          <w:rFonts w:ascii="Palatino Linotype" w:eastAsia="Palatino Linotype" w:hAnsi="Palatino Linotype" w:cs="Palatino Linotype"/>
          <w:color w:val="000000" w:themeColor="text1"/>
          <w:sz w:val="22"/>
          <w:szCs w:val="22"/>
        </w:rPr>
        <w:t xml:space="preserve">21,935 crore in May 2020. Overall, during the month of June 2020, FPIs invested net </w:t>
      </w:r>
      <w:r w:rsidRPr="00600580">
        <w:rPr>
          <w:rFonts w:ascii="Tahoma" w:eastAsia="Palatino Linotype" w:hAnsi="Tahoma" w:cs="Tahoma"/>
          <w:color w:val="000000" w:themeColor="text1"/>
          <w:sz w:val="22"/>
          <w:szCs w:val="22"/>
        </w:rPr>
        <w:t>₹</w:t>
      </w:r>
      <w:r w:rsidRPr="00600580">
        <w:rPr>
          <w:rFonts w:ascii="Palatino Linotype" w:eastAsia="Palatino Linotype" w:hAnsi="Palatino Linotype" w:cs="Palatino Linotype"/>
          <w:color w:val="000000" w:themeColor="text1"/>
          <w:sz w:val="22"/>
          <w:szCs w:val="22"/>
        </w:rPr>
        <w:t xml:space="preserve">26, 009 crore compared to net withdrawal of </w:t>
      </w:r>
      <w:r w:rsidRPr="00600580">
        <w:rPr>
          <w:rFonts w:ascii="Tahoma" w:eastAsia="Palatino Linotype" w:hAnsi="Tahoma" w:cs="Tahoma"/>
          <w:color w:val="000000" w:themeColor="text1"/>
          <w:sz w:val="22"/>
          <w:szCs w:val="22"/>
        </w:rPr>
        <w:t>₹</w:t>
      </w:r>
      <w:r w:rsidRPr="00600580">
        <w:rPr>
          <w:rFonts w:ascii="Palatino Linotype" w:eastAsia="Palatino Linotype" w:hAnsi="Palatino Linotype" w:cs="Palatino Linotype"/>
          <w:color w:val="000000" w:themeColor="text1"/>
          <w:sz w:val="22"/>
          <w:szCs w:val="22"/>
        </w:rPr>
        <w:t xml:space="preserve">7,356 crore in </w:t>
      </w:r>
      <w:r>
        <w:rPr>
          <w:rFonts w:ascii="Palatino Linotype" w:eastAsia="Palatino Linotype" w:hAnsi="Palatino Linotype" w:cs="Palatino Linotype"/>
          <w:color w:val="000000" w:themeColor="text1"/>
          <w:sz w:val="22"/>
          <w:szCs w:val="22"/>
        </w:rPr>
        <w:t xml:space="preserve">May </w:t>
      </w:r>
      <w:r w:rsidRPr="00600580">
        <w:rPr>
          <w:rFonts w:ascii="Palatino Linotype" w:eastAsia="Palatino Linotype" w:hAnsi="Palatino Linotype" w:cs="Palatino Linotype"/>
          <w:color w:val="000000" w:themeColor="text1"/>
          <w:sz w:val="22"/>
          <w:szCs w:val="22"/>
        </w:rPr>
        <w:t>2020.</w:t>
      </w:r>
    </w:p>
    <w:p w:rsidR="00430234" w:rsidRPr="00600580" w:rsidRDefault="00430234" w:rsidP="00430234">
      <w:pPr>
        <w:numPr>
          <w:ilvl w:val="0"/>
          <w:numId w:val="17"/>
        </w:numPr>
        <w:pBdr>
          <w:top w:val="nil"/>
          <w:left w:val="nil"/>
          <w:bottom w:val="nil"/>
          <w:right w:val="nil"/>
          <w:between w:val="nil"/>
        </w:pBdr>
        <w:spacing w:line="276" w:lineRule="auto"/>
        <w:jc w:val="both"/>
        <w:rPr>
          <w:color w:val="000000"/>
          <w:sz w:val="22"/>
          <w:szCs w:val="22"/>
        </w:rPr>
      </w:pPr>
      <w:r w:rsidRPr="00600580">
        <w:rPr>
          <w:rFonts w:ascii="Palatino Linotype" w:eastAsia="Palatino Linotype" w:hAnsi="Palatino Linotype" w:cs="Palatino Linotype"/>
          <w:color w:val="000000"/>
          <w:sz w:val="22"/>
          <w:szCs w:val="22"/>
        </w:rPr>
        <w:t xml:space="preserve">The assets of the FPIs in India, as reported by the custodians, at the end of June 2020 were </w:t>
      </w:r>
      <w:r w:rsidRPr="00600580">
        <w:rPr>
          <w:rFonts w:ascii="Tahoma" w:eastAsia="Palatino Linotype" w:hAnsi="Tahoma" w:cs="Tahoma"/>
          <w:color w:val="000000"/>
          <w:sz w:val="22"/>
          <w:szCs w:val="22"/>
        </w:rPr>
        <w:t>₹</w:t>
      </w:r>
      <w:r w:rsidRPr="00600580">
        <w:rPr>
          <w:rFonts w:ascii="Palatino Linotype" w:eastAsia="Palatino Linotype" w:hAnsi="Palatino Linotype" w:cs="Palatino Linotype"/>
          <w:color w:val="000000"/>
          <w:sz w:val="22"/>
          <w:szCs w:val="22"/>
        </w:rPr>
        <w:t>29, 79,826 crore, out of which the notional value of offshore derivative instruments</w:t>
      </w:r>
      <w:r>
        <w:rPr>
          <w:rFonts w:ascii="Palatino Linotype" w:eastAsia="Palatino Linotype" w:hAnsi="Palatino Linotype" w:cs="Palatino Linotype"/>
          <w:color w:val="000000"/>
          <w:sz w:val="22"/>
          <w:szCs w:val="22"/>
        </w:rPr>
        <w:t xml:space="preserve"> (ODIs)</w:t>
      </w:r>
      <w:r w:rsidRPr="00600580">
        <w:rPr>
          <w:rFonts w:ascii="Palatino Linotype" w:eastAsia="Palatino Linotype" w:hAnsi="Palatino Linotype" w:cs="Palatino Linotype"/>
          <w:color w:val="000000"/>
          <w:sz w:val="22"/>
          <w:szCs w:val="22"/>
        </w:rPr>
        <w:t xml:space="preserve"> (including ODIs on derivatives) was </w:t>
      </w:r>
      <w:r w:rsidRPr="00600580">
        <w:rPr>
          <w:rFonts w:ascii="Tahoma" w:eastAsia="Palatino Linotype" w:hAnsi="Tahoma" w:cs="Tahoma"/>
          <w:color w:val="000000"/>
          <w:sz w:val="22"/>
          <w:szCs w:val="22"/>
        </w:rPr>
        <w:t>₹</w:t>
      </w:r>
      <w:r w:rsidRPr="00600580">
        <w:rPr>
          <w:rFonts w:ascii="Palatino Linotype" w:eastAsia="Palatino Linotype" w:hAnsi="Palatino Linotype" w:cs="Palatino Linotype"/>
          <w:color w:val="000000"/>
          <w:sz w:val="22"/>
          <w:szCs w:val="22"/>
        </w:rPr>
        <w:t xml:space="preserve">62,138 crore </w:t>
      </w:r>
      <w:r>
        <w:rPr>
          <w:rFonts w:ascii="Palatino Linotype" w:eastAsia="Palatino Linotype" w:hAnsi="Palatino Linotype" w:cs="Palatino Linotype"/>
          <w:color w:val="000000"/>
          <w:sz w:val="22"/>
          <w:szCs w:val="22"/>
        </w:rPr>
        <w:t>which was</w:t>
      </w:r>
      <w:r w:rsidRPr="00600580">
        <w:rPr>
          <w:rFonts w:ascii="Palatino Linotype" w:eastAsia="Palatino Linotype" w:hAnsi="Palatino Linotype" w:cs="Palatino Linotype"/>
          <w:color w:val="000000"/>
          <w:sz w:val="22"/>
          <w:szCs w:val="22"/>
        </w:rPr>
        <w:t xml:space="preserve"> 2.1 per cent of total assets of FPIs. </w:t>
      </w: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highlight w:val="yellow"/>
        </w:rPr>
      </w:pPr>
    </w:p>
    <w:p w:rsidR="00430234" w:rsidRDefault="00430234" w:rsidP="00430234">
      <w:pPr>
        <w:pBdr>
          <w:top w:val="nil"/>
          <w:left w:val="nil"/>
          <w:bottom w:val="nil"/>
          <w:right w:val="nil"/>
          <w:between w:val="nil"/>
        </w:pBdr>
        <w:spacing w:after="200"/>
        <w:rPr>
          <w:rFonts w:ascii="Palatino Linotype" w:eastAsia="Palatino Linotype" w:hAnsi="Palatino Linotype" w:cs="Palatino Linotype"/>
          <w:b/>
          <w:color w:val="000000"/>
          <w:sz w:val="22"/>
          <w:szCs w:val="22"/>
        </w:rPr>
      </w:pPr>
      <w:r w:rsidRPr="00856CDE">
        <w:rPr>
          <w:rFonts w:ascii="Palatino Linotype" w:eastAsia="Palatino Linotype" w:hAnsi="Palatino Linotype" w:cs="Palatino Linotype"/>
          <w:b/>
          <w:color w:val="000000"/>
          <w:sz w:val="22"/>
          <w:szCs w:val="22"/>
        </w:rPr>
        <w:lastRenderedPageBreak/>
        <w:t>Figure 12: Trends in FPIs</w:t>
      </w:r>
      <w:r>
        <w:rPr>
          <w:rFonts w:ascii="Palatino Linotype" w:eastAsia="Palatino Linotype" w:hAnsi="Palatino Linotype" w:cs="Palatino Linotype"/>
          <w:b/>
          <w:color w:val="000000"/>
          <w:sz w:val="22"/>
          <w:szCs w:val="22"/>
        </w:rPr>
        <w:t>’</w:t>
      </w:r>
      <w:r w:rsidRPr="00856CDE">
        <w:rPr>
          <w:rFonts w:ascii="Palatino Linotype" w:eastAsia="Palatino Linotype" w:hAnsi="Palatino Linotype" w:cs="Palatino Linotype"/>
          <w:b/>
          <w:color w:val="000000"/>
          <w:sz w:val="22"/>
          <w:szCs w:val="22"/>
        </w:rPr>
        <w:t xml:space="preserve"> Investment</w:t>
      </w:r>
      <w:r>
        <w:rPr>
          <w:rFonts w:ascii="Palatino Linotype" w:eastAsia="Palatino Linotype" w:hAnsi="Palatino Linotype" w:cs="Palatino Linotype"/>
          <w:b/>
          <w:color w:val="000000"/>
          <w:sz w:val="22"/>
          <w:szCs w:val="22"/>
        </w:rPr>
        <w:t>s</w:t>
      </w:r>
      <w:r w:rsidRPr="00856CDE">
        <w:rPr>
          <w:rFonts w:ascii="Palatino Linotype" w:eastAsia="Palatino Linotype" w:hAnsi="Palatino Linotype" w:cs="Palatino Linotype"/>
          <w:b/>
          <w:color w:val="000000"/>
          <w:sz w:val="22"/>
          <w:szCs w:val="22"/>
        </w:rPr>
        <w:t xml:space="preserve"> (</w:t>
      </w:r>
      <w:r w:rsidRPr="00856CDE">
        <w:rPr>
          <w:rFonts w:ascii="Tahoma" w:eastAsia="Tahoma" w:hAnsi="Tahoma" w:cs="Tahoma"/>
          <w:b/>
          <w:color w:val="000000"/>
          <w:sz w:val="22"/>
          <w:szCs w:val="22"/>
        </w:rPr>
        <w:t>₹</w:t>
      </w:r>
      <w:r w:rsidRPr="00856CDE">
        <w:rPr>
          <w:rFonts w:ascii="Palatino Linotype" w:eastAsia="Palatino Linotype" w:hAnsi="Palatino Linotype" w:cs="Palatino Linotype"/>
          <w:b/>
          <w:color w:val="000000"/>
          <w:sz w:val="22"/>
          <w:szCs w:val="22"/>
        </w:rPr>
        <w:t xml:space="preserve"> crore)</w:t>
      </w:r>
    </w:p>
    <w:p w:rsidR="00430234" w:rsidRPr="00856CDE" w:rsidRDefault="00430234" w:rsidP="00430234">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Pr>
          <w:noProof/>
          <w:lang w:val="en-IN" w:eastAsia="en-IN" w:bidi="hi-IN"/>
        </w:rPr>
        <w:drawing>
          <wp:inline distT="0" distB="0" distL="0" distR="0" wp14:anchorId="2E766F77" wp14:editId="109EFB08">
            <wp:extent cx="6153150" cy="2933694"/>
            <wp:effectExtent l="0" t="0" r="0" b="63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Pr="00856CDE">
        <w:rPr>
          <w:rFonts w:ascii="Palatino Linotype" w:eastAsia="Palatino Linotype" w:hAnsi="Palatino Linotype" w:cs="Palatino Linotype"/>
          <w:b/>
          <w:color w:val="000000"/>
          <w:sz w:val="22"/>
          <w:szCs w:val="22"/>
        </w:rPr>
        <w:tab/>
      </w:r>
      <w:bookmarkStart w:id="2" w:name="_30j0zll" w:colFirst="0" w:colLast="0"/>
      <w:bookmarkEnd w:id="2"/>
    </w:p>
    <w:p w:rsidR="00430234" w:rsidRPr="00E35CBC" w:rsidRDefault="00430234" w:rsidP="00430234">
      <w:pPr>
        <w:widowControl w:val="0"/>
        <w:numPr>
          <w:ilvl w:val="0"/>
          <w:numId w:val="9"/>
        </w:numPr>
        <w:jc w:val="both"/>
        <w:rPr>
          <w:rFonts w:ascii="Palatino Linotype" w:eastAsia="Palatino Linotype" w:hAnsi="Palatino Linotype" w:cs="Palatino Linotype"/>
          <w:b/>
          <w:sz w:val="22"/>
          <w:szCs w:val="22"/>
        </w:rPr>
      </w:pPr>
      <w:r w:rsidRPr="00E35CBC">
        <w:rPr>
          <w:rFonts w:ascii="Palatino Linotype" w:eastAsia="Palatino Linotype" w:hAnsi="Palatino Linotype" w:cs="Palatino Linotype"/>
          <w:b/>
          <w:sz w:val="22"/>
          <w:szCs w:val="22"/>
        </w:rPr>
        <w:t>Trends in Portfolio Management Services (PMS)</w:t>
      </w:r>
    </w:p>
    <w:p w:rsidR="00430234" w:rsidRPr="00E35CBC" w:rsidRDefault="00430234" w:rsidP="00430234">
      <w:pPr>
        <w:widowControl w:val="0"/>
        <w:tabs>
          <w:tab w:val="left" w:pos="2190"/>
        </w:tabs>
        <w:jc w:val="both"/>
        <w:rPr>
          <w:rFonts w:ascii="Palatino Linotype" w:eastAsia="Palatino Linotype" w:hAnsi="Palatino Linotype" w:cs="Palatino Linotype"/>
          <w:sz w:val="22"/>
          <w:szCs w:val="22"/>
        </w:rPr>
      </w:pPr>
      <w:r w:rsidRPr="00E35CBC">
        <w:rPr>
          <w:rFonts w:ascii="Palatino Linotype" w:eastAsia="Palatino Linotype" w:hAnsi="Palatino Linotype" w:cs="Palatino Linotype"/>
          <w:sz w:val="22"/>
          <w:szCs w:val="22"/>
        </w:rPr>
        <w:tab/>
      </w:r>
    </w:p>
    <w:p w:rsidR="00430234" w:rsidRPr="002D42CB" w:rsidRDefault="00430234" w:rsidP="00430234">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D42CB">
        <w:rPr>
          <w:rFonts w:ascii="Palatino Linotype" w:eastAsia="Palatino Linotype" w:hAnsi="Palatino Linotype" w:cs="Palatino Linotype"/>
          <w:color w:val="000000"/>
          <w:sz w:val="22"/>
          <w:szCs w:val="22"/>
        </w:rPr>
        <w:t xml:space="preserve">As on April 30, 2020, AUM of the portfolio management industry decreased by 0.2 per cent to </w:t>
      </w:r>
      <w:r w:rsidRPr="002D42CB">
        <w:rPr>
          <w:rFonts w:ascii="Times New Roman" w:eastAsia="Palatino Linotype" w:hAnsi="Times New Roman"/>
          <w:color w:val="000000"/>
          <w:sz w:val="22"/>
          <w:szCs w:val="22"/>
        </w:rPr>
        <w:t>₹</w:t>
      </w:r>
      <w:r w:rsidRPr="002D42CB">
        <w:rPr>
          <w:rFonts w:ascii="Palatino Linotype" w:eastAsia="Palatino Linotype" w:hAnsi="Palatino Linotype" w:cs="Palatino Linotype"/>
          <w:color w:val="000000"/>
          <w:sz w:val="22"/>
          <w:szCs w:val="22"/>
        </w:rPr>
        <w:t xml:space="preserve">18.10 lakh crore from </w:t>
      </w:r>
      <w:r w:rsidRPr="002D42CB">
        <w:rPr>
          <w:rFonts w:ascii="Times New Roman" w:eastAsia="Palatino Linotype" w:hAnsi="Times New Roman"/>
          <w:color w:val="000000"/>
          <w:sz w:val="22"/>
          <w:szCs w:val="22"/>
        </w:rPr>
        <w:t>₹</w:t>
      </w:r>
      <w:r w:rsidRPr="002D42CB">
        <w:rPr>
          <w:rFonts w:ascii="Palatino Linotype" w:eastAsia="Palatino Linotype" w:hAnsi="Palatino Linotype" w:cs="Palatino Linotype"/>
          <w:color w:val="000000"/>
          <w:sz w:val="22"/>
          <w:szCs w:val="22"/>
        </w:rPr>
        <w:t xml:space="preserve">18.14 lakh crore in March 2020. Of the total, AUM of fund managers of EPFO/PFs contributed </w:t>
      </w:r>
      <w:r w:rsidRPr="002D42CB">
        <w:rPr>
          <w:rFonts w:ascii="Times New Roman" w:eastAsia="Palatino Linotype" w:hAnsi="Times New Roman"/>
          <w:color w:val="000000"/>
          <w:sz w:val="22"/>
          <w:szCs w:val="22"/>
        </w:rPr>
        <w:t>₹</w:t>
      </w:r>
      <w:r w:rsidRPr="002D42CB">
        <w:rPr>
          <w:rFonts w:ascii="Palatino Linotype" w:eastAsia="Palatino Linotype" w:hAnsi="Palatino Linotype" w:cs="Palatino Linotype"/>
          <w:color w:val="000000"/>
          <w:sz w:val="22"/>
          <w:szCs w:val="22"/>
        </w:rPr>
        <w:t>13.</w:t>
      </w:r>
      <w:r w:rsidRPr="002D42CB">
        <w:rPr>
          <w:rFonts w:ascii="Palatino Linotype" w:eastAsia="Palatino Linotype" w:hAnsi="Palatino Linotype" w:cs="Palatino Linotype"/>
          <w:color w:val="000000" w:themeColor="text1"/>
          <w:sz w:val="22"/>
          <w:szCs w:val="22"/>
        </w:rPr>
        <w:t>9 lakh crore (i.e., 76.7 per cent of total AUM.</w:t>
      </w:r>
      <w:r>
        <w:rPr>
          <w:rFonts w:ascii="Palatino Linotype" w:eastAsia="Palatino Linotype" w:hAnsi="Palatino Linotype" w:cs="Palatino Linotype"/>
          <w:color w:val="000000" w:themeColor="text1"/>
          <w:sz w:val="22"/>
          <w:szCs w:val="22"/>
        </w:rPr>
        <w:t>).</w:t>
      </w:r>
    </w:p>
    <w:p w:rsidR="00430234" w:rsidRPr="002D42CB" w:rsidRDefault="00430234" w:rsidP="00430234">
      <w:p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Default="00430234" w:rsidP="00430234">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D42CB">
        <w:rPr>
          <w:rFonts w:ascii="Palatino Linotype" w:eastAsia="Palatino Linotype" w:hAnsi="Palatino Linotype" w:cs="Palatino Linotype"/>
          <w:color w:val="000000"/>
          <w:sz w:val="22"/>
          <w:szCs w:val="22"/>
        </w:rPr>
        <w:t>In terms of number of clients in PMS industry at the end of April 2020, discretionary services category topped with 1,51,982 clients, followed by non-discretionary category with 9,381 clients and advisory category with 3,854 clients.</w:t>
      </w:r>
    </w:p>
    <w:p w:rsidR="00430234" w:rsidRPr="002D42CB" w:rsidRDefault="00430234" w:rsidP="00430234">
      <w:pPr>
        <w:widowControl w:val="0"/>
        <w:pBdr>
          <w:top w:val="nil"/>
          <w:left w:val="nil"/>
          <w:bottom w:val="nil"/>
          <w:right w:val="nil"/>
          <w:between w:val="nil"/>
        </w:pBdr>
        <w:spacing w:line="276" w:lineRule="auto"/>
        <w:ind w:left="360"/>
        <w:jc w:val="both"/>
        <w:rPr>
          <w:rFonts w:ascii="Palatino Linotype" w:eastAsia="Times New Roman" w:hAnsi="Palatino Linotype"/>
          <w:color w:val="000099"/>
          <w:sz w:val="22"/>
          <w:szCs w:val="22"/>
        </w:rPr>
      </w:pPr>
    </w:p>
    <w:p w:rsidR="00430234" w:rsidRPr="00FE3D73"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Times New Roman" w:hAnsi="Palatino Linotype"/>
          <w:color w:val="000099"/>
          <w:sz w:val="22"/>
          <w:szCs w:val="22"/>
        </w:rPr>
      </w:pPr>
      <w:r w:rsidRPr="00FE3D73">
        <w:rPr>
          <w:rFonts w:ascii="Palatino Linotype" w:eastAsia="Palatino Linotype" w:hAnsi="Palatino Linotype" w:cs="Palatino Linotype"/>
          <w:color w:val="000000"/>
          <w:sz w:val="22"/>
          <w:szCs w:val="22"/>
        </w:rPr>
        <w:t>In light of the recent market events due to COVID-19 pandemic, a need has been felt to relax the timeline for compliance with certain requirements for Portfolio Managers.  Accordingly, vide circular no. SEBI/HO/IMD/DF1/CIR/P/2020/57 dated March 30, 2020 and circular no.  SEBI/HO/IMD/DF6/CIR/P/2020/92 dated June 04, 2020 the timelines for monthly reporting by portfolio managers for the periods ending March, April, May and June 2020 were extended. The data for June 2020 is not available.</w:t>
      </w:r>
    </w:p>
    <w:p w:rsidR="00430234" w:rsidRPr="00FE3D73" w:rsidRDefault="00430234" w:rsidP="00430234">
      <w:pPr>
        <w:widowControl w:val="0"/>
        <w:pBdr>
          <w:top w:val="nil"/>
          <w:left w:val="nil"/>
          <w:bottom w:val="nil"/>
          <w:right w:val="nil"/>
          <w:between w:val="nil"/>
        </w:pBdr>
        <w:spacing w:line="276" w:lineRule="auto"/>
        <w:jc w:val="both"/>
        <w:rPr>
          <w:rFonts w:ascii="Palatino Linotype" w:eastAsia="Times New Roman" w:hAnsi="Palatino Linotype"/>
          <w:color w:val="000099"/>
          <w:sz w:val="22"/>
          <w:szCs w:val="22"/>
        </w:rPr>
      </w:pPr>
    </w:p>
    <w:p w:rsidR="00430234" w:rsidRPr="00CA4FE5" w:rsidRDefault="00430234" w:rsidP="00430234">
      <w:pPr>
        <w:pStyle w:val="ListParagraph"/>
        <w:widowControl w:val="0"/>
        <w:numPr>
          <w:ilvl w:val="0"/>
          <w:numId w:val="9"/>
        </w:numPr>
        <w:jc w:val="both"/>
        <w:rPr>
          <w:rFonts w:ascii="Palatino Linotype" w:eastAsia="Palatino Linotype" w:hAnsi="Palatino Linotype" w:cs="Palatino Linotype"/>
          <w:b/>
          <w:sz w:val="22"/>
          <w:szCs w:val="22"/>
        </w:rPr>
      </w:pPr>
      <w:r w:rsidRPr="00CA4FE5">
        <w:rPr>
          <w:rFonts w:ascii="Palatino Linotype" w:eastAsia="Palatino Linotype" w:hAnsi="Palatino Linotype" w:cs="Palatino Linotype"/>
          <w:b/>
          <w:sz w:val="22"/>
          <w:szCs w:val="22"/>
        </w:rPr>
        <w:t>Trends in Substantial Acquisition of Shares and Takeovers</w:t>
      </w:r>
    </w:p>
    <w:p w:rsidR="00430234" w:rsidRPr="00CA4FE5" w:rsidRDefault="00430234" w:rsidP="00430234">
      <w:pPr>
        <w:jc w:val="both"/>
        <w:rPr>
          <w:rFonts w:ascii="Palatino Linotype" w:eastAsia="Palatino Linotype" w:hAnsi="Palatino Linotype" w:cs="Palatino Linotype"/>
          <w:sz w:val="22"/>
          <w:szCs w:val="22"/>
        </w:rPr>
      </w:pPr>
      <w:r w:rsidRPr="00CA4FE5">
        <w:rPr>
          <w:rFonts w:ascii="Palatino Linotype" w:eastAsia="Palatino Linotype" w:hAnsi="Palatino Linotype" w:cs="Palatino Linotype"/>
          <w:sz w:val="22"/>
          <w:szCs w:val="22"/>
        </w:rPr>
        <w:t xml:space="preserve">During June 2020, four open offers with offer value of </w:t>
      </w:r>
      <w:r w:rsidRPr="00CA4FE5">
        <w:rPr>
          <w:rFonts w:ascii="Rupee Foradian" w:eastAsia="Palatino Linotype" w:hAnsi="Rupee Foradian" w:cs="Palatino Linotype"/>
          <w:sz w:val="22"/>
          <w:szCs w:val="22"/>
        </w:rPr>
        <w:t>`</w:t>
      </w:r>
      <w:r w:rsidRPr="00CA4FE5">
        <w:rPr>
          <w:rFonts w:ascii="Palatino Linotype" w:eastAsia="Palatino Linotype" w:hAnsi="Palatino Linotype" w:cs="Palatino Linotype"/>
          <w:sz w:val="22"/>
          <w:szCs w:val="22"/>
        </w:rPr>
        <w:t xml:space="preserve">1,088 crore </w:t>
      </w:r>
      <w:r>
        <w:rPr>
          <w:rFonts w:ascii="Palatino Linotype" w:eastAsia="Palatino Linotype" w:hAnsi="Palatino Linotype" w:cs="Palatino Linotype"/>
          <w:sz w:val="22"/>
          <w:szCs w:val="22"/>
        </w:rPr>
        <w:t>were</w:t>
      </w:r>
      <w:r w:rsidRPr="00CA4FE5">
        <w:rPr>
          <w:rFonts w:ascii="Palatino Linotype" w:eastAsia="Palatino Linotype" w:hAnsi="Palatino Linotype" w:cs="Palatino Linotype"/>
          <w:sz w:val="22"/>
          <w:szCs w:val="22"/>
        </w:rPr>
        <w:t xml:space="preserve"> made to shareholders</w:t>
      </w:r>
      <w:r>
        <w:rPr>
          <w:rFonts w:ascii="Palatino Linotype" w:eastAsia="Palatino Linotype" w:hAnsi="Palatino Linotype" w:cs="Palatino Linotype"/>
          <w:sz w:val="22"/>
          <w:szCs w:val="22"/>
        </w:rPr>
        <w:t xml:space="preserve"> </w:t>
      </w:r>
      <w:r w:rsidRPr="00CA4FE5">
        <w:rPr>
          <w:rFonts w:ascii="Palatino Linotype" w:eastAsia="Palatino Linotype" w:hAnsi="Palatino Linotype" w:cs="Palatino Linotype"/>
          <w:sz w:val="22"/>
          <w:szCs w:val="22"/>
        </w:rPr>
        <w:t>under SEBI (Substantial Acquisition of Shares and Ta</w:t>
      </w:r>
      <w:r>
        <w:rPr>
          <w:rFonts w:ascii="Palatino Linotype" w:eastAsia="Palatino Linotype" w:hAnsi="Palatino Linotype" w:cs="Palatino Linotype"/>
          <w:sz w:val="22"/>
          <w:szCs w:val="22"/>
        </w:rPr>
        <w:t>keover) Regulations, 2011 (SAST</w:t>
      </w:r>
      <w:r w:rsidRPr="00CA4FE5">
        <w:rPr>
          <w:rFonts w:ascii="Palatino Linotype" w:eastAsia="Palatino Linotype" w:hAnsi="Palatino Linotype" w:cs="Palatino Linotype"/>
          <w:sz w:val="22"/>
          <w:szCs w:val="22"/>
        </w:rPr>
        <w:t xml:space="preserve"> Regulations</w:t>
      </w:r>
      <w:r>
        <w:rPr>
          <w:rFonts w:ascii="Palatino Linotype" w:eastAsia="Palatino Linotype" w:hAnsi="Palatino Linotype" w:cs="Palatino Linotype"/>
          <w:sz w:val="22"/>
          <w:szCs w:val="22"/>
        </w:rPr>
        <w:t>)</w:t>
      </w:r>
      <w:r w:rsidRPr="00CA4FE5">
        <w:rPr>
          <w:rFonts w:ascii="Palatino Linotype" w:eastAsia="Palatino Linotype" w:hAnsi="Palatino Linotype" w:cs="Palatino Linotype"/>
          <w:sz w:val="22"/>
          <w:szCs w:val="22"/>
        </w:rPr>
        <w:t>. There were no offers made in the month of May 2020.</w:t>
      </w:r>
    </w:p>
    <w:p w:rsidR="00430234" w:rsidRPr="00B0632D" w:rsidRDefault="00430234" w:rsidP="00430234">
      <w:pPr>
        <w:jc w:val="both"/>
        <w:rPr>
          <w:rFonts w:ascii="Palatino Linotype" w:eastAsia="Palatino Linotype" w:hAnsi="Palatino Linotype" w:cs="Palatino Linotype"/>
          <w:sz w:val="22"/>
          <w:szCs w:val="22"/>
          <w:highlight w:val="yellow"/>
        </w:rPr>
      </w:pPr>
    </w:p>
    <w:p w:rsidR="00430234" w:rsidRPr="00B0632D" w:rsidRDefault="00430234" w:rsidP="00430234">
      <w:pPr>
        <w:rPr>
          <w:rFonts w:ascii="Palatino Linotype" w:eastAsia="Palatino Linotype" w:hAnsi="Palatino Linotype" w:cs="Palatino Linotype"/>
          <w:b/>
          <w:sz w:val="22"/>
          <w:szCs w:val="22"/>
          <w:highlight w:val="yellow"/>
        </w:rPr>
      </w:pPr>
    </w:p>
    <w:p w:rsidR="00430234" w:rsidRPr="00B0632D" w:rsidRDefault="00430234" w:rsidP="00430234">
      <w:pPr>
        <w:rPr>
          <w:rFonts w:ascii="Palatino Linotype" w:eastAsia="Palatino Linotype" w:hAnsi="Palatino Linotype" w:cs="Palatino Linotype"/>
          <w:b/>
          <w:sz w:val="22"/>
          <w:szCs w:val="22"/>
          <w:highlight w:val="yellow"/>
        </w:rPr>
      </w:pPr>
    </w:p>
    <w:p w:rsidR="00430234" w:rsidRPr="00B0632D" w:rsidRDefault="00430234" w:rsidP="00430234">
      <w:pPr>
        <w:rPr>
          <w:rFonts w:ascii="Palatino Linotype" w:eastAsia="Palatino Linotype" w:hAnsi="Palatino Linotype" w:cs="Palatino Linotype"/>
          <w:b/>
          <w:sz w:val="22"/>
          <w:szCs w:val="22"/>
          <w:highlight w:val="yellow"/>
        </w:rPr>
      </w:pPr>
    </w:p>
    <w:p w:rsidR="00430234" w:rsidRPr="00B0632D" w:rsidRDefault="00430234" w:rsidP="00430234">
      <w:pPr>
        <w:rPr>
          <w:rFonts w:ascii="Palatino Linotype" w:eastAsia="Palatino Linotype" w:hAnsi="Palatino Linotype" w:cs="Palatino Linotype"/>
          <w:b/>
          <w:sz w:val="22"/>
          <w:szCs w:val="22"/>
          <w:highlight w:val="yellow"/>
        </w:rPr>
      </w:pPr>
    </w:p>
    <w:p w:rsidR="00430234" w:rsidRPr="00CA4FE5" w:rsidRDefault="00430234" w:rsidP="00430234">
      <w:pPr>
        <w:rPr>
          <w:rFonts w:ascii="Palatino Linotype" w:eastAsia="Palatino Linotype" w:hAnsi="Palatino Linotype" w:cs="Palatino Linotype"/>
          <w:b/>
          <w:sz w:val="22"/>
          <w:szCs w:val="22"/>
        </w:rPr>
      </w:pPr>
    </w:p>
    <w:p w:rsidR="00430234" w:rsidRDefault="00430234" w:rsidP="00430234">
      <w:pPr>
        <w:rPr>
          <w:rFonts w:ascii="Palatino Linotype" w:eastAsia="Palatino Linotype" w:hAnsi="Palatino Linotype" w:cs="Palatino Linotype"/>
          <w:b/>
          <w:sz w:val="22"/>
          <w:szCs w:val="22"/>
        </w:rPr>
      </w:pPr>
    </w:p>
    <w:p w:rsidR="00430234" w:rsidRPr="00CA4FE5" w:rsidRDefault="00430234" w:rsidP="00430234">
      <w:pPr>
        <w:rPr>
          <w:rFonts w:ascii="Palatino Linotype" w:eastAsia="Palatino Linotype" w:hAnsi="Palatino Linotype" w:cs="Palatino Linotype"/>
          <w:b/>
          <w:sz w:val="22"/>
          <w:szCs w:val="22"/>
        </w:rPr>
      </w:pPr>
      <w:r w:rsidRPr="00CA4FE5">
        <w:rPr>
          <w:rFonts w:ascii="Palatino Linotype" w:eastAsia="Palatino Linotype" w:hAnsi="Palatino Linotype" w:cs="Palatino Linotype"/>
          <w:b/>
          <w:sz w:val="22"/>
          <w:szCs w:val="22"/>
        </w:rPr>
        <w:t xml:space="preserve">Figure 13: Details of Open Offers Made under the </w:t>
      </w:r>
      <w:r w:rsidRPr="004000E1">
        <w:rPr>
          <w:rFonts w:ascii="Palatino Linotype" w:eastAsia="Palatino Linotype" w:hAnsi="Palatino Linotype" w:cs="Palatino Linotype"/>
          <w:b/>
          <w:sz w:val="22"/>
          <w:szCs w:val="22"/>
        </w:rPr>
        <w:t>SAST Regulations</w:t>
      </w:r>
    </w:p>
    <w:p w:rsidR="00430234" w:rsidRPr="00B0632D" w:rsidRDefault="00430234" w:rsidP="00430234">
      <w:pPr>
        <w:jc w:val="both"/>
        <w:rPr>
          <w:rFonts w:ascii="Palatino Linotype" w:eastAsia="Palatino Linotype" w:hAnsi="Palatino Linotype" w:cs="Palatino Linotype"/>
          <w:sz w:val="22"/>
          <w:szCs w:val="22"/>
          <w:highlight w:val="yellow"/>
        </w:rPr>
      </w:pPr>
      <w:r>
        <w:rPr>
          <w:noProof/>
          <w:lang w:val="en-IN" w:eastAsia="en-IN" w:bidi="hi-IN"/>
        </w:rPr>
        <w:drawing>
          <wp:inline distT="0" distB="0" distL="0" distR="0" wp14:anchorId="3E110A5E" wp14:editId="2EC79549">
            <wp:extent cx="6219825" cy="2486025"/>
            <wp:effectExtent l="0" t="0" r="9525" b="9525"/>
            <wp:docPr id="14" name="Chart 14"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430234" w:rsidRPr="00B0632D" w:rsidRDefault="00430234" w:rsidP="00430234">
      <w:pPr>
        <w:widowControl w:val="0"/>
        <w:ind w:left="720"/>
        <w:jc w:val="both"/>
        <w:rPr>
          <w:rFonts w:ascii="Palatino Linotype" w:eastAsia="Palatino Linotype" w:hAnsi="Palatino Linotype" w:cs="Palatino Linotype"/>
          <w:b/>
          <w:sz w:val="22"/>
          <w:szCs w:val="22"/>
          <w:highlight w:val="yellow"/>
        </w:rPr>
      </w:pPr>
    </w:p>
    <w:p w:rsidR="00430234" w:rsidRPr="00027B70" w:rsidRDefault="00430234" w:rsidP="00430234">
      <w:pPr>
        <w:widowControl w:val="0"/>
        <w:ind w:left="720"/>
        <w:contextualSpacing/>
        <w:jc w:val="both"/>
        <w:rPr>
          <w:rFonts w:ascii="Palatino Linotype" w:hAnsi="Palatino Linotype"/>
          <w:b/>
          <w:sz w:val="22"/>
          <w:szCs w:val="22"/>
        </w:rPr>
      </w:pPr>
    </w:p>
    <w:p w:rsidR="00430234" w:rsidRPr="00027B70" w:rsidRDefault="00430234" w:rsidP="00430234">
      <w:pPr>
        <w:pStyle w:val="ListParagraph"/>
        <w:widowControl w:val="0"/>
        <w:numPr>
          <w:ilvl w:val="0"/>
          <w:numId w:val="19"/>
        </w:numPr>
        <w:jc w:val="both"/>
        <w:rPr>
          <w:rFonts w:ascii="Palatino Linotype" w:eastAsia="Palatino Linotype" w:hAnsi="Palatino Linotype" w:cs="Palatino Linotype"/>
          <w:b/>
          <w:sz w:val="22"/>
          <w:szCs w:val="22"/>
        </w:rPr>
      </w:pPr>
      <w:r w:rsidRPr="00027B70">
        <w:rPr>
          <w:rFonts w:ascii="Palatino Linotype" w:eastAsia="Palatino Linotype" w:hAnsi="Palatino Linotype" w:cs="Palatino Linotype"/>
          <w:b/>
          <w:sz w:val="22"/>
          <w:szCs w:val="22"/>
        </w:rPr>
        <w:t>Commodities Derivatives Markets</w:t>
      </w:r>
    </w:p>
    <w:p w:rsidR="00430234" w:rsidRPr="00027B70" w:rsidRDefault="00430234" w:rsidP="00430234">
      <w:pPr>
        <w:widowControl w:val="0"/>
        <w:rPr>
          <w:rFonts w:ascii="Garamond" w:eastAsia="Garamond" w:hAnsi="Garamond" w:cs="Garamond"/>
          <w:b/>
        </w:rPr>
      </w:pPr>
      <w:r>
        <w:rPr>
          <w:rFonts w:ascii="Palatino Linotype" w:eastAsia="Palatino Linotype" w:hAnsi="Palatino Linotype" w:cs="Palatino Linotype"/>
          <w:b/>
          <w:sz w:val="22"/>
          <w:szCs w:val="22"/>
        </w:rPr>
        <w:t xml:space="preserve">                 Table</w:t>
      </w:r>
      <w:r w:rsidRPr="00027B70">
        <w:rPr>
          <w:rFonts w:ascii="Palatino Linotype" w:eastAsia="Palatino Linotype" w:hAnsi="Palatino Linotype" w:cs="Palatino Linotype"/>
          <w:b/>
          <w:sz w:val="22"/>
          <w:szCs w:val="22"/>
        </w:rPr>
        <w:t xml:space="preserve"> 4</w:t>
      </w:r>
      <w:r w:rsidRPr="00027B70">
        <w:rPr>
          <w:rFonts w:ascii="Garamond" w:eastAsia="Garamond" w:hAnsi="Garamond" w:cs="Garamond"/>
          <w:b/>
        </w:rPr>
        <w:t>: Snapshot of Indian Commodity Derivative Markets</w:t>
      </w:r>
    </w:p>
    <w:p w:rsidR="00430234" w:rsidRPr="00B0632D" w:rsidRDefault="00430234" w:rsidP="00430234">
      <w:pPr>
        <w:widowControl w:val="0"/>
        <w:rPr>
          <w:rFonts w:ascii="Palatino Linotype" w:eastAsia="Palatino Linotype" w:hAnsi="Palatino Linotype" w:cs="Palatino Linotype"/>
          <w:b/>
          <w:sz w:val="18"/>
          <w:szCs w:val="18"/>
          <w:highlight w:val="yellow"/>
        </w:rPr>
      </w:pPr>
    </w:p>
    <w:tbl>
      <w:tblPr>
        <w:tblpPr w:leftFromText="180" w:rightFromText="180" w:vertAnchor="text" w:tblpXSpec="center" w:tblpY="1"/>
        <w:tblOverlap w:val="never"/>
        <w:tblW w:w="7792" w:type="dxa"/>
        <w:jc w:val="center"/>
        <w:tblLook w:val="04A0" w:firstRow="1" w:lastRow="0" w:firstColumn="1" w:lastColumn="0" w:noHBand="0" w:noVBand="1"/>
      </w:tblPr>
      <w:tblGrid>
        <w:gridCol w:w="2273"/>
        <w:gridCol w:w="1128"/>
        <w:gridCol w:w="1236"/>
        <w:gridCol w:w="1319"/>
        <w:gridCol w:w="1836"/>
      </w:tblGrid>
      <w:tr w:rsidR="00430234" w:rsidRPr="00027B70" w:rsidTr="00053B79">
        <w:trPr>
          <w:trHeight w:val="699"/>
          <w:jc w:val="center"/>
        </w:trPr>
        <w:tc>
          <w:tcPr>
            <w:tcW w:w="2273" w:type="dxa"/>
            <w:tcBorders>
              <w:top w:val="single" w:sz="4" w:space="0" w:color="auto"/>
              <w:left w:val="single" w:sz="4" w:space="0" w:color="auto"/>
              <w:bottom w:val="single" w:sz="4" w:space="0" w:color="auto"/>
              <w:right w:val="single" w:sz="4" w:space="0" w:color="auto"/>
            </w:tcBorders>
            <w:shd w:val="clear" w:color="auto" w:fill="auto"/>
            <w:noWrap/>
            <w:hideMark/>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2019-20</w:t>
            </w:r>
          </w:p>
        </w:tc>
        <w:tc>
          <w:tcPr>
            <w:tcW w:w="1236" w:type="dxa"/>
            <w:tcBorders>
              <w:top w:val="single" w:sz="4" w:space="0" w:color="auto"/>
              <w:left w:val="single" w:sz="4" w:space="0" w:color="auto"/>
              <w:right w:val="single" w:sz="4" w:space="0" w:color="auto"/>
            </w:tcBorders>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May-2020</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Jun -2020</w:t>
            </w:r>
          </w:p>
        </w:tc>
        <w:tc>
          <w:tcPr>
            <w:tcW w:w="1836" w:type="dxa"/>
            <w:tcBorders>
              <w:top w:val="single" w:sz="4" w:space="0" w:color="auto"/>
              <w:left w:val="single" w:sz="4" w:space="0" w:color="auto"/>
              <w:bottom w:val="single" w:sz="4" w:space="0" w:color="000000"/>
              <w:right w:val="single" w:sz="4" w:space="0" w:color="auto"/>
            </w:tcBorders>
            <w:shd w:val="clear" w:color="auto" w:fill="auto"/>
            <w:hideMark/>
          </w:tcPr>
          <w:p w:rsidR="00430234" w:rsidRPr="00027B70" w:rsidRDefault="00430234" w:rsidP="00053B79">
            <w:pPr>
              <w:rPr>
                <w:rFonts w:ascii="Garamond" w:hAnsi="Garamond" w:cs="Arial"/>
                <w:b/>
                <w:bCs/>
                <w:sz w:val="22"/>
                <w:szCs w:val="22"/>
              </w:rPr>
            </w:pPr>
            <w:r w:rsidRPr="00105EFA">
              <w:rPr>
                <w:rFonts w:ascii="Palatino Linotype" w:eastAsia="Times New Roman" w:hAnsi="Palatino Linotype"/>
                <w:b/>
                <w:bCs/>
                <w:color w:val="000000"/>
                <w:sz w:val="20"/>
                <w:szCs w:val="20"/>
                <w:lang w:val="en-US" w:bidi="hi-IN"/>
              </w:rPr>
              <w:t xml:space="preserve">Percentage Change </w:t>
            </w:r>
            <w:r>
              <w:rPr>
                <w:rFonts w:ascii="Palatino Linotype" w:eastAsia="Times New Roman" w:hAnsi="Palatino Linotype"/>
                <w:b/>
                <w:bCs/>
                <w:color w:val="000000"/>
                <w:sz w:val="20"/>
                <w:szCs w:val="20"/>
                <w:lang w:val="en-US" w:bidi="hi-IN"/>
              </w:rPr>
              <w:t>o</w:t>
            </w:r>
            <w:r w:rsidRPr="00105EFA">
              <w:rPr>
                <w:rFonts w:ascii="Palatino Linotype" w:eastAsia="Times New Roman" w:hAnsi="Palatino Linotype"/>
                <w:b/>
                <w:bCs/>
                <w:color w:val="000000"/>
                <w:sz w:val="20"/>
                <w:szCs w:val="20"/>
                <w:lang w:val="en-US" w:bidi="hi-IN"/>
              </w:rPr>
              <w:t>ver Month</w:t>
            </w:r>
          </w:p>
        </w:tc>
      </w:tr>
      <w:tr w:rsidR="00430234" w:rsidRPr="00027B70" w:rsidTr="00053B79">
        <w:trPr>
          <w:trHeight w:val="367"/>
          <w:jc w:val="center"/>
        </w:trPr>
        <w:tc>
          <w:tcPr>
            <w:tcW w:w="7792" w:type="dxa"/>
            <w:gridSpan w:val="5"/>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pStyle w:val="ListParagraph"/>
              <w:numPr>
                <w:ilvl w:val="0"/>
                <w:numId w:val="20"/>
              </w:numPr>
              <w:spacing w:after="0" w:line="240" w:lineRule="auto"/>
              <w:rPr>
                <w:rFonts w:ascii="Garamond" w:hAnsi="Garamond" w:cs="Arial"/>
                <w:b/>
                <w:bCs/>
                <w:sz w:val="22"/>
                <w:szCs w:val="22"/>
              </w:rPr>
            </w:pPr>
            <w:r w:rsidRPr="00027B70">
              <w:rPr>
                <w:rFonts w:ascii="Garamond" w:hAnsi="Garamond" w:cs="Arial"/>
                <w:b/>
                <w:bCs/>
                <w:sz w:val="22"/>
                <w:szCs w:val="22"/>
              </w:rPr>
              <w:t>Indices</w:t>
            </w:r>
          </w:p>
        </w:tc>
      </w:tr>
      <w:tr w:rsidR="00430234" w:rsidRPr="00027B70" w:rsidTr="00053B79">
        <w:trPr>
          <w:trHeight w:val="224"/>
          <w:jc w:val="center"/>
        </w:trPr>
        <w:tc>
          <w:tcPr>
            <w:tcW w:w="2273" w:type="dxa"/>
            <w:tcBorders>
              <w:top w:val="nil"/>
              <w:left w:val="single" w:sz="4" w:space="0" w:color="auto"/>
              <w:bottom w:val="single" w:sz="4" w:space="0" w:color="auto"/>
              <w:right w:val="single" w:sz="4" w:space="0" w:color="auto"/>
            </w:tcBorders>
            <w:shd w:val="clear" w:color="auto" w:fill="auto"/>
            <w:noWrap/>
            <w:hideMark/>
          </w:tcPr>
          <w:p w:rsidR="00430234" w:rsidRPr="00027B70" w:rsidRDefault="00430234" w:rsidP="00053B79">
            <w:pPr>
              <w:rPr>
                <w:rFonts w:ascii="Garamond" w:hAnsi="Garamond" w:cs="Arial"/>
                <w:bCs/>
                <w:sz w:val="22"/>
                <w:szCs w:val="22"/>
              </w:rPr>
            </w:pPr>
            <w:r w:rsidRPr="00027B70">
              <w:rPr>
                <w:rFonts w:ascii="Garamond" w:hAnsi="Garamond" w:cs="Arial"/>
                <w:bCs/>
                <w:sz w:val="22"/>
                <w:szCs w:val="22"/>
              </w:rPr>
              <w:t>Nkrishi</w:t>
            </w:r>
          </w:p>
        </w:tc>
        <w:tc>
          <w:tcPr>
            <w:tcW w:w="1128" w:type="dxa"/>
            <w:tcBorders>
              <w:top w:val="nil"/>
              <w:left w:val="nil"/>
              <w:bottom w:val="single" w:sz="4" w:space="0" w:color="auto"/>
              <w:right w:val="single" w:sz="4" w:space="0" w:color="auto"/>
            </w:tcBorders>
            <w:shd w:val="clear" w:color="auto" w:fill="auto"/>
            <w:noWrap/>
            <w:hideMark/>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 3,180</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3,188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3,239</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Cs/>
                <w:sz w:val="22"/>
                <w:szCs w:val="22"/>
              </w:rPr>
            </w:pPr>
            <w:r w:rsidRPr="00027B70">
              <w:rPr>
                <w:rFonts w:ascii="Garamond" w:hAnsi="Garamond" w:cs="Arial"/>
                <w:bCs/>
                <w:sz w:val="22"/>
                <w:szCs w:val="22"/>
              </w:rPr>
              <w:t>1.6</w:t>
            </w:r>
          </w:p>
        </w:tc>
      </w:tr>
      <w:tr w:rsidR="00430234" w:rsidRPr="00027B70" w:rsidTr="00053B79">
        <w:trPr>
          <w:trHeight w:val="224"/>
          <w:jc w:val="center"/>
        </w:trPr>
        <w:tc>
          <w:tcPr>
            <w:tcW w:w="2273" w:type="dxa"/>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rPr>
                <w:rFonts w:ascii="Garamond" w:hAnsi="Garamond" w:cs="Arial"/>
                <w:bCs/>
                <w:sz w:val="22"/>
                <w:szCs w:val="22"/>
              </w:rPr>
            </w:pPr>
            <w:r w:rsidRPr="00027B70">
              <w:rPr>
                <w:rFonts w:ascii="Garamond" w:hAnsi="Garamond" w:cs="Arial"/>
                <w:bCs/>
                <w:sz w:val="22"/>
                <w:szCs w:val="22"/>
              </w:rPr>
              <w:t>MCX iCOMDEX</w:t>
            </w:r>
          </w:p>
        </w:tc>
        <w:tc>
          <w:tcPr>
            <w:tcW w:w="1128" w:type="dxa"/>
            <w:tcBorders>
              <w:top w:val="nil"/>
              <w:left w:val="nil"/>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8,256</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8,706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9,089</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Cs/>
                <w:sz w:val="22"/>
                <w:szCs w:val="22"/>
              </w:rPr>
            </w:pPr>
            <w:r w:rsidRPr="00027B70">
              <w:rPr>
                <w:rFonts w:ascii="Garamond" w:hAnsi="Garamond" w:cs="Arial"/>
                <w:bCs/>
                <w:sz w:val="22"/>
                <w:szCs w:val="22"/>
              </w:rPr>
              <w:t>4.4</w:t>
            </w:r>
          </w:p>
        </w:tc>
      </w:tr>
      <w:tr w:rsidR="00430234" w:rsidRPr="00027B70" w:rsidTr="00053B79">
        <w:trPr>
          <w:trHeight w:val="224"/>
          <w:jc w:val="center"/>
        </w:trPr>
        <w:tc>
          <w:tcPr>
            <w:tcW w:w="7792" w:type="dxa"/>
            <w:gridSpan w:val="5"/>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pStyle w:val="ListParagraph"/>
              <w:numPr>
                <w:ilvl w:val="0"/>
                <w:numId w:val="20"/>
              </w:numPr>
              <w:spacing w:line="240" w:lineRule="auto"/>
              <w:rPr>
                <w:rFonts w:ascii="Garamond" w:hAnsi="Garamond" w:cs="Arial"/>
                <w:bCs/>
                <w:sz w:val="22"/>
                <w:szCs w:val="22"/>
              </w:rPr>
            </w:pPr>
            <w:r w:rsidRPr="00027B70">
              <w:rPr>
                <w:rFonts w:ascii="Garamond" w:hAnsi="Garamond" w:cs="Arial"/>
                <w:bCs/>
                <w:sz w:val="22"/>
                <w:szCs w:val="22"/>
              </w:rPr>
              <w:t>Turnover (</w:t>
            </w:r>
            <w:r w:rsidRPr="00027B70">
              <w:rPr>
                <w:rFonts w:ascii="Times New Roman" w:hAnsi="Times New Roman"/>
                <w:bCs/>
                <w:sz w:val="22"/>
                <w:szCs w:val="22"/>
              </w:rPr>
              <w:t>₹</w:t>
            </w:r>
            <w:r w:rsidRPr="00027B70">
              <w:rPr>
                <w:rFonts w:ascii="Garamond" w:hAnsi="Garamond" w:cs="Arial"/>
                <w:bCs/>
                <w:sz w:val="22"/>
                <w:szCs w:val="22"/>
              </w:rPr>
              <w:t>crore)</w:t>
            </w:r>
          </w:p>
        </w:tc>
      </w:tr>
      <w:tr w:rsidR="00430234" w:rsidRPr="00027B70" w:rsidTr="00053B79">
        <w:trPr>
          <w:trHeight w:val="308"/>
          <w:jc w:val="center"/>
        </w:trPr>
        <w:tc>
          <w:tcPr>
            <w:tcW w:w="2273" w:type="dxa"/>
            <w:tcBorders>
              <w:top w:val="nil"/>
              <w:left w:val="single" w:sz="4" w:space="0" w:color="auto"/>
              <w:bottom w:val="single" w:sz="4" w:space="0" w:color="auto"/>
              <w:right w:val="nil"/>
            </w:tcBorders>
            <w:shd w:val="clear" w:color="auto" w:fill="auto"/>
            <w:noWrap/>
            <w:hideMark/>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92,24,839</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5,27,675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6,94,459</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
                <w:bCs/>
                <w:sz w:val="22"/>
                <w:szCs w:val="22"/>
              </w:rPr>
            </w:pPr>
            <w:r w:rsidRPr="00027B70">
              <w:rPr>
                <w:rFonts w:ascii="Garamond" w:hAnsi="Garamond" w:cs="Arial"/>
                <w:b/>
                <w:bCs/>
                <w:sz w:val="22"/>
                <w:szCs w:val="22"/>
              </w:rPr>
              <w:t>31.6</w:t>
            </w:r>
          </w:p>
        </w:tc>
      </w:tr>
      <w:tr w:rsidR="00430234" w:rsidRPr="00027B70" w:rsidTr="00053B79">
        <w:trPr>
          <w:trHeight w:val="308"/>
          <w:jc w:val="center"/>
        </w:trPr>
        <w:tc>
          <w:tcPr>
            <w:tcW w:w="2273" w:type="dxa"/>
            <w:tcBorders>
              <w:top w:val="nil"/>
              <w:left w:val="single" w:sz="4" w:space="0" w:color="auto"/>
              <w:bottom w:val="single" w:sz="4" w:space="0" w:color="auto"/>
              <w:right w:val="nil"/>
            </w:tcBorders>
            <w:shd w:val="clear" w:color="auto" w:fill="auto"/>
            <w:noWrap/>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tabs>
                <w:tab w:val="right" w:pos="912"/>
              </w:tabs>
              <w:rPr>
                <w:rFonts w:ascii="Garamond" w:hAnsi="Garamond" w:cs="Arial"/>
                <w:b/>
                <w:bCs/>
                <w:sz w:val="22"/>
                <w:szCs w:val="22"/>
              </w:rPr>
            </w:pPr>
            <w:r w:rsidRPr="00027B70">
              <w:rPr>
                <w:rFonts w:ascii="Garamond" w:hAnsi="Garamond" w:cs="Arial"/>
                <w:b/>
                <w:bCs/>
                <w:sz w:val="22"/>
                <w:szCs w:val="22"/>
              </w:rPr>
              <w:t>86,89,518</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 xml:space="preserve">     5,15,107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
                <w:bCs/>
                <w:sz w:val="22"/>
                <w:szCs w:val="22"/>
              </w:rPr>
            </w:pPr>
            <w:r w:rsidRPr="00027B70">
              <w:rPr>
                <w:rFonts w:ascii="Garamond" w:hAnsi="Garamond" w:cs="Arial"/>
                <w:b/>
                <w:bCs/>
                <w:sz w:val="22"/>
                <w:szCs w:val="22"/>
              </w:rPr>
              <w:t xml:space="preserve">      6,45,074</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i/>
                <w:iCs/>
                <w:sz w:val="22"/>
                <w:szCs w:val="22"/>
              </w:rPr>
            </w:pPr>
            <w:r w:rsidRPr="00521918">
              <w:rPr>
                <w:rFonts w:ascii="Garamond" w:hAnsi="Garamond" w:cs="Arial"/>
                <w:bCs/>
                <w:sz w:val="22"/>
                <w:szCs w:val="22"/>
              </w:rPr>
              <w:t>25.2</w:t>
            </w:r>
          </w:p>
        </w:tc>
      </w:tr>
      <w:tr w:rsidR="00430234" w:rsidRPr="00027B70" w:rsidTr="00053B79">
        <w:trPr>
          <w:trHeight w:val="308"/>
          <w:jc w:val="center"/>
        </w:trPr>
        <w:tc>
          <w:tcPr>
            <w:tcW w:w="2273" w:type="dxa"/>
            <w:tcBorders>
              <w:top w:val="nil"/>
              <w:left w:val="single" w:sz="4" w:space="0" w:color="auto"/>
              <w:bottom w:val="single" w:sz="4" w:space="0" w:color="auto"/>
              <w:right w:val="nil"/>
            </w:tcBorders>
            <w:shd w:val="clear" w:color="auto" w:fill="auto"/>
            <w:noWrap/>
          </w:tcPr>
          <w:p w:rsidR="00430234" w:rsidRPr="00027B70" w:rsidRDefault="00430234" w:rsidP="00053B79">
            <w:pPr>
              <w:rPr>
                <w:rFonts w:ascii="Garamond" w:hAnsi="Garamond" w:cs="Arial"/>
                <w:bCs/>
                <w:i/>
                <w:sz w:val="22"/>
                <w:szCs w:val="22"/>
              </w:rPr>
            </w:pPr>
            <w:r w:rsidRPr="00027B70">
              <w:rPr>
                <w:rFonts w:ascii="Garamond" w:hAnsi="Garamond" w:cs="Arial"/>
                <w:bCs/>
                <w:i/>
                <w:sz w:val="22"/>
                <w:szCs w:val="22"/>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83,97,775</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4,99,057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6,29,936</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Cs/>
                <w:sz w:val="22"/>
                <w:szCs w:val="22"/>
              </w:rPr>
            </w:pPr>
            <w:r w:rsidRPr="00027B70">
              <w:rPr>
                <w:rFonts w:ascii="Garamond" w:hAnsi="Garamond" w:cs="Arial"/>
                <w:bCs/>
                <w:sz w:val="22"/>
                <w:szCs w:val="22"/>
              </w:rPr>
              <w:t>26.2</w:t>
            </w:r>
          </w:p>
        </w:tc>
      </w:tr>
      <w:tr w:rsidR="00430234" w:rsidRPr="00027B70" w:rsidTr="00053B79">
        <w:trPr>
          <w:trHeight w:val="308"/>
          <w:jc w:val="center"/>
        </w:trPr>
        <w:tc>
          <w:tcPr>
            <w:tcW w:w="2273" w:type="dxa"/>
            <w:tcBorders>
              <w:top w:val="nil"/>
              <w:left w:val="single" w:sz="4" w:space="0" w:color="auto"/>
              <w:bottom w:val="single" w:sz="4" w:space="0" w:color="auto"/>
              <w:right w:val="nil"/>
            </w:tcBorders>
            <w:shd w:val="clear" w:color="auto" w:fill="auto"/>
            <w:noWrap/>
          </w:tcPr>
          <w:p w:rsidR="00430234" w:rsidRPr="00027B70" w:rsidRDefault="00430234" w:rsidP="00053B79">
            <w:pPr>
              <w:rPr>
                <w:rFonts w:ascii="Garamond" w:hAnsi="Garamond" w:cs="Arial"/>
                <w:bCs/>
                <w:i/>
                <w:sz w:val="22"/>
                <w:szCs w:val="22"/>
              </w:rPr>
            </w:pPr>
            <w:r w:rsidRPr="00027B70">
              <w:rPr>
                <w:rFonts w:ascii="Garamond" w:hAnsi="Garamond" w:cs="Arial"/>
                <w:bCs/>
                <w:i/>
                <w:sz w:val="22"/>
                <w:szCs w:val="22"/>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 xml:space="preserve">  2,91,743 </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16,050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15,139</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Cs/>
                <w:sz w:val="22"/>
                <w:szCs w:val="22"/>
              </w:rPr>
            </w:pPr>
            <w:r w:rsidRPr="00027B70">
              <w:rPr>
                <w:rFonts w:ascii="Garamond" w:hAnsi="Garamond" w:cs="Arial"/>
                <w:bCs/>
                <w:sz w:val="22"/>
                <w:szCs w:val="22"/>
              </w:rPr>
              <w:t>-5.7</w:t>
            </w:r>
          </w:p>
        </w:tc>
      </w:tr>
      <w:tr w:rsidR="00430234" w:rsidRPr="00027B70" w:rsidTr="00053B79">
        <w:trPr>
          <w:trHeight w:val="308"/>
          <w:jc w:val="center"/>
        </w:trPr>
        <w:tc>
          <w:tcPr>
            <w:tcW w:w="2273" w:type="dxa"/>
            <w:tcBorders>
              <w:top w:val="nil"/>
              <w:left w:val="single" w:sz="4" w:space="0" w:color="auto"/>
              <w:bottom w:val="single" w:sz="4" w:space="0" w:color="auto"/>
              <w:right w:val="nil"/>
            </w:tcBorders>
            <w:shd w:val="clear" w:color="auto" w:fill="auto"/>
            <w:noWrap/>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4,42,009</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11,169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18,923</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
                <w:bCs/>
                <w:sz w:val="22"/>
                <w:szCs w:val="22"/>
              </w:rPr>
            </w:pPr>
            <w:r w:rsidRPr="00027B70">
              <w:rPr>
                <w:rFonts w:ascii="Garamond" w:hAnsi="Garamond" w:cs="Arial"/>
                <w:b/>
                <w:bCs/>
                <w:sz w:val="22"/>
                <w:szCs w:val="22"/>
              </w:rPr>
              <w:t>69.4</w:t>
            </w:r>
          </w:p>
        </w:tc>
      </w:tr>
      <w:tr w:rsidR="00430234" w:rsidRPr="00027B70" w:rsidTr="00053B79">
        <w:trPr>
          <w:trHeight w:val="310"/>
          <w:jc w:val="center"/>
        </w:trPr>
        <w:tc>
          <w:tcPr>
            <w:tcW w:w="2273" w:type="dxa"/>
            <w:tcBorders>
              <w:top w:val="nil"/>
              <w:left w:val="single" w:sz="4" w:space="0" w:color="auto"/>
              <w:bottom w:val="single" w:sz="4" w:space="0" w:color="auto"/>
              <w:right w:val="nil"/>
            </w:tcBorders>
            <w:shd w:val="clear" w:color="auto" w:fill="auto"/>
            <w:noWrap/>
          </w:tcPr>
          <w:p w:rsidR="00430234" w:rsidRPr="00027B70" w:rsidRDefault="00430234" w:rsidP="00053B79">
            <w:pPr>
              <w:rPr>
                <w:rFonts w:ascii="Garamond" w:hAnsi="Garamond" w:cs="Arial"/>
                <w:bCs/>
                <w:i/>
                <w:sz w:val="22"/>
                <w:szCs w:val="22"/>
              </w:rPr>
            </w:pPr>
            <w:r w:rsidRPr="00027B70">
              <w:rPr>
                <w:rFonts w:ascii="Garamond" w:hAnsi="Garamond" w:cs="Arial"/>
                <w:bCs/>
                <w:i/>
                <w:sz w:val="22"/>
                <w:szCs w:val="22"/>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 xml:space="preserve"> 4,41,967</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11,167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18,920</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Cs/>
                <w:sz w:val="22"/>
                <w:szCs w:val="22"/>
              </w:rPr>
            </w:pPr>
            <w:r w:rsidRPr="00027B70">
              <w:rPr>
                <w:rFonts w:ascii="Garamond" w:hAnsi="Garamond" w:cs="Arial"/>
                <w:bCs/>
                <w:sz w:val="22"/>
                <w:szCs w:val="22"/>
              </w:rPr>
              <w:t>69.4</w:t>
            </w:r>
          </w:p>
        </w:tc>
      </w:tr>
      <w:tr w:rsidR="00430234" w:rsidRPr="00027B70" w:rsidTr="00053B79">
        <w:trPr>
          <w:trHeight w:val="308"/>
          <w:jc w:val="center"/>
        </w:trPr>
        <w:tc>
          <w:tcPr>
            <w:tcW w:w="2273" w:type="dxa"/>
            <w:tcBorders>
              <w:top w:val="nil"/>
              <w:left w:val="single" w:sz="4" w:space="0" w:color="auto"/>
              <w:bottom w:val="single" w:sz="4" w:space="0" w:color="auto"/>
              <w:right w:val="nil"/>
            </w:tcBorders>
            <w:shd w:val="clear" w:color="auto" w:fill="auto"/>
            <w:noWrap/>
          </w:tcPr>
          <w:p w:rsidR="00430234" w:rsidRPr="00027B70" w:rsidRDefault="00430234" w:rsidP="00053B79">
            <w:pPr>
              <w:rPr>
                <w:rFonts w:ascii="Garamond" w:hAnsi="Garamond" w:cs="Arial"/>
                <w:bCs/>
                <w:i/>
                <w:sz w:val="22"/>
                <w:szCs w:val="22"/>
              </w:rPr>
            </w:pPr>
            <w:r w:rsidRPr="00027B70">
              <w:rPr>
                <w:rFonts w:ascii="Garamond" w:hAnsi="Garamond" w:cs="Arial"/>
                <w:bCs/>
                <w:i/>
                <w:sz w:val="22"/>
                <w:szCs w:val="22"/>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 xml:space="preserve">         42.2 </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Cs/>
                <w:sz w:val="22"/>
                <w:szCs w:val="22"/>
              </w:rPr>
            </w:pPr>
            <w:r w:rsidRPr="00027B70">
              <w:rPr>
                <w:rFonts w:ascii="Garamond" w:hAnsi="Garamond" w:cs="Arial"/>
                <w:bCs/>
                <w:sz w:val="22"/>
                <w:szCs w:val="22"/>
              </w:rPr>
              <w:t xml:space="preserve">             1.5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Cs/>
                <w:sz w:val="22"/>
                <w:szCs w:val="22"/>
              </w:rPr>
            </w:pPr>
            <w:r w:rsidRPr="00027B70">
              <w:rPr>
                <w:rFonts w:ascii="Garamond" w:hAnsi="Garamond" w:cs="Arial"/>
                <w:bCs/>
                <w:sz w:val="22"/>
                <w:szCs w:val="22"/>
              </w:rPr>
              <w:t xml:space="preserve">              2.7</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Cs/>
                <w:sz w:val="22"/>
                <w:szCs w:val="22"/>
              </w:rPr>
            </w:pPr>
            <w:r w:rsidRPr="00027B70">
              <w:rPr>
                <w:rFonts w:ascii="Garamond" w:hAnsi="Garamond" w:cs="Arial"/>
                <w:bCs/>
                <w:sz w:val="22"/>
                <w:szCs w:val="22"/>
              </w:rPr>
              <w:t>73.2</w:t>
            </w:r>
          </w:p>
        </w:tc>
      </w:tr>
      <w:tr w:rsidR="00430234" w:rsidRPr="00027B70" w:rsidTr="00053B79">
        <w:trPr>
          <w:trHeight w:val="224"/>
          <w:jc w:val="center"/>
        </w:trPr>
        <w:tc>
          <w:tcPr>
            <w:tcW w:w="2273" w:type="dxa"/>
            <w:tcBorders>
              <w:top w:val="nil"/>
              <w:left w:val="single" w:sz="4" w:space="0" w:color="auto"/>
              <w:bottom w:val="single" w:sz="4" w:space="0" w:color="auto"/>
              <w:right w:val="single" w:sz="4" w:space="0" w:color="auto"/>
            </w:tcBorders>
            <w:shd w:val="clear" w:color="auto" w:fill="auto"/>
            <w:hideMark/>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ICEX (Futures)</w:t>
            </w:r>
          </w:p>
        </w:tc>
        <w:tc>
          <w:tcPr>
            <w:tcW w:w="1128" w:type="dxa"/>
            <w:tcBorders>
              <w:top w:val="nil"/>
              <w:left w:val="nil"/>
              <w:bottom w:val="single" w:sz="4" w:space="0" w:color="auto"/>
              <w:right w:val="single" w:sz="4" w:space="0" w:color="auto"/>
            </w:tcBorders>
            <w:shd w:val="clear" w:color="auto" w:fill="auto"/>
            <w:noWrap/>
            <w:hideMark/>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 xml:space="preserve">40,511 </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543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100</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
                <w:bCs/>
                <w:sz w:val="22"/>
                <w:szCs w:val="22"/>
              </w:rPr>
            </w:pPr>
            <w:r w:rsidRPr="00027B70">
              <w:rPr>
                <w:rFonts w:ascii="Garamond" w:hAnsi="Garamond" w:cs="Arial"/>
                <w:b/>
                <w:bCs/>
                <w:sz w:val="22"/>
                <w:szCs w:val="22"/>
              </w:rPr>
              <w:t>-81.6</w:t>
            </w:r>
          </w:p>
        </w:tc>
      </w:tr>
      <w:tr w:rsidR="00430234" w:rsidRPr="00027B70" w:rsidTr="00053B79">
        <w:trPr>
          <w:trHeight w:val="224"/>
          <w:jc w:val="center"/>
        </w:trPr>
        <w:tc>
          <w:tcPr>
            <w:tcW w:w="2273" w:type="dxa"/>
            <w:tcBorders>
              <w:top w:val="nil"/>
              <w:left w:val="single" w:sz="4" w:space="0" w:color="auto"/>
              <w:bottom w:val="single" w:sz="4" w:space="0" w:color="auto"/>
              <w:right w:val="single" w:sz="4" w:space="0" w:color="auto"/>
            </w:tcBorders>
            <w:shd w:val="clear" w:color="auto" w:fill="auto"/>
            <w:hideMark/>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BSE, of which</w:t>
            </w:r>
          </w:p>
        </w:tc>
        <w:tc>
          <w:tcPr>
            <w:tcW w:w="1128" w:type="dxa"/>
            <w:tcBorders>
              <w:top w:val="nil"/>
              <w:left w:val="nil"/>
              <w:bottom w:val="single" w:sz="4" w:space="0" w:color="auto"/>
              <w:right w:val="single" w:sz="4" w:space="0" w:color="auto"/>
            </w:tcBorders>
            <w:shd w:val="clear" w:color="auto" w:fill="auto"/>
            <w:noWrap/>
            <w:hideMark/>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848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28,401</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
                <w:bCs/>
                <w:sz w:val="22"/>
                <w:szCs w:val="22"/>
              </w:rPr>
            </w:pPr>
            <w:r w:rsidRPr="00027B70">
              <w:rPr>
                <w:rFonts w:ascii="Garamond" w:hAnsi="Garamond" w:cs="Arial"/>
                <w:b/>
                <w:bCs/>
                <w:sz w:val="22"/>
                <w:szCs w:val="22"/>
              </w:rPr>
              <w:t>3248.9</w:t>
            </w:r>
          </w:p>
        </w:tc>
      </w:tr>
      <w:tr w:rsidR="00430234" w:rsidRPr="00027B70" w:rsidTr="00053B79">
        <w:trPr>
          <w:trHeight w:val="224"/>
          <w:jc w:val="center"/>
        </w:trPr>
        <w:tc>
          <w:tcPr>
            <w:tcW w:w="2273" w:type="dxa"/>
            <w:tcBorders>
              <w:top w:val="nil"/>
              <w:left w:val="single" w:sz="4" w:space="0" w:color="auto"/>
              <w:bottom w:val="single" w:sz="4" w:space="0" w:color="auto"/>
              <w:right w:val="single" w:sz="4" w:space="0" w:color="auto"/>
            </w:tcBorders>
            <w:shd w:val="clear" w:color="auto" w:fill="auto"/>
          </w:tcPr>
          <w:p w:rsidR="00430234" w:rsidRPr="00027B70" w:rsidRDefault="00430234" w:rsidP="00053B79">
            <w:pPr>
              <w:rPr>
                <w:rFonts w:ascii="Garamond" w:hAnsi="Garamond" w:cs="Arial"/>
                <w:b/>
                <w:bCs/>
                <w:sz w:val="22"/>
                <w:szCs w:val="22"/>
              </w:rPr>
            </w:pPr>
            <w:r w:rsidRPr="00027B70">
              <w:rPr>
                <w:rFonts w:ascii="Garamond" w:hAnsi="Garamond" w:cs="Arial"/>
                <w:bCs/>
                <w:i/>
                <w:sz w:val="22"/>
                <w:szCs w:val="22"/>
              </w:rPr>
              <w:t xml:space="preserve">             Futures</w:t>
            </w:r>
          </w:p>
        </w:tc>
        <w:tc>
          <w:tcPr>
            <w:tcW w:w="1128" w:type="dxa"/>
            <w:tcBorders>
              <w:top w:val="nil"/>
              <w:left w:val="nil"/>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848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1,584</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sz w:val="22"/>
                <w:szCs w:val="22"/>
              </w:rPr>
            </w:pPr>
            <w:r w:rsidRPr="00027B70">
              <w:rPr>
                <w:rFonts w:ascii="Garamond" w:hAnsi="Garamond" w:cs="Arial"/>
                <w:sz w:val="22"/>
                <w:szCs w:val="22"/>
              </w:rPr>
              <w:t>86.8</w:t>
            </w:r>
          </w:p>
        </w:tc>
      </w:tr>
      <w:tr w:rsidR="00430234" w:rsidRPr="00027B70" w:rsidTr="00053B79">
        <w:trPr>
          <w:trHeight w:val="224"/>
          <w:jc w:val="center"/>
        </w:trPr>
        <w:tc>
          <w:tcPr>
            <w:tcW w:w="2273" w:type="dxa"/>
            <w:tcBorders>
              <w:top w:val="nil"/>
              <w:left w:val="single" w:sz="4" w:space="0" w:color="auto"/>
              <w:bottom w:val="single" w:sz="4" w:space="0" w:color="auto"/>
              <w:right w:val="single" w:sz="4" w:space="0" w:color="auto"/>
            </w:tcBorders>
            <w:shd w:val="clear" w:color="auto" w:fill="auto"/>
          </w:tcPr>
          <w:p w:rsidR="00430234" w:rsidRPr="00027B70" w:rsidRDefault="00430234" w:rsidP="00053B79">
            <w:pPr>
              <w:rPr>
                <w:rFonts w:ascii="Garamond" w:hAnsi="Garamond" w:cs="Arial"/>
                <w:b/>
                <w:bCs/>
                <w:sz w:val="22"/>
                <w:szCs w:val="22"/>
              </w:rPr>
            </w:pPr>
            <w:r w:rsidRPr="00027B70">
              <w:rPr>
                <w:rFonts w:ascii="Garamond" w:hAnsi="Garamond" w:cs="Arial"/>
                <w:bCs/>
                <w:i/>
                <w:sz w:val="22"/>
                <w:szCs w:val="22"/>
              </w:rPr>
              <w:t xml:space="preserve">            Options</w:t>
            </w:r>
          </w:p>
        </w:tc>
        <w:tc>
          <w:tcPr>
            <w:tcW w:w="1128" w:type="dxa"/>
            <w:tcBorders>
              <w:top w:val="nil"/>
              <w:left w:val="nil"/>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26,817</w:t>
            </w:r>
          </w:p>
        </w:tc>
        <w:tc>
          <w:tcPr>
            <w:tcW w:w="1836" w:type="dxa"/>
            <w:tcBorders>
              <w:top w:val="nil"/>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sz w:val="22"/>
                <w:szCs w:val="22"/>
              </w:rPr>
            </w:pPr>
            <w:r w:rsidRPr="00027B70">
              <w:rPr>
                <w:rFonts w:ascii="Garamond" w:hAnsi="Garamond" w:cs="Arial"/>
                <w:sz w:val="22"/>
                <w:szCs w:val="22"/>
              </w:rPr>
              <w:t>-</w:t>
            </w:r>
          </w:p>
        </w:tc>
      </w:tr>
      <w:tr w:rsidR="00430234" w:rsidRPr="00027B70" w:rsidTr="00053B79">
        <w:trPr>
          <w:trHeight w:val="224"/>
          <w:jc w:val="center"/>
        </w:trPr>
        <w:tc>
          <w:tcPr>
            <w:tcW w:w="2273" w:type="dxa"/>
            <w:tcBorders>
              <w:top w:val="single" w:sz="4" w:space="0" w:color="auto"/>
              <w:left w:val="single" w:sz="4" w:space="0" w:color="auto"/>
              <w:bottom w:val="single" w:sz="4" w:space="0" w:color="auto"/>
              <w:right w:val="single" w:sz="4" w:space="0" w:color="auto"/>
            </w:tcBorders>
            <w:shd w:val="clear" w:color="auto" w:fill="auto"/>
            <w:hideMark/>
          </w:tcPr>
          <w:p w:rsidR="00430234" w:rsidRPr="00027B70" w:rsidRDefault="00430234" w:rsidP="00053B79">
            <w:pPr>
              <w:rPr>
                <w:rFonts w:ascii="Garamond" w:hAnsi="Garamond" w:cs="Arial"/>
                <w:b/>
                <w:bCs/>
                <w:sz w:val="22"/>
                <w:szCs w:val="22"/>
              </w:rPr>
            </w:pPr>
            <w:r w:rsidRPr="00027B70">
              <w:rPr>
                <w:rFonts w:ascii="Garamond" w:hAnsi="Garamond" w:cs="Arial"/>
                <w:b/>
                <w:bCs/>
                <w:sz w:val="22"/>
                <w:szCs w:val="22"/>
              </w:rPr>
              <w:t>NSE, of which</w:t>
            </w:r>
          </w:p>
        </w:tc>
        <w:tc>
          <w:tcPr>
            <w:tcW w:w="1128" w:type="dxa"/>
            <w:tcBorders>
              <w:top w:val="single" w:sz="4" w:space="0" w:color="auto"/>
              <w:left w:val="nil"/>
              <w:bottom w:val="single" w:sz="4" w:space="0" w:color="auto"/>
              <w:right w:val="single" w:sz="4" w:space="0" w:color="auto"/>
            </w:tcBorders>
            <w:shd w:val="clear" w:color="auto" w:fill="auto"/>
            <w:noWrap/>
            <w:hideMark/>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 xml:space="preserve">       6,362 </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77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1,961</w:t>
            </w:r>
          </w:p>
        </w:tc>
        <w:tc>
          <w:tcPr>
            <w:tcW w:w="1836" w:type="dxa"/>
            <w:tcBorders>
              <w:top w:val="single" w:sz="4" w:space="0" w:color="auto"/>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b/>
                <w:bCs/>
                <w:sz w:val="22"/>
                <w:szCs w:val="22"/>
              </w:rPr>
            </w:pPr>
            <w:r w:rsidRPr="00027B70">
              <w:rPr>
                <w:rFonts w:ascii="Garamond" w:hAnsi="Garamond" w:cs="Arial"/>
                <w:b/>
                <w:bCs/>
                <w:sz w:val="22"/>
                <w:szCs w:val="22"/>
              </w:rPr>
              <w:t>2462.9</w:t>
            </w:r>
          </w:p>
        </w:tc>
      </w:tr>
      <w:tr w:rsidR="00430234" w:rsidRPr="00027B70" w:rsidTr="00053B79">
        <w:trPr>
          <w:trHeight w:val="224"/>
          <w:jc w:val="center"/>
        </w:trPr>
        <w:tc>
          <w:tcPr>
            <w:tcW w:w="2273" w:type="dxa"/>
            <w:tcBorders>
              <w:top w:val="single" w:sz="4" w:space="0" w:color="auto"/>
              <w:left w:val="single" w:sz="4" w:space="0" w:color="auto"/>
              <w:bottom w:val="single" w:sz="4" w:space="0" w:color="auto"/>
              <w:right w:val="single" w:sz="4" w:space="0" w:color="auto"/>
            </w:tcBorders>
            <w:shd w:val="clear" w:color="auto" w:fill="auto"/>
          </w:tcPr>
          <w:p w:rsidR="00430234" w:rsidRPr="00027B70" w:rsidRDefault="00430234" w:rsidP="00053B79">
            <w:pPr>
              <w:rPr>
                <w:rFonts w:ascii="Garamond" w:hAnsi="Garamond" w:cs="Arial"/>
                <w:b/>
                <w:bCs/>
                <w:sz w:val="22"/>
                <w:szCs w:val="22"/>
              </w:rPr>
            </w:pPr>
            <w:r w:rsidRPr="00027B70">
              <w:rPr>
                <w:rFonts w:ascii="Garamond" w:hAnsi="Garamond" w:cs="Arial"/>
                <w:bCs/>
                <w:i/>
                <w:sz w:val="22"/>
                <w:szCs w:val="22"/>
              </w:rPr>
              <w:t xml:space="preserve">             Futures</w:t>
            </w:r>
          </w:p>
        </w:tc>
        <w:tc>
          <w:tcPr>
            <w:tcW w:w="1128" w:type="dxa"/>
            <w:tcBorders>
              <w:top w:val="single" w:sz="4" w:space="0" w:color="auto"/>
              <w:left w:val="nil"/>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 xml:space="preserve">       6,362</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77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209</w:t>
            </w:r>
          </w:p>
        </w:tc>
        <w:tc>
          <w:tcPr>
            <w:tcW w:w="1836" w:type="dxa"/>
            <w:tcBorders>
              <w:top w:val="single" w:sz="4" w:space="0" w:color="auto"/>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sz w:val="22"/>
                <w:szCs w:val="22"/>
              </w:rPr>
            </w:pPr>
            <w:r w:rsidRPr="00027B70">
              <w:rPr>
                <w:rFonts w:ascii="Garamond" w:hAnsi="Garamond" w:cs="Arial"/>
                <w:sz w:val="22"/>
                <w:szCs w:val="22"/>
              </w:rPr>
              <w:t>173.4</w:t>
            </w:r>
          </w:p>
        </w:tc>
      </w:tr>
      <w:tr w:rsidR="00430234" w:rsidRPr="00027B70" w:rsidTr="00053B79">
        <w:trPr>
          <w:trHeight w:val="224"/>
          <w:jc w:val="center"/>
        </w:trPr>
        <w:tc>
          <w:tcPr>
            <w:tcW w:w="2273" w:type="dxa"/>
            <w:tcBorders>
              <w:top w:val="single" w:sz="4" w:space="0" w:color="auto"/>
              <w:left w:val="single" w:sz="4" w:space="0" w:color="auto"/>
              <w:bottom w:val="single" w:sz="4" w:space="0" w:color="auto"/>
              <w:right w:val="single" w:sz="4" w:space="0" w:color="auto"/>
            </w:tcBorders>
            <w:shd w:val="clear" w:color="auto" w:fill="auto"/>
          </w:tcPr>
          <w:p w:rsidR="00430234" w:rsidRPr="00027B70" w:rsidRDefault="00430234" w:rsidP="00053B79">
            <w:pPr>
              <w:rPr>
                <w:rFonts w:ascii="Garamond" w:hAnsi="Garamond" w:cs="Arial"/>
                <w:b/>
                <w:bCs/>
                <w:sz w:val="22"/>
                <w:szCs w:val="22"/>
              </w:rPr>
            </w:pPr>
            <w:r w:rsidRPr="00027B70">
              <w:rPr>
                <w:rFonts w:ascii="Garamond" w:hAnsi="Garamond" w:cs="Arial"/>
                <w:bCs/>
                <w:i/>
                <w:sz w:val="22"/>
                <w:szCs w:val="22"/>
              </w:rPr>
              <w:t xml:space="preserve">            Options</w:t>
            </w:r>
          </w:p>
        </w:tc>
        <w:tc>
          <w:tcPr>
            <w:tcW w:w="1128" w:type="dxa"/>
            <w:tcBorders>
              <w:top w:val="single" w:sz="4" w:space="0" w:color="auto"/>
              <w:left w:val="nil"/>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w:t>
            </w:r>
          </w:p>
        </w:tc>
        <w:tc>
          <w:tcPr>
            <w:tcW w:w="1236" w:type="dxa"/>
            <w:tcBorders>
              <w:top w:val="single" w:sz="4" w:space="0" w:color="auto"/>
              <w:left w:val="single" w:sz="4" w:space="0" w:color="auto"/>
              <w:bottom w:val="single" w:sz="4" w:space="0" w:color="auto"/>
              <w:right w:val="single" w:sz="4" w:space="0" w:color="auto"/>
            </w:tcBorders>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430234" w:rsidRPr="00027B70" w:rsidRDefault="00430234" w:rsidP="00053B79">
            <w:pPr>
              <w:jc w:val="right"/>
              <w:rPr>
                <w:rFonts w:ascii="Garamond" w:hAnsi="Garamond" w:cs="Arial"/>
                <w:b/>
                <w:bCs/>
                <w:sz w:val="22"/>
                <w:szCs w:val="22"/>
              </w:rPr>
            </w:pPr>
            <w:r w:rsidRPr="00027B70">
              <w:rPr>
                <w:rFonts w:ascii="Garamond" w:hAnsi="Garamond" w:cs="Arial"/>
                <w:b/>
                <w:bCs/>
                <w:sz w:val="22"/>
                <w:szCs w:val="22"/>
              </w:rPr>
              <w:t>1,752</w:t>
            </w:r>
          </w:p>
        </w:tc>
        <w:tc>
          <w:tcPr>
            <w:tcW w:w="1836" w:type="dxa"/>
            <w:tcBorders>
              <w:top w:val="single" w:sz="4" w:space="0" w:color="auto"/>
              <w:left w:val="nil"/>
              <w:bottom w:val="single" w:sz="4" w:space="0" w:color="auto"/>
              <w:right w:val="single" w:sz="4" w:space="0" w:color="auto"/>
            </w:tcBorders>
            <w:shd w:val="clear" w:color="auto" w:fill="auto"/>
            <w:noWrap/>
          </w:tcPr>
          <w:p w:rsidR="00430234" w:rsidRPr="00027B70" w:rsidRDefault="00430234" w:rsidP="00053B79">
            <w:pPr>
              <w:jc w:val="center"/>
              <w:rPr>
                <w:rFonts w:ascii="Garamond" w:hAnsi="Garamond" w:cs="Arial"/>
                <w:sz w:val="22"/>
                <w:szCs w:val="22"/>
              </w:rPr>
            </w:pPr>
            <w:r w:rsidRPr="00027B70">
              <w:rPr>
                <w:rFonts w:ascii="Garamond" w:hAnsi="Garamond" w:cs="Arial"/>
                <w:sz w:val="22"/>
                <w:szCs w:val="22"/>
              </w:rPr>
              <w:t>-</w:t>
            </w:r>
          </w:p>
        </w:tc>
      </w:tr>
    </w:tbl>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Default="00430234" w:rsidP="00430234">
      <w:pPr>
        <w:widowControl w:val="0"/>
        <w:rPr>
          <w:rFonts w:ascii="Palatino Linotype" w:eastAsia="Palatino Linotype" w:hAnsi="Palatino Linotype" w:cs="Palatino Linotype"/>
          <w:b/>
          <w:sz w:val="18"/>
          <w:szCs w:val="18"/>
          <w:highlight w:val="yellow"/>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Default="00430234" w:rsidP="00430234">
      <w:pPr>
        <w:widowControl w:val="0"/>
        <w:rPr>
          <w:rFonts w:ascii="Palatino Linotype" w:eastAsia="Palatino Linotype" w:hAnsi="Palatino Linotype" w:cs="Palatino Linotype"/>
          <w:b/>
          <w:sz w:val="18"/>
          <w:szCs w:val="18"/>
        </w:rPr>
      </w:pPr>
    </w:p>
    <w:p w:rsidR="00430234" w:rsidRPr="00027B70" w:rsidRDefault="00430234" w:rsidP="00430234">
      <w:pPr>
        <w:widowControl w:val="0"/>
        <w:rPr>
          <w:rFonts w:ascii="Palatino Linotype" w:eastAsia="Palatino Linotype" w:hAnsi="Palatino Linotype" w:cs="Palatino Linotype"/>
          <w:b/>
          <w:sz w:val="18"/>
          <w:szCs w:val="18"/>
        </w:rPr>
      </w:pPr>
      <w:r w:rsidRPr="00027B70">
        <w:rPr>
          <w:rFonts w:ascii="Palatino Linotype" w:eastAsia="Palatino Linotype" w:hAnsi="Palatino Linotype" w:cs="Palatino Linotype"/>
          <w:b/>
          <w:sz w:val="18"/>
          <w:szCs w:val="18"/>
        </w:rPr>
        <w:t>Source: MCX, NCDEX, ICEX, BSE and NSE.</w:t>
      </w:r>
    </w:p>
    <w:p w:rsidR="00430234" w:rsidRPr="00B0632D" w:rsidRDefault="00430234" w:rsidP="00430234">
      <w:pPr>
        <w:widowControl w:val="0"/>
        <w:rPr>
          <w:rFonts w:ascii="Palatino Linotype" w:eastAsia="Palatino Linotype" w:hAnsi="Palatino Linotype" w:cs="Palatino Linotype"/>
          <w:b/>
          <w:sz w:val="18"/>
          <w:szCs w:val="18"/>
          <w:highlight w:val="yellow"/>
        </w:rPr>
      </w:pPr>
    </w:p>
    <w:p w:rsidR="00430234" w:rsidRPr="00027B70" w:rsidRDefault="00430234" w:rsidP="00430234">
      <w:pPr>
        <w:pBdr>
          <w:top w:val="nil"/>
          <w:left w:val="nil"/>
          <w:bottom w:val="nil"/>
          <w:right w:val="nil"/>
          <w:between w:val="nil"/>
        </w:pBdr>
        <w:ind w:hanging="720"/>
        <w:jc w:val="both"/>
        <w:rPr>
          <w:rFonts w:ascii="Garamond" w:eastAsia="Garamond" w:hAnsi="Garamond" w:cs="Garamond"/>
          <w:b/>
          <w:color w:val="000000"/>
        </w:rPr>
      </w:pPr>
      <w:r w:rsidRPr="00027B70">
        <w:rPr>
          <w:rFonts w:ascii="Garamond" w:eastAsia="Garamond" w:hAnsi="Garamond" w:cs="Garamond"/>
          <w:b/>
          <w:color w:val="000000"/>
        </w:rPr>
        <w:t xml:space="preserve">                 A. Market Trends</w:t>
      </w:r>
    </w:p>
    <w:p w:rsidR="00430234" w:rsidRPr="00027B70" w:rsidRDefault="00430234" w:rsidP="00430234">
      <w:pPr>
        <w:pBdr>
          <w:top w:val="nil"/>
          <w:left w:val="nil"/>
          <w:bottom w:val="nil"/>
          <w:right w:val="nil"/>
          <w:between w:val="nil"/>
        </w:pBdr>
        <w:ind w:hanging="720"/>
        <w:jc w:val="both"/>
        <w:rPr>
          <w:rFonts w:ascii="Garamond" w:eastAsia="Garamond" w:hAnsi="Garamond" w:cs="Garamond"/>
          <w:b/>
          <w:color w:val="000000"/>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During June 2020, MCX i</w:t>
      </w:r>
      <w:r>
        <w:rPr>
          <w:rFonts w:ascii="Palatino Linotype" w:eastAsia="Palatino Linotype" w:hAnsi="Palatino Linotype" w:cs="Palatino Linotype"/>
          <w:color w:val="000000"/>
          <w:sz w:val="22"/>
          <w:szCs w:val="22"/>
        </w:rPr>
        <w:t>COMDEX</w:t>
      </w:r>
      <w:r w:rsidRPr="00027B70">
        <w:rPr>
          <w:rFonts w:ascii="Palatino Linotype" w:eastAsia="Palatino Linotype" w:hAnsi="Palatino Linotype" w:cs="Palatino Linotype"/>
          <w:color w:val="000000"/>
          <w:sz w:val="22"/>
          <w:szCs w:val="22"/>
        </w:rPr>
        <w:t xml:space="preserve"> composite index, witnessed a rise of 4.4 per cent (M-o-M) driven by increase in futures prices of energy (crude oil), base metals, bullion (gold) segments and cotton and Crude Palm Oil contracts in agri. segment. On Y-o-Y basis, MCX icomdex composite index </w:t>
      </w:r>
      <w:r w:rsidRPr="00027B70">
        <w:rPr>
          <w:rFonts w:ascii="Palatino Linotype" w:eastAsia="Palatino Linotype" w:hAnsi="Palatino Linotype" w:cs="Palatino Linotype"/>
          <w:color w:val="000000"/>
          <w:sz w:val="22"/>
          <w:szCs w:val="22"/>
        </w:rPr>
        <w:lastRenderedPageBreak/>
        <w:t xml:space="preserve">decreased by 12.0 per cent.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During the month, MCX i</w:t>
      </w:r>
      <w:r>
        <w:rPr>
          <w:rFonts w:ascii="Palatino Linotype" w:eastAsia="Palatino Linotype" w:hAnsi="Palatino Linotype" w:cs="Palatino Linotype"/>
          <w:color w:val="000000"/>
          <w:sz w:val="22"/>
          <w:szCs w:val="22"/>
        </w:rPr>
        <w:t>COMDEX</w:t>
      </w:r>
      <w:r w:rsidRPr="00027B70">
        <w:rPr>
          <w:rFonts w:ascii="Palatino Linotype" w:eastAsia="Palatino Linotype" w:hAnsi="Palatino Linotype" w:cs="Palatino Linotype"/>
          <w:color w:val="000000"/>
          <w:sz w:val="22"/>
          <w:szCs w:val="22"/>
        </w:rPr>
        <w:t xml:space="preserve"> crude oil index increased by 15.7 per cent on account of increase in futures price of crude oil by 17.6 per cent. MCX i</w:t>
      </w:r>
      <w:r>
        <w:rPr>
          <w:rFonts w:ascii="Palatino Linotype" w:eastAsia="Palatino Linotype" w:hAnsi="Palatino Linotype" w:cs="Palatino Linotype"/>
          <w:color w:val="000000"/>
          <w:sz w:val="22"/>
          <w:szCs w:val="22"/>
        </w:rPr>
        <w:t>COMDEX</w:t>
      </w:r>
      <w:r w:rsidRPr="00027B70">
        <w:rPr>
          <w:rFonts w:ascii="Palatino Linotype" w:eastAsia="Palatino Linotype" w:hAnsi="Palatino Linotype" w:cs="Palatino Linotype"/>
          <w:color w:val="000000"/>
          <w:sz w:val="22"/>
          <w:szCs w:val="22"/>
        </w:rPr>
        <w:t xml:space="preserve"> base metal index increased by 5.0 per cent due to increase in futures price of all the base metals. Futures prices of copper increased by 12.8 per cent, followed by lead </w:t>
      </w:r>
      <w:r>
        <w:rPr>
          <w:rFonts w:ascii="Palatino Linotype" w:eastAsia="Palatino Linotype" w:hAnsi="Palatino Linotype" w:cs="Palatino Linotype"/>
          <w:color w:val="000000"/>
          <w:sz w:val="22"/>
          <w:szCs w:val="22"/>
        </w:rPr>
        <w:t>(</w:t>
      </w:r>
      <w:r w:rsidRPr="00027B70">
        <w:rPr>
          <w:rFonts w:ascii="Palatino Linotype" w:eastAsia="Palatino Linotype" w:hAnsi="Palatino Linotype" w:cs="Palatino Linotype"/>
          <w:color w:val="000000"/>
          <w:sz w:val="22"/>
          <w:szCs w:val="22"/>
        </w:rPr>
        <w:t>11.8 per cent</w:t>
      </w:r>
      <w:r>
        <w:rPr>
          <w:rFonts w:ascii="Palatino Linotype" w:eastAsia="Palatino Linotype" w:hAnsi="Palatino Linotype" w:cs="Palatino Linotype"/>
          <w:color w:val="000000"/>
          <w:sz w:val="22"/>
          <w:szCs w:val="22"/>
        </w:rPr>
        <w:t>)</w:t>
      </w:r>
      <w:r w:rsidRPr="00027B70">
        <w:rPr>
          <w:rFonts w:ascii="Palatino Linotype" w:eastAsia="Palatino Linotype" w:hAnsi="Palatino Linotype" w:cs="Palatino Linotype"/>
          <w:color w:val="000000"/>
          <w:sz w:val="22"/>
          <w:szCs w:val="22"/>
        </w:rPr>
        <w:t xml:space="preserve">, nickel </w:t>
      </w:r>
      <w:r>
        <w:rPr>
          <w:rFonts w:ascii="Palatino Linotype" w:eastAsia="Palatino Linotype" w:hAnsi="Palatino Linotype" w:cs="Palatino Linotype"/>
          <w:color w:val="000000"/>
          <w:sz w:val="22"/>
          <w:szCs w:val="22"/>
        </w:rPr>
        <w:t>(</w:t>
      </w:r>
      <w:r w:rsidRPr="00027B70">
        <w:rPr>
          <w:rFonts w:ascii="Palatino Linotype" w:eastAsia="Palatino Linotype" w:hAnsi="Palatino Linotype" w:cs="Palatino Linotype"/>
          <w:color w:val="000000"/>
          <w:sz w:val="22"/>
          <w:szCs w:val="22"/>
        </w:rPr>
        <w:t>6.6 per cent</w:t>
      </w:r>
      <w:r>
        <w:rPr>
          <w:rFonts w:ascii="Palatino Linotype" w:eastAsia="Palatino Linotype" w:hAnsi="Palatino Linotype" w:cs="Palatino Linotype"/>
          <w:color w:val="000000"/>
          <w:sz w:val="22"/>
          <w:szCs w:val="22"/>
        </w:rPr>
        <w:t>)</w:t>
      </w:r>
      <w:r w:rsidRPr="00027B70">
        <w:rPr>
          <w:rFonts w:ascii="Palatino Linotype" w:eastAsia="Palatino Linotype" w:hAnsi="Palatino Linotype" w:cs="Palatino Linotype"/>
          <w:color w:val="000000"/>
          <w:sz w:val="22"/>
          <w:szCs w:val="22"/>
        </w:rPr>
        <w:t xml:space="preserve">, zinc </w:t>
      </w:r>
      <w:r>
        <w:rPr>
          <w:rFonts w:ascii="Palatino Linotype" w:eastAsia="Palatino Linotype" w:hAnsi="Palatino Linotype" w:cs="Palatino Linotype"/>
          <w:color w:val="000000"/>
          <w:sz w:val="22"/>
          <w:szCs w:val="22"/>
        </w:rPr>
        <w:t>(</w:t>
      </w:r>
      <w:r w:rsidRPr="00027B70">
        <w:rPr>
          <w:rFonts w:ascii="Palatino Linotype" w:eastAsia="Palatino Linotype" w:hAnsi="Palatino Linotype" w:cs="Palatino Linotype"/>
          <w:color w:val="000000"/>
          <w:sz w:val="22"/>
          <w:szCs w:val="22"/>
        </w:rPr>
        <w:t>6.3 per cent</w:t>
      </w:r>
      <w:r>
        <w:rPr>
          <w:rFonts w:ascii="Palatino Linotype" w:eastAsia="Palatino Linotype" w:hAnsi="Palatino Linotype" w:cs="Palatino Linotype"/>
          <w:color w:val="000000"/>
          <w:sz w:val="22"/>
          <w:szCs w:val="22"/>
        </w:rPr>
        <w:t>)</w:t>
      </w:r>
      <w:r w:rsidRPr="00027B70">
        <w:rPr>
          <w:rFonts w:ascii="Palatino Linotype" w:eastAsia="Palatino Linotype" w:hAnsi="Palatino Linotype" w:cs="Palatino Linotype"/>
          <w:color w:val="000000"/>
          <w:sz w:val="22"/>
          <w:szCs w:val="22"/>
        </w:rPr>
        <w:t xml:space="preserve"> and aluminium</w:t>
      </w:r>
      <w:r>
        <w:rPr>
          <w:rFonts w:ascii="Palatino Linotype" w:eastAsia="Palatino Linotype" w:hAnsi="Palatino Linotype" w:cs="Palatino Linotype"/>
          <w:color w:val="000000"/>
          <w:sz w:val="22"/>
          <w:szCs w:val="22"/>
        </w:rPr>
        <w:t xml:space="preserve"> (</w:t>
      </w:r>
      <w:r w:rsidRPr="00027B70">
        <w:rPr>
          <w:rFonts w:ascii="Palatino Linotype" w:eastAsia="Palatino Linotype" w:hAnsi="Palatino Linotype" w:cs="Palatino Linotype"/>
          <w:color w:val="000000"/>
          <w:sz w:val="22"/>
          <w:szCs w:val="22"/>
        </w:rPr>
        <w:t>6.1 per cent</w:t>
      </w:r>
      <w:r>
        <w:rPr>
          <w:rFonts w:ascii="Palatino Linotype" w:eastAsia="Palatino Linotype" w:hAnsi="Palatino Linotype" w:cs="Palatino Linotype"/>
          <w:color w:val="000000"/>
          <w:sz w:val="22"/>
          <w:szCs w:val="22"/>
        </w:rPr>
        <w:t>)</w:t>
      </w:r>
      <w:r w:rsidRPr="00027B70">
        <w:rPr>
          <w:rFonts w:ascii="Palatino Linotype" w:eastAsia="Palatino Linotype" w:hAnsi="Palatino Linotype" w:cs="Palatino Linotype"/>
          <w:color w:val="000000"/>
          <w:sz w:val="22"/>
          <w:szCs w:val="22"/>
        </w:rPr>
        <w:t>. MCX i</w:t>
      </w:r>
      <w:r>
        <w:rPr>
          <w:rFonts w:ascii="Palatino Linotype" w:eastAsia="Palatino Linotype" w:hAnsi="Palatino Linotype" w:cs="Palatino Linotype"/>
          <w:color w:val="000000"/>
          <w:sz w:val="22"/>
          <w:szCs w:val="22"/>
        </w:rPr>
        <w:t>COMDEX</w:t>
      </w:r>
      <w:r w:rsidRPr="00027B70">
        <w:rPr>
          <w:rFonts w:ascii="Palatino Linotype" w:eastAsia="Palatino Linotype" w:hAnsi="Palatino Linotype" w:cs="Palatino Linotype"/>
          <w:color w:val="000000"/>
          <w:sz w:val="22"/>
          <w:szCs w:val="22"/>
        </w:rPr>
        <w:t xml:space="preserve"> bullion index increased by 2.4 per cent due to increase in future prices of gold by 4.5 per cent which was partially offset by decrease in silver prices by 0.9 per cent. Among the agri. segment, futures prices of cotton and </w:t>
      </w:r>
      <w:r>
        <w:rPr>
          <w:rFonts w:ascii="Palatino Linotype" w:eastAsia="Palatino Linotype" w:hAnsi="Palatino Linotype" w:cs="Palatino Linotype"/>
          <w:color w:val="000000"/>
          <w:sz w:val="22"/>
          <w:szCs w:val="22"/>
        </w:rPr>
        <w:t>c</w:t>
      </w:r>
      <w:r w:rsidRPr="00027B70">
        <w:rPr>
          <w:rFonts w:ascii="Palatino Linotype" w:eastAsia="Palatino Linotype" w:hAnsi="Palatino Linotype" w:cs="Palatino Linotype"/>
          <w:color w:val="000000"/>
          <w:sz w:val="22"/>
          <w:szCs w:val="22"/>
        </w:rPr>
        <w:t xml:space="preserve">rude </w:t>
      </w:r>
      <w:r>
        <w:rPr>
          <w:rFonts w:ascii="Palatino Linotype" w:eastAsia="Palatino Linotype" w:hAnsi="Palatino Linotype" w:cs="Palatino Linotype"/>
          <w:color w:val="000000"/>
          <w:sz w:val="22"/>
          <w:szCs w:val="22"/>
        </w:rPr>
        <w:t>p</w:t>
      </w:r>
      <w:r w:rsidRPr="00027B70">
        <w:rPr>
          <w:rFonts w:ascii="Palatino Linotype" w:eastAsia="Palatino Linotype" w:hAnsi="Palatino Linotype" w:cs="Palatino Linotype"/>
          <w:color w:val="000000"/>
          <w:sz w:val="22"/>
          <w:szCs w:val="22"/>
        </w:rPr>
        <w:t xml:space="preserve">alm </w:t>
      </w:r>
      <w:r>
        <w:rPr>
          <w:rFonts w:ascii="Palatino Linotype" w:eastAsia="Palatino Linotype" w:hAnsi="Palatino Linotype" w:cs="Palatino Linotype"/>
          <w:color w:val="000000"/>
          <w:sz w:val="22"/>
          <w:szCs w:val="22"/>
        </w:rPr>
        <w:t>o</w:t>
      </w:r>
      <w:r w:rsidRPr="00027B70">
        <w:rPr>
          <w:rFonts w:ascii="Palatino Linotype" w:eastAsia="Palatino Linotype" w:hAnsi="Palatino Linotype" w:cs="Palatino Linotype"/>
          <w:color w:val="000000"/>
          <w:sz w:val="22"/>
          <w:szCs w:val="22"/>
        </w:rPr>
        <w:t xml:space="preserve">il contracts increased by 0.9 per cent and 6.4 per cent respectively, which were partially offset by decrease in futures prices of cardamom by 14.9 per cent and mentha oil by 8.4 per cent during the month.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NKrishi index increased by 1.6 per cent (M-o-M) as futures prices of eight out of 10 constituent commodities of the index viz. guarseed, chana, turmeric, RM seed, cottonseed oilcake, jeera, coriander and castorseed witnessed uptrend. The futures prices of soybean and barley however, registered a downtrend during the month. On Y-o-Y basis NKrishi index declined by 7.4 per cent.</w:t>
      </w:r>
    </w:p>
    <w:p w:rsidR="00430234" w:rsidRPr="00027B70" w:rsidRDefault="00430234" w:rsidP="00430234">
      <w:pPr>
        <w:widowControl w:val="0"/>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
    <w:p w:rsidR="00430234" w:rsidRPr="00027B70" w:rsidRDefault="00430234" w:rsidP="00430234">
      <w:pPr>
        <w:pBdr>
          <w:top w:val="nil"/>
          <w:left w:val="nil"/>
          <w:bottom w:val="nil"/>
          <w:right w:val="nil"/>
          <w:between w:val="nil"/>
        </w:pBdr>
        <w:spacing w:line="480" w:lineRule="auto"/>
        <w:rPr>
          <w:rFonts w:ascii="Garamond" w:eastAsia="Garamond" w:hAnsi="Garamond" w:cs="Garamond"/>
          <w:b/>
          <w:color w:val="000000"/>
        </w:rPr>
      </w:pPr>
      <w:r w:rsidRPr="00027B70">
        <w:rPr>
          <w:rFonts w:ascii="Garamond" w:eastAsia="Garamond" w:hAnsi="Garamond" w:cs="Garamond"/>
          <w:b/>
          <w:color w:val="000000"/>
        </w:rPr>
        <w:t>Figure 14: Movement of Commodity Derivatives Market Indices during June 2020</w:t>
      </w:r>
    </w:p>
    <w:p w:rsidR="00430234" w:rsidRPr="00027B70" w:rsidRDefault="00430234" w:rsidP="00430234">
      <w:pPr>
        <w:pBdr>
          <w:top w:val="nil"/>
          <w:left w:val="nil"/>
          <w:bottom w:val="nil"/>
          <w:right w:val="nil"/>
          <w:between w:val="nil"/>
        </w:pBdr>
        <w:spacing w:line="480" w:lineRule="auto"/>
        <w:rPr>
          <w:rFonts w:ascii="Garamond" w:eastAsia="Garamond" w:hAnsi="Garamond" w:cs="Garamond"/>
          <w:b/>
          <w:color w:val="000000"/>
        </w:rPr>
      </w:pPr>
      <w:r>
        <w:rPr>
          <w:noProof/>
          <w:lang w:val="en-IN" w:eastAsia="en-IN" w:bidi="hi-IN"/>
        </w:rPr>
        <w:drawing>
          <wp:inline distT="0" distB="0" distL="0" distR="0" wp14:anchorId="39B6E2E4" wp14:editId="382B28B5">
            <wp:extent cx="4572000" cy="2743200"/>
            <wp:effectExtent l="0" t="0" r="0" b="0"/>
            <wp:docPr id="15" name="Chart 1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430234" w:rsidRPr="00936A63" w:rsidRDefault="00430234" w:rsidP="00430234">
      <w:pPr>
        <w:rPr>
          <w:rFonts w:ascii="Garamond" w:eastAsia="Calibri" w:hAnsi="Garamond" w:cs="Calibri"/>
          <w:b/>
          <w:bCs/>
          <w:color w:val="000000"/>
          <w:sz w:val="20"/>
          <w:szCs w:val="20"/>
        </w:rPr>
      </w:pPr>
      <w:r w:rsidRPr="00936A63">
        <w:rPr>
          <w:rFonts w:ascii="Garamond" w:eastAsia="Calibri" w:hAnsi="Garamond" w:cs="Calibri"/>
          <w:b/>
          <w:bCs/>
          <w:color w:val="000000"/>
          <w:sz w:val="20"/>
          <w:szCs w:val="20"/>
        </w:rPr>
        <w:t>Source: MCX and NCDEX</w:t>
      </w:r>
    </w:p>
    <w:p w:rsidR="00430234" w:rsidRPr="00B0632D" w:rsidRDefault="00430234" w:rsidP="00430234">
      <w:pPr>
        <w:rPr>
          <w:rFonts w:ascii="Palatino Linotype" w:eastAsia="Palatino Linotype" w:hAnsi="Palatino Linotype" w:cs="Palatino Linotype"/>
          <w:b/>
          <w:sz w:val="18"/>
          <w:szCs w:val="18"/>
          <w:highlight w:val="yellow"/>
        </w:rPr>
      </w:pPr>
    </w:p>
    <w:p w:rsidR="00430234" w:rsidRPr="00027B70" w:rsidRDefault="00430234" w:rsidP="00430234">
      <w:pPr>
        <w:pBdr>
          <w:top w:val="nil"/>
          <w:left w:val="nil"/>
          <w:bottom w:val="nil"/>
          <w:right w:val="nil"/>
          <w:between w:val="nil"/>
        </w:pBdr>
        <w:ind w:hanging="720"/>
        <w:jc w:val="both"/>
        <w:rPr>
          <w:rFonts w:ascii="Garamond" w:eastAsia="Garamond" w:hAnsi="Garamond" w:cs="Garamond"/>
          <w:b/>
          <w:color w:val="000000"/>
        </w:rPr>
      </w:pPr>
      <w:r w:rsidRPr="00027B70">
        <w:rPr>
          <w:rFonts w:ascii="Garamond" w:eastAsia="Garamond" w:hAnsi="Garamond" w:cs="Garamond"/>
          <w:b/>
          <w:color w:val="000000"/>
        </w:rPr>
        <w:t xml:space="preserve">         B. Turnover</w:t>
      </w:r>
    </w:p>
    <w:p w:rsidR="00430234" w:rsidRPr="00B0632D" w:rsidRDefault="00430234" w:rsidP="00430234">
      <w:pPr>
        <w:pBdr>
          <w:top w:val="nil"/>
          <w:left w:val="nil"/>
          <w:bottom w:val="nil"/>
          <w:right w:val="nil"/>
          <w:between w:val="nil"/>
        </w:pBdr>
        <w:ind w:left="720" w:hanging="720"/>
        <w:jc w:val="both"/>
        <w:rPr>
          <w:rFonts w:ascii="Garamond" w:eastAsia="Garamond" w:hAnsi="Garamond" w:cs="Garamond"/>
          <w:color w:val="000000"/>
          <w:highlight w:val="yellow"/>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 xml:space="preserve">During June 2020, the aggregate turnover of the commodity derivatives segment of all exchanges increased by 31.6 per cent to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6,94,459 crore due to increase in turnover at all exchanges except ICEX. The agricultural segment contributed 3.9 per cent to the total turnover, while non-agricultural segment accounted for 96.1 per cent.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 xml:space="preserve">The total turnover (futures &amp; options) at MCX increased by 25.2 per cent to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6,45,074 crore during </w:t>
      </w:r>
      <w:r w:rsidRPr="00027B70">
        <w:rPr>
          <w:rFonts w:ascii="Palatino Linotype" w:eastAsia="Palatino Linotype" w:hAnsi="Palatino Linotype" w:cs="Palatino Linotype"/>
          <w:color w:val="000000"/>
          <w:sz w:val="22"/>
          <w:szCs w:val="22"/>
        </w:rPr>
        <w:lastRenderedPageBreak/>
        <w:t xml:space="preserve">June 2020 due to increase in traded volume and value in all the segments. Turnover in futures segments of bullion, metal, energy and agri. segments increased by 22.9 per cent, 45.5 per cent, 20.6 per cent and 55.1 per cent respectively. The notional turnover of option contracts traded at MCX decreased by 5.7 per cent during the month, as turnover in bullion and metal segments decreased by 19.8 per cent and 80.3 per cent respectively. However, turnover in energy segment increased by 62.0 per cent during the month. The options contracts contributed 2.3 per cent to the total turnover at MCX.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 xml:space="preserve">During the month, the total turnover at NCDEX increased by 69.4 per cent to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18,923 crore, due to increase in traded volume and value of all the traded commodities. Turnover in option segment at NCDEX increased from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1.5 crore to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2.7 crore in June 2020.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NCDEX had launched futures trading in AGRIDEX indices on 26</w:t>
      </w:r>
      <w:r w:rsidRPr="00521918">
        <w:rPr>
          <w:rFonts w:ascii="Palatino Linotype" w:eastAsia="Palatino Linotype" w:hAnsi="Palatino Linotype" w:cs="Palatino Linotype"/>
          <w:color w:val="000000"/>
          <w:sz w:val="22"/>
          <w:szCs w:val="22"/>
          <w:vertAlign w:val="superscript"/>
        </w:rPr>
        <w:t>th</w:t>
      </w:r>
      <w:r w:rsidRPr="00027B70">
        <w:rPr>
          <w:rFonts w:ascii="Palatino Linotype" w:eastAsia="Palatino Linotype" w:hAnsi="Palatino Linotype" w:cs="Palatino Linotype"/>
          <w:color w:val="000000"/>
          <w:sz w:val="22"/>
          <w:szCs w:val="22"/>
        </w:rPr>
        <w:t xml:space="preserve"> May, 2020 and recorded a total turnover of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69 crore in the month of May and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 105 crore in June 2020.</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 xml:space="preserve">In June 2020, turnover at ICEX decreased by 81.6 per cent to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100 crore due to significant decrease in traded value of steel long, gems and stone and agri. contracts by 89.6 per cent, 76.1 per cent and 69.9 per cent respectively.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 xml:space="preserve">The turnover in the futures segment of BSE increased by 86.8 per cent to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1,584 crore due to increase in turnover in agri. segment by 84.7 per cent. While no trading took place in energy segment, bullion contracts recorded a total turnover of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19 crore during the month.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BSE launched option trading in bullion contracts (gold mini and silver kg) on</w:t>
      </w:r>
      <w:r>
        <w:rPr>
          <w:rFonts w:ascii="Palatino Linotype" w:eastAsia="Palatino Linotype" w:hAnsi="Palatino Linotype" w:cs="Palatino Linotype"/>
          <w:color w:val="000000"/>
          <w:sz w:val="22"/>
          <w:szCs w:val="22"/>
        </w:rPr>
        <w:t xml:space="preserve"> 1</w:t>
      </w:r>
      <w:r w:rsidRPr="00521918">
        <w:rPr>
          <w:rFonts w:ascii="Palatino Linotype" w:eastAsia="Palatino Linotype" w:hAnsi="Palatino Linotype" w:cs="Palatino Linotype"/>
          <w:color w:val="000000"/>
          <w:sz w:val="22"/>
          <w:szCs w:val="22"/>
          <w:vertAlign w:val="superscript"/>
        </w:rPr>
        <w:t>st</w:t>
      </w:r>
      <w:r>
        <w:rPr>
          <w:rFonts w:ascii="Palatino Linotype" w:eastAsia="Palatino Linotype" w:hAnsi="Palatino Linotype" w:cs="Palatino Linotype"/>
          <w:color w:val="000000"/>
          <w:sz w:val="22"/>
          <w:szCs w:val="22"/>
        </w:rPr>
        <w:t xml:space="preserve"> </w:t>
      </w:r>
      <w:r w:rsidRPr="00027B70">
        <w:rPr>
          <w:rFonts w:ascii="Palatino Linotype" w:eastAsia="Palatino Linotype" w:hAnsi="Palatino Linotype" w:cs="Palatino Linotype"/>
          <w:color w:val="000000"/>
          <w:sz w:val="22"/>
          <w:szCs w:val="22"/>
        </w:rPr>
        <w:t xml:space="preserve">June 2020 and registered a total turnover of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26,817 crore during the month.</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BSE also started futures trading in almond contracts from 22</w:t>
      </w:r>
      <w:r w:rsidRPr="00521918">
        <w:rPr>
          <w:rFonts w:ascii="Palatino Linotype" w:eastAsia="Palatino Linotype" w:hAnsi="Palatino Linotype" w:cs="Palatino Linotype"/>
          <w:color w:val="000000"/>
          <w:sz w:val="22"/>
          <w:szCs w:val="22"/>
          <w:vertAlign w:val="superscript"/>
        </w:rPr>
        <w:t>nd</w:t>
      </w:r>
      <w:r w:rsidRPr="00027B70">
        <w:rPr>
          <w:rFonts w:ascii="Palatino Linotype" w:eastAsia="Palatino Linotype" w:hAnsi="Palatino Linotype" w:cs="Palatino Linotype"/>
          <w:color w:val="000000"/>
          <w:sz w:val="22"/>
          <w:szCs w:val="22"/>
        </w:rPr>
        <w:t xml:space="preserve"> June, 2020 which recorded a total turnover of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13 crore during the month. </w:t>
      </w:r>
    </w:p>
    <w:p w:rsidR="00430234" w:rsidRPr="00027B70" w:rsidRDefault="00430234" w:rsidP="00430234">
      <w:pPr>
        <w:widowControl w:val="0"/>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430234" w:rsidRPr="00027B70" w:rsidRDefault="00430234" w:rsidP="00430234">
      <w:pPr>
        <w:widowControl w:val="0"/>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027B70">
        <w:rPr>
          <w:rFonts w:ascii="Palatino Linotype" w:eastAsia="Palatino Linotype" w:hAnsi="Palatino Linotype" w:cs="Palatino Linotype"/>
          <w:color w:val="000000"/>
          <w:sz w:val="22"/>
          <w:szCs w:val="22"/>
        </w:rPr>
        <w:t>NSE also launched option trading in bullion contracts (gold mini) on 8</w:t>
      </w:r>
      <w:r w:rsidRPr="00845F45">
        <w:rPr>
          <w:rFonts w:ascii="Palatino Linotype" w:eastAsia="Palatino Linotype" w:hAnsi="Palatino Linotype" w:cs="Palatino Linotype"/>
          <w:color w:val="000000"/>
          <w:sz w:val="22"/>
          <w:szCs w:val="22"/>
          <w:vertAlign w:val="superscript"/>
        </w:rPr>
        <w:t>th</w:t>
      </w:r>
      <w:r w:rsidRPr="00027B70">
        <w:rPr>
          <w:rFonts w:ascii="Palatino Linotype" w:eastAsia="Palatino Linotype" w:hAnsi="Palatino Linotype" w:cs="Palatino Linotype"/>
          <w:color w:val="000000"/>
          <w:sz w:val="22"/>
          <w:szCs w:val="22"/>
        </w:rPr>
        <w:t xml:space="preserve"> June, 2020 and recorded a total turnover of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1,752 crore during the month. At NSE, the total turnover in the futures segment increased by 173.4 per cent from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 xml:space="preserve">77 crore to </w:t>
      </w:r>
      <w:r w:rsidRPr="00027B70">
        <w:rPr>
          <w:rFonts w:ascii="Times New Roman" w:eastAsia="Palatino Linotype" w:hAnsi="Times New Roman"/>
          <w:color w:val="000000"/>
          <w:sz w:val="22"/>
          <w:szCs w:val="22"/>
        </w:rPr>
        <w:t>₹</w:t>
      </w:r>
      <w:r w:rsidRPr="00027B70">
        <w:rPr>
          <w:rFonts w:ascii="Palatino Linotype" w:eastAsia="Palatino Linotype" w:hAnsi="Palatino Linotype" w:cs="Palatino Linotype"/>
          <w:color w:val="000000"/>
          <w:sz w:val="22"/>
          <w:szCs w:val="22"/>
        </w:rPr>
        <w:t>209 crore during the month.</w:t>
      </w:r>
    </w:p>
    <w:p w:rsidR="00430234" w:rsidRPr="00B0632D" w:rsidRDefault="00430234" w:rsidP="00430234">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highlight w:val="yellow"/>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Default="00430234" w:rsidP="00430234">
      <w:pPr>
        <w:pBdr>
          <w:top w:val="nil"/>
          <w:left w:val="nil"/>
          <w:bottom w:val="nil"/>
          <w:right w:val="nil"/>
          <w:between w:val="nil"/>
        </w:pBdr>
        <w:rPr>
          <w:rFonts w:ascii="Palatino Linotype" w:eastAsia="Palatino Linotype" w:hAnsi="Palatino Linotype" w:cs="Palatino Linotype"/>
          <w:color w:val="000000"/>
          <w:sz w:val="22"/>
          <w:szCs w:val="22"/>
        </w:rPr>
      </w:pPr>
    </w:p>
    <w:p w:rsidR="00430234" w:rsidRPr="00027B70" w:rsidRDefault="00430234" w:rsidP="00430234">
      <w:pPr>
        <w:pBdr>
          <w:top w:val="nil"/>
          <w:left w:val="nil"/>
          <w:bottom w:val="nil"/>
          <w:right w:val="nil"/>
          <w:between w:val="nil"/>
        </w:pBdr>
        <w:rPr>
          <w:rFonts w:ascii="Garamond" w:eastAsia="Garamond" w:hAnsi="Garamond" w:cs="Garamond"/>
          <w:b/>
          <w:color w:val="000000"/>
        </w:rPr>
      </w:pPr>
      <w:r w:rsidRPr="00027B70">
        <w:rPr>
          <w:rFonts w:ascii="Garamond" w:eastAsia="Garamond" w:hAnsi="Garamond" w:cs="Garamond"/>
          <w:b/>
          <w:color w:val="000000"/>
        </w:rPr>
        <w:lastRenderedPageBreak/>
        <w:t>Figure 15: Trends in Turnover of Agricultural Commodity Derivatives (</w:t>
      </w:r>
      <w:r w:rsidRPr="00027B70">
        <w:rPr>
          <w:rFonts w:ascii="Tahoma" w:eastAsia="Tahoma" w:hAnsi="Tahoma" w:cs="Tahoma"/>
          <w:b/>
          <w:color w:val="000000"/>
        </w:rPr>
        <w:t>₹</w:t>
      </w:r>
      <w:r w:rsidRPr="00027B70">
        <w:rPr>
          <w:rFonts w:ascii="Garamond" w:eastAsia="Garamond" w:hAnsi="Garamond" w:cs="Garamond"/>
          <w:b/>
          <w:color w:val="000000"/>
        </w:rPr>
        <w:t>crore)</w:t>
      </w:r>
    </w:p>
    <w:p w:rsidR="00430234" w:rsidRPr="00027B70" w:rsidRDefault="00430234" w:rsidP="00430234">
      <w:pPr>
        <w:pBdr>
          <w:top w:val="nil"/>
          <w:left w:val="nil"/>
          <w:bottom w:val="nil"/>
          <w:right w:val="nil"/>
          <w:between w:val="nil"/>
        </w:pBdr>
        <w:ind w:left="720" w:hanging="720"/>
        <w:jc w:val="center"/>
        <w:rPr>
          <w:rFonts w:ascii="Garamond" w:eastAsia="Garamond" w:hAnsi="Garamond" w:cs="Garamond"/>
          <w:b/>
          <w:color w:val="2E75B5"/>
        </w:rPr>
      </w:pPr>
    </w:p>
    <w:p w:rsidR="00430234" w:rsidRPr="00027B70" w:rsidRDefault="00430234" w:rsidP="00430234">
      <w:pPr>
        <w:tabs>
          <w:tab w:val="left" w:pos="8647"/>
        </w:tabs>
        <w:ind w:right="686"/>
        <w:rPr>
          <w:rFonts w:ascii="Garamond" w:eastAsia="Garamond" w:hAnsi="Garamond" w:cs="Garamond"/>
          <w:color w:val="262626"/>
        </w:rPr>
      </w:pPr>
      <w:r w:rsidRPr="00027B70">
        <w:rPr>
          <w:noProof/>
          <w:lang w:val="en-IN" w:eastAsia="en-IN" w:bidi="hi-IN"/>
        </w:rPr>
        <w:drawing>
          <wp:inline distT="0" distB="0" distL="0" distR="0" wp14:anchorId="6AC58676" wp14:editId="36C44D7C">
            <wp:extent cx="5926455" cy="2812415"/>
            <wp:effectExtent l="0" t="0" r="17145" b="6985"/>
            <wp:docPr id="16" name="Chart 1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430234" w:rsidRPr="00027B70" w:rsidRDefault="00430234" w:rsidP="00430234">
      <w:pPr>
        <w:rPr>
          <w:rFonts w:ascii="Garamond" w:eastAsia="Garamond" w:hAnsi="Garamond" w:cs="Garamond"/>
          <w:b/>
          <w:color w:val="0D0D0D"/>
          <w:sz w:val="18"/>
          <w:szCs w:val="18"/>
        </w:rPr>
      </w:pPr>
      <w:r w:rsidRPr="00027B70">
        <w:rPr>
          <w:rFonts w:ascii="Garamond" w:eastAsia="Garamond" w:hAnsi="Garamond" w:cs="Garamond"/>
          <w:b/>
          <w:color w:val="0D0D0D"/>
          <w:sz w:val="18"/>
          <w:szCs w:val="18"/>
        </w:rPr>
        <w:t>Source: MCX, NCDEX, BSE &amp; ICEX</w:t>
      </w:r>
    </w:p>
    <w:p w:rsidR="00430234" w:rsidRPr="00B0632D" w:rsidRDefault="00430234" w:rsidP="00430234">
      <w:pPr>
        <w:spacing w:after="160" w:line="259" w:lineRule="auto"/>
        <w:rPr>
          <w:rFonts w:ascii="Garamond" w:eastAsia="Garamond" w:hAnsi="Garamond" w:cs="Garamond"/>
          <w:b/>
          <w:highlight w:val="yellow"/>
        </w:rPr>
      </w:pPr>
    </w:p>
    <w:p w:rsidR="00430234" w:rsidRPr="00027B70" w:rsidRDefault="00430234" w:rsidP="00430234">
      <w:pPr>
        <w:spacing w:after="160" w:line="259" w:lineRule="auto"/>
      </w:pPr>
      <w:r w:rsidRPr="00027B70">
        <w:rPr>
          <w:rFonts w:ascii="Garamond" w:eastAsia="Garamond" w:hAnsi="Garamond" w:cs="Garamond"/>
          <w:b/>
        </w:rPr>
        <w:t xml:space="preserve">Figure 16: Trends in Turnover of Non-Agricultural Commodity Derivatives - Futures and Options </w:t>
      </w:r>
    </w:p>
    <w:p w:rsidR="00430234" w:rsidRPr="00B0632D" w:rsidRDefault="00430234" w:rsidP="00430234">
      <w:pPr>
        <w:rPr>
          <w:rFonts w:ascii="Garamond" w:eastAsia="Garamond" w:hAnsi="Garamond" w:cs="Garamond"/>
          <w:b/>
          <w:color w:val="0D0D0D"/>
          <w:sz w:val="20"/>
          <w:szCs w:val="20"/>
          <w:highlight w:val="yellow"/>
        </w:rPr>
      </w:pPr>
      <w:r>
        <w:rPr>
          <w:noProof/>
          <w:lang w:val="en-IN" w:eastAsia="en-IN" w:bidi="hi-IN"/>
        </w:rPr>
        <w:drawing>
          <wp:inline distT="0" distB="0" distL="0" distR="0" wp14:anchorId="23DD6830" wp14:editId="7FF2C09E">
            <wp:extent cx="5926455" cy="3589020"/>
            <wp:effectExtent l="0" t="0" r="17145" b="11430"/>
            <wp:docPr id="17" name="Chart 1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430234" w:rsidRPr="00B0632D" w:rsidRDefault="00430234" w:rsidP="00430234">
      <w:pPr>
        <w:rPr>
          <w:rFonts w:ascii="Garamond" w:eastAsia="Garamond" w:hAnsi="Garamond" w:cs="Garamond"/>
          <w:b/>
          <w:color w:val="0D0D0D"/>
          <w:sz w:val="20"/>
          <w:szCs w:val="20"/>
          <w:highlight w:val="yellow"/>
        </w:rPr>
      </w:pPr>
    </w:p>
    <w:p w:rsidR="00430234" w:rsidRPr="00E5108B" w:rsidRDefault="00430234" w:rsidP="00430234">
      <w:pPr>
        <w:spacing w:line="259" w:lineRule="auto"/>
        <w:rPr>
          <w:rFonts w:ascii="Garamond" w:hAnsi="Garamond"/>
          <w:b/>
          <w:color w:val="0D0D0D" w:themeColor="text1" w:themeTint="F2"/>
          <w:sz w:val="20"/>
          <w:szCs w:val="20"/>
        </w:rPr>
      </w:pPr>
      <w:r w:rsidRPr="00E5108B">
        <w:rPr>
          <w:rFonts w:ascii="Garamond" w:hAnsi="Garamond"/>
          <w:b/>
          <w:color w:val="0D0D0D" w:themeColor="text1" w:themeTint="F2"/>
          <w:sz w:val="20"/>
          <w:szCs w:val="20"/>
        </w:rPr>
        <w:t>Note:-</w:t>
      </w:r>
      <w:r>
        <w:rPr>
          <w:rFonts w:ascii="Garamond" w:hAnsi="Garamond"/>
          <w:b/>
          <w:color w:val="0D0D0D" w:themeColor="text1" w:themeTint="F2"/>
          <w:sz w:val="20"/>
          <w:szCs w:val="20"/>
        </w:rPr>
        <w:t xml:space="preserve"> </w:t>
      </w:r>
      <w:r w:rsidRPr="00593F34">
        <w:rPr>
          <w:rFonts w:ascii="Garamond" w:hAnsi="Garamond"/>
          <w:b/>
          <w:color w:val="0D0D0D" w:themeColor="text1" w:themeTint="F2"/>
          <w:sz w:val="20"/>
          <w:szCs w:val="20"/>
        </w:rPr>
        <w:t xml:space="preserve">Values represented on the top of the bars are respective monthly options turnover at MCX (in </w:t>
      </w:r>
      <w:r w:rsidRPr="00593F34">
        <w:rPr>
          <w:rFonts w:ascii="Tahoma" w:hAnsi="Tahoma" w:cs="Tahoma"/>
          <w:bCs/>
          <w:sz w:val="20"/>
          <w:szCs w:val="20"/>
        </w:rPr>
        <w:t>₹</w:t>
      </w:r>
      <w:r w:rsidRPr="00593F34">
        <w:rPr>
          <w:rFonts w:ascii="Garamond" w:hAnsi="Garamond"/>
          <w:b/>
          <w:color w:val="0D0D0D" w:themeColor="text1" w:themeTint="F2"/>
          <w:sz w:val="20"/>
          <w:szCs w:val="20"/>
        </w:rPr>
        <w:t xml:space="preserve">crore). </w:t>
      </w:r>
    </w:p>
    <w:p w:rsidR="00430234" w:rsidRDefault="00430234" w:rsidP="00430234">
      <w:pPr>
        <w:rPr>
          <w:rFonts w:ascii="Garamond" w:hAnsi="Garamond"/>
          <w:b/>
          <w:color w:val="0D0D0D" w:themeColor="text1" w:themeTint="F2"/>
          <w:sz w:val="18"/>
          <w:szCs w:val="18"/>
        </w:rPr>
      </w:pPr>
    </w:p>
    <w:p w:rsidR="00430234" w:rsidRPr="00297ABE" w:rsidRDefault="00430234" w:rsidP="00430234">
      <w:pPr>
        <w:rPr>
          <w:rFonts w:ascii="Garamond" w:eastAsia="Garamond" w:hAnsi="Garamond" w:cs="Garamond"/>
          <w:b/>
          <w:color w:val="0D0D0D"/>
          <w:sz w:val="18"/>
          <w:szCs w:val="18"/>
        </w:rPr>
      </w:pPr>
      <w:r w:rsidRPr="00BE6A1C">
        <w:rPr>
          <w:rFonts w:ascii="Garamond" w:hAnsi="Garamond"/>
          <w:b/>
          <w:color w:val="0D0D0D" w:themeColor="text1" w:themeTint="F2"/>
          <w:sz w:val="18"/>
          <w:szCs w:val="18"/>
        </w:rPr>
        <w:t>Source: MCX, ICEX, BSE &amp; NSE</w:t>
      </w:r>
      <w:r w:rsidRPr="00297ABE">
        <w:rPr>
          <w:rFonts w:ascii="Garamond" w:eastAsia="Garamond" w:hAnsi="Garamond" w:cs="Garamond"/>
          <w:b/>
          <w:color w:val="0D0D0D"/>
          <w:sz w:val="20"/>
          <w:szCs w:val="20"/>
        </w:rPr>
        <w:t>.</w:t>
      </w:r>
    </w:p>
    <w:p w:rsidR="002E0F21" w:rsidRPr="00297ABE" w:rsidRDefault="002E0F21" w:rsidP="002E0F21">
      <w:pPr>
        <w:rPr>
          <w:rFonts w:ascii="Garamond" w:eastAsia="Garamond" w:hAnsi="Garamond" w:cs="Garamond"/>
          <w:b/>
          <w:color w:val="0D0D0D"/>
          <w:sz w:val="18"/>
          <w:szCs w:val="18"/>
        </w:rPr>
      </w:pPr>
    </w:p>
    <w:p w:rsidR="002E0F21" w:rsidRDefault="002E0F21" w:rsidP="002E0F21">
      <w:pPr>
        <w:rPr>
          <w:rFonts w:ascii="Garamond" w:eastAsia="Garamond" w:hAnsi="Garamond" w:cs="Garamond"/>
          <w:b/>
          <w:color w:val="0D0D0D"/>
          <w:sz w:val="18"/>
          <w:szCs w:val="18"/>
        </w:rPr>
      </w:pPr>
    </w:p>
    <w:p w:rsidR="00297ABE" w:rsidRPr="00297ABE" w:rsidRDefault="00297ABE" w:rsidP="00F437A5">
      <w:pPr>
        <w:rPr>
          <w:rFonts w:ascii="Garamond" w:eastAsia="Garamond" w:hAnsi="Garamond" w:cs="Garamond"/>
          <w:b/>
          <w:color w:val="0D0D0D"/>
          <w:sz w:val="18"/>
          <w:szCs w:val="18"/>
        </w:rPr>
      </w:pP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In June 2020, COVID-19 pandemic continued its spread across the world as the countries struggled to contain it without availability of effective vaccine. The emerging markets like Brazil, Russia and India saw a big rise in total confirmed cases, while US saw resurgence in the new cases in the second half, triggering fears of second wave of COVID-19. During June 2020, the highest number of new cases were found in Brazil (894 thousand new cases), followed by USA (874 thousand new cases), India (395 thousand new cases), and Russia (251 thousand new cases).</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 xml:space="preserve">The COVID-19 pandemic and measures taken to contain it has caused disruption to the economic activity in the many countries. The International Monetary Fund (IMF) in its June World Economic Outlook forecast projected a deeper recession in 2020 than previously forecasted in April 2020. According to IMF, the world output is projected to contract by 4.9 per cent in 2020. Both Advanced Economies and Emerging Economies are projected to contract by 8.0 per cent and 3.0 per cent respectively. Earlier, the World Bank too in its </w:t>
      </w:r>
      <w:r>
        <w:rPr>
          <w:rFonts w:ascii="Palatino Linotype" w:eastAsia="Times New Roman" w:hAnsi="Palatino Linotype"/>
          <w:sz w:val="22"/>
          <w:szCs w:val="22"/>
        </w:rPr>
        <w:t>‘</w:t>
      </w:r>
      <w:r w:rsidRPr="004C5CDD">
        <w:rPr>
          <w:rFonts w:ascii="Palatino Linotype" w:eastAsia="Times New Roman" w:hAnsi="Palatino Linotype"/>
          <w:sz w:val="22"/>
          <w:szCs w:val="22"/>
        </w:rPr>
        <w:t>Global Economic Prospects</w:t>
      </w:r>
      <w:r>
        <w:rPr>
          <w:rFonts w:ascii="Palatino Linotype" w:eastAsia="Times New Roman" w:hAnsi="Palatino Linotype"/>
          <w:sz w:val="22"/>
          <w:szCs w:val="22"/>
        </w:rPr>
        <w:t>’</w:t>
      </w:r>
      <w:r w:rsidRPr="004C5CDD">
        <w:rPr>
          <w:rFonts w:ascii="Palatino Linotype" w:eastAsia="Times New Roman" w:hAnsi="Palatino Linotype"/>
          <w:sz w:val="22"/>
          <w:szCs w:val="22"/>
        </w:rPr>
        <w:t xml:space="preserve"> June 2020 issue forecasted global economy to shrink by 5.2 per cent in 2020, representing the deepest recession since World War II, triggering a dramatic rise in extreme poverty. </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 xml:space="preserve">However, on the positive side, some economic recovery was visible as businesses world-wide start gradual reopening and embrace the new normal. A wide range of economic indicators suggest the uptick in the economic activity.  The global services Purchase Manager’ index (PMI) increased from 35.1 in May to 48.0 in June 2020, while global manufacturing PMI increased from 39.1 to 47.0 during same period, after having declined very sharply in the month of April 2020. A reading below 50 means declining activity and indicates lower the number, faster the decline in economic output. </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 xml:space="preserve">Meanwhile, the equity markets continued their momentum in June 2020, after </w:t>
      </w:r>
      <w:r>
        <w:rPr>
          <w:rFonts w:ascii="Palatino Linotype" w:eastAsia="Times New Roman" w:hAnsi="Palatino Linotype"/>
          <w:sz w:val="22"/>
          <w:szCs w:val="22"/>
        </w:rPr>
        <w:t xml:space="preserve">a </w:t>
      </w:r>
      <w:r w:rsidRPr="004C5CDD">
        <w:rPr>
          <w:rFonts w:ascii="Palatino Linotype" w:eastAsia="Times New Roman" w:hAnsi="Palatino Linotype"/>
          <w:sz w:val="22"/>
          <w:szCs w:val="22"/>
        </w:rPr>
        <w:t xml:space="preserve">strong rebound in April and May on the news of some early-stage results for COVID-19 vaccines and on the hopes of speedy economic recovery. The Dow Jones Industrial Average </w:t>
      </w:r>
      <w:r>
        <w:rPr>
          <w:rFonts w:ascii="Palatino Linotype" w:eastAsia="Times New Roman" w:hAnsi="Palatino Linotype"/>
          <w:sz w:val="22"/>
          <w:szCs w:val="22"/>
        </w:rPr>
        <w:t>increased by</w:t>
      </w:r>
      <w:r w:rsidRPr="004C5CDD">
        <w:rPr>
          <w:rFonts w:ascii="Palatino Linotype" w:eastAsia="Times New Roman" w:hAnsi="Palatino Linotype"/>
          <w:sz w:val="22"/>
          <w:szCs w:val="22"/>
        </w:rPr>
        <w:t xml:space="preserve">1.7 per cent in May 2020 over previous month. The S&amp;P 500 index increased by 1.8 per cent, and the NASDAQ Composite rose by 6.0 per cent in May 2020 over previous month. </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For the first time in three months, emerging markets outperformed developed markets. MSCI EM index increased by 7.0 per cent in June 2020 over the previous month, while MSCI World index was up 2.5 per cent during same period. Amongst BRICS countries, the benchmark indices of Brazil (iBovespa index), India (Nifty index), South Africa (South Africa Top 40 index) and China (Shanghai Composite index) rose strongly by 8.8 per cent, 7.8 per cent, 7.7 per cent and 4.6 per cent, respectively, over the previous month, whereas that of Russia (RTS index) declined by 3.0 per cent during same period.</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The volatility in the equity markets increased slightly during June 2020. The CBOE VIX index increased to 30.4 on June 30, 2020 from 27.5 on May 31, 2020.</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The bond markets mostly remained flat during June 2020. The US 10-year government bond yield remained unchanged at 0.7 per cent. </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 xml:space="preserve">The crude oil prices increased by USD 3.8 per barrel (or by 10.7 per cent) to USD 39.3 per barrel in June 2020, on account of supply cuts by oil producing countries and on hope of speedy economic </w:t>
      </w:r>
      <w:r w:rsidRPr="004C5CDD">
        <w:rPr>
          <w:rFonts w:ascii="Palatino Linotype" w:eastAsia="Times New Roman" w:hAnsi="Palatino Linotype"/>
          <w:sz w:val="22"/>
          <w:szCs w:val="22"/>
        </w:rPr>
        <w:lastRenderedPageBreak/>
        <w:t>recovery. Gold prices increased by USD 48.8 per ounce (or by 2.8 per cent) to USD 1,800.5 as investors facing uncertainty flocked to a commodity that historically has provided a safe-haven and hedge against inflation. </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hAnsi="Palatino Linotype"/>
          <w:sz w:val="22"/>
          <w:szCs w:val="22"/>
        </w:rPr>
      </w:pPr>
      <w:r w:rsidRPr="004C5CDD">
        <w:rPr>
          <w:rFonts w:ascii="Palatino Linotype" w:eastAsia="Times New Roman" w:hAnsi="Palatino Linotype"/>
          <w:sz w:val="22"/>
          <w:szCs w:val="22"/>
        </w:rPr>
        <w:t xml:space="preserve">The US economy contracted by 5.0 per cent Q-o-Q (in annualised terms) in the Q1 of 2020, compares to growth of 2.1 per cent in the previous quarter. This was the sharpest reduction since an 8.4 per cent drop in the fourth quarter of 2008. The US unemployment rate improved a bit to 11.1 per cent in June 2020 from 13.3 per cent in May 2020, as gradual re-opening of economy began. The US PMI data indicate the economic activity continued to contract in June 2020, albeit at the slower pace compared to previous two months. The IHS Markit’s US Composite PMI rose to 46.8 in June from 37.0 in May 2020 from 27.0 in April 2020. </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hAnsi="Palatino Linotype"/>
          <w:sz w:val="22"/>
          <w:szCs w:val="22"/>
        </w:rPr>
      </w:pPr>
      <w:r w:rsidRPr="004C5CDD">
        <w:rPr>
          <w:rFonts w:ascii="Palatino Linotype" w:eastAsia="Times New Roman" w:hAnsi="Palatino Linotype"/>
          <w:sz w:val="22"/>
          <w:szCs w:val="22"/>
        </w:rPr>
        <w:t>As expected, on June 10</w:t>
      </w:r>
      <w:r w:rsidRPr="004C5CDD">
        <w:rPr>
          <w:rFonts w:ascii="Palatino Linotype" w:eastAsia="Times New Roman" w:hAnsi="Palatino Linotype"/>
          <w:sz w:val="22"/>
          <w:szCs w:val="22"/>
          <w:vertAlign w:val="superscript"/>
        </w:rPr>
        <w:t>th</w:t>
      </w:r>
      <w:r w:rsidRPr="004C5CDD">
        <w:rPr>
          <w:rFonts w:ascii="Palatino Linotype" w:eastAsia="Times New Roman" w:hAnsi="Palatino Linotype"/>
          <w:sz w:val="22"/>
          <w:szCs w:val="22"/>
        </w:rPr>
        <w:t xml:space="preserve"> 2020, the US Federal Reserve (Fed) left the federal funds rate unchanged at 0-0.25 per cent range and projected interest rates to remain at the current level through at least 2022 to support the recovery of the economy from the COVID-19 induced recession. According to Fed, the US economy will shrink by 6.5 per cent in 2020, before bouncing back to 5.0 per cent gain in 2021. The Fed chair Jerome Powell said that the extent of the downturn and the pace of recovery remain extraordinarily uncertain and will depend in large part on our success in containing the virus. The IMF expects US output to contract by 8.0 per cent in 2020.</w:t>
      </w:r>
    </w:p>
    <w:p w:rsidR="00692DA4" w:rsidRPr="004C5CDD" w:rsidRDefault="00692DA4" w:rsidP="00692DA4">
      <w:pPr>
        <w:spacing w:before="100" w:beforeAutospacing="1" w:after="100" w:afterAutospacing="1"/>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The UK economy contracted by 2.2 per cent Q-o-Q in Q1 of 2020, the biggest fall since Q3 of 1979. The flash UK composite PMI for June 2020 rose to 47.6, compared to 30.0 in May and 13.4 in April. The Bank of England expanded its quantitative easing program by £100 billion in its June meeting.</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The Eurozone economy contracted by 3.6 per cent Q-o-Q in Q1 of 2020. The four worst hit countries in terms of COVID-19 infections in Eurozone saw their GDP growth plummeting in Q1 of 2020, with France (decline of 5.8 per cent), Spain (decline of 5.2 per cent), Italy (decline of 4.7 per cent) and Germany (decline of 2.2 per cent). The economic activity in the Eurozone showed slight improvement in June, as the member countries eased lockdown restrictions and business start reopening. The flash Eurozone composite PMI for June 2020 rose to 47.5, compared to 31.9 in May and 13.6 in April. The IMF expects Eurozone output to contract by 10.2 per cent in 2020.</w:t>
      </w:r>
    </w:p>
    <w:p w:rsidR="00692DA4" w:rsidRPr="004C5CDD" w:rsidRDefault="00692DA4" w:rsidP="00692DA4">
      <w:pPr>
        <w:spacing w:before="100" w:beforeAutospacing="1" w:after="100" w:afterAutospacing="1"/>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On June 4</w:t>
      </w:r>
      <w:r w:rsidRPr="004C5CDD">
        <w:rPr>
          <w:rFonts w:ascii="Palatino Linotype" w:eastAsia="Times New Roman" w:hAnsi="Palatino Linotype"/>
          <w:sz w:val="22"/>
          <w:szCs w:val="22"/>
          <w:vertAlign w:val="superscript"/>
        </w:rPr>
        <w:t>th</w:t>
      </w:r>
      <w:r w:rsidRPr="004C5CDD">
        <w:rPr>
          <w:rFonts w:ascii="Palatino Linotype" w:eastAsia="Times New Roman" w:hAnsi="Palatino Linotype"/>
          <w:sz w:val="22"/>
          <w:szCs w:val="22"/>
        </w:rPr>
        <w:t xml:space="preserve"> 2020, the European Central Bank (ECB) decided to increase the €750 billion envelope for the Pandemic Emergency Purchase Programme (PEPP) by €600 billion to a total of €1,350 billion to help the Eurozone cope with the consequences of the coronavirus outbreak. All asset categories eligible under the existing asset purchase programme (APP) are also eligible under the new programme. The PEPP, first initiated in March 2020, is a temporary asset purchase program of private and public securities. ECB also announced a new repo line to provide euro liquidity to non-Eurozone central banks. </w:t>
      </w:r>
    </w:p>
    <w:p w:rsidR="00692DA4" w:rsidRPr="004C5CDD" w:rsidRDefault="00692DA4" w:rsidP="00692DA4">
      <w:pPr>
        <w:spacing w:before="100" w:beforeAutospacing="1" w:after="100" w:afterAutospacing="1"/>
        <w:ind w:left="360"/>
        <w:contextualSpacing/>
        <w:jc w:val="both"/>
        <w:rPr>
          <w:rFonts w:ascii="Palatino Linotype" w:eastAsia="Times New Roman" w:hAnsi="Palatino Linotype"/>
          <w:sz w:val="22"/>
          <w:szCs w:val="22"/>
          <w:rtl/>
          <w:cs/>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 xml:space="preserve">GDP growth of China contracted by 6.8 per cent year-on-year in Q1 of 2020, compared to 6.0 per cent growth in Q4 of 2019. According to IMF projections, in 2019, the Chinese economy expanded by 6.1 per cent year-on-year which is expected to slow down to 1.0 per cent in 2020 before recovering to strong growth of 8.2 per cent in 2021. </w:t>
      </w:r>
    </w:p>
    <w:p w:rsidR="00692DA4" w:rsidRPr="004C5CDD" w:rsidRDefault="00692DA4" w:rsidP="00692DA4">
      <w:pPr>
        <w:spacing w:before="100" w:beforeAutospacing="1" w:after="100" w:afterAutospacing="1"/>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 xml:space="preserve">India’s GDP growth slowed down to 3.1 per cent in Q4 of 2019-20, compared to 4.1 per cent in Q3 of 2019-20. For the full financial year 2019-20, GDP of India grew by 4.2 per cent, compared to 6.1 per cent growth in 2018-19. </w:t>
      </w:r>
    </w:p>
    <w:p w:rsidR="00692DA4" w:rsidRPr="004C5CDD" w:rsidRDefault="00692DA4" w:rsidP="00692DA4">
      <w:pPr>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lastRenderedPageBreak/>
        <w:t xml:space="preserve">Retail inflation (CPI Inflation) in India rose by 6.1 per cent in June 2020, compared to 5.8 per cent in March 2020. The headline inflation data for April and May 2020 was not released due to problems faced in collecting data from various centers owing to nation-wide lockdown. </w:t>
      </w:r>
    </w:p>
    <w:p w:rsidR="00692DA4" w:rsidRPr="004C5CDD" w:rsidRDefault="00692DA4" w:rsidP="00692DA4">
      <w:pPr>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India’s forex reserves grew to USD 506.8 billion at the end of June 2020, compared to USD 493.5 billion at the end of previous month and Index of Industrial Production (IIP) contracted at slower pace (-34.7 per cent) in May 2020, compared to -57.6 per cent growth rate in April 2020. However, showing some signs of revival, manufacturing PMI for India, increased to 47.2 in June as compared with 30.8 in May 2020, while services PMI increased to 33.7 in June from the second-lowest reading of 12.6 in May 2020.</w:t>
      </w:r>
    </w:p>
    <w:p w:rsidR="00692DA4" w:rsidRPr="004C5CDD" w:rsidRDefault="00692DA4" w:rsidP="00692DA4">
      <w:pPr>
        <w:spacing w:before="100" w:beforeAutospacing="1" w:after="100" w:afterAutospacing="1"/>
        <w:contextualSpacing/>
        <w:jc w:val="both"/>
        <w:rPr>
          <w:rFonts w:ascii="Palatino Linotype" w:eastAsia="Times New Roman" w:hAnsi="Palatino Linotype"/>
          <w:sz w:val="22"/>
          <w:szCs w:val="22"/>
        </w:rPr>
      </w:pPr>
    </w:p>
    <w:p w:rsidR="00692DA4" w:rsidRPr="004C5CDD" w:rsidRDefault="00692DA4" w:rsidP="00692DA4">
      <w:pPr>
        <w:numPr>
          <w:ilvl w:val="0"/>
          <w:numId w:val="4"/>
        </w:numPr>
        <w:spacing w:before="100" w:beforeAutospacing="1" w:after="100" w:afterAutospacing="1"/>
        <w:contextualSpacing/>
        <w:jc w:val="both"/>
        <w:rPr>
          <w:rFonts w:ascii="Palatino Linotype" w:eastAsia="Times New Roman" w:hAnsi="Palatino Linotype"/>
          <w:sz w:val="22"/>
          <w:szCs w:val="22"/>
        </w:rPr>
      </w:pPr>
      <w:r w:rsidRPr="004C5CDD">
        <w:rPr>
          <w:rFonts w:ascii="Palatino Linotype" w:eastAsia="Times New Roman" w:hAnsi="Palatino Linotype"/>
          <w:sz w:val="22"/>
          <w:szCs w:val="22"/>
        </w:rPr>
        <w:t>In June 2020, the IMF cut its growth projection for India sharply lower to -4.5 per cent from the earlier estimated 1.9 per cent for the financial year 2020-21. Asian Development Bank (ADB) too sharply lowered its India growth forecasts to -4.0 per cent from 4.0 per cent growth projected previously. Earlier, the World Bank had reduced India’s GDP growth forecasts for 2020-21 to -3.2 per cent, citing stringent measures introduced to restrict the spread of the virus, which heavily curtailed the short-term activity in the economy.</w:t>
      </w:r>
    </w:p>
    <w:p w:rsidR="00692DA4" w:rsidRPr="00F31AE4" w:rsidRDefault="00692DA4" w:rsidP="00692DA4">
      <w:pPr>
        <w:spacing w:before="100" w:beforeAutospacing="1" w:after="100" w:afterAutospacing="1"/>
        <w:jc w:val="both"/>
        <w:rPr>
          <w:rFonts w:ascii="Garamond" w:eastAsia="Times New Roman" w:hAnsi="Garamond"/>
        </w:rPr>
      </w:pPr>
    </w:p>
    <w:p w:rsidR="00692DA4" w:rsidRPr="00F31AE4" w:rsidRDefault="00692DA4" w:rsidP="00692DA4">
      <w:pPr>
        <w:widowControl w:val="0"/>
        <w:autoSpaceDE w:val="0"/>
        <w:autoSpaceDN w:val="0"/>
        <w:adjustRightInd w:val="0"/>
        <w:spacing w:before="100" w:beforeAutospacing="1" w:after="100" w:afterAutospacing="1"/>
        <w:jc w:val="both"/>
        <w:rPr>
          <w:rFonts w:ascii="Garamond" w:eastAsia="Calibri" w:hAnsi="Garamond"/>
          <w:color w:val="000000"/>
        </w:rPr>
      </w:pPr>
      <w:r w:rsidRPr="00F31AE4">
        <w:rPr>
          <w:rFonts w:ascii="Garamond" w:eastAsia="Calibri" w:hAnsi="Garamond"/>
          <w:b/>
          <w:bCs/>
          <w:color w:val="000000"/>
        </w:rPr>
        <w:t>Table 1: GDP forecasts for India by select Multi-National agencies.</w:t>
      </w:r>
    </w:p>
    <w:tbl>
      <w:tblPr>
        <w:tblW w:w="9552" w:type="dxa"/>
        <w:tblInd w:w="-118" w:type="dxa"/>
        <w:tblBorders>
          <w:top w:val="nil"/>
          <w:left w:val="nil"/>
          <w:right w:val="nil"/>
        </w:tblBorders>
        <w:tblLayout w:type="fixed"/>
        <w:tblLook w:val="0000" w:firstRow="0" w:lastRow="0" w:firstColumn="0" w:lastColumn="0" w:noHBand="0" w:noVBand="0"/>
      </w:tblPr>
      <w:tblGrid>
        <w:gridCol w:w="4795"/>
        <w:gridCol w:w="4757"/>
      </w:tblGrid>
      <w:tr w:rsidR="00692DA4" w:rsidRPr="00F31AE4" w:rsidTr="00053B79">
        <w:trPr>
          <w:trHeight w:hRule="exact" w:val="749"/>
        </w:trPr>
        <w:tc>
          <w:tcPr>
            <w:tcW w:w="4795" w:type="dxa"/>
            <w:tcBorders>
              <w:top w:val="single" w:sz="8" w:space="0" w:color="000000"/>
              <w:left w:val="single" w:sz="8" w:space="0" w:color="000000"/>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rPr>
                <w:rFonts w:ascii="Garamond" w:eastAsia="Calibri" w:hAnsi="Garamond"/>
                <w:color w:val="000000"/>
              </w:rPr>
            </w:pPr>
            <w:r w:rsidRPr="00F31AE4">
              <w:rPr>
                <w:rFonts w:ascii="Garamond" w:eastAsia="Calibri" w:hAnsi="Garamond"/>
                <w:b/>
                <w:bCs/>
                <w:color w:val="000000"/>
              </w:rPr>
              <w:t>Organization</w:t>
            </w:r>
          </w:p>
        </w:tc>
        <w:tc>
          <w:tcPr>
            <w:tcW w:w="4757" w:type="dxa"/>
            <w:tcBorders>
              <w:top w:val="single" w:sz="8" w:space="0" w:color="000000"/>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rPr>
                <w:rFonts w:ascii="Garamond" w:eastAsia="Calibri" w:hAnsi="Garamond"/>
                <w:color w:val="000000"/>
              </w:rPr>
            </w:pPr>
            <w:r w:rsidRPr="00F31AE4">
              <w:rPr>
                <w:rFonts w:ascii="Garamond" w:eastAsia="Calibri" w:hAnsi="Garamond"/>
                <w:b/>
                <w:bCs/>
                <w:color w:val="000000"/>
              </w:rPr>
              <w:t>GDP Growth Forecast for 2020-21 (in per cent)</w:t>
            </w:r>
          </w:p>
        </w:tc>
      </w:tr>
      <w:tr w:rsidR="00692DA4" w:rsidRPr="00F31AE4" w:rsidTr="00053B79">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jc w:val="both"/>
              <w:rPr>
                <w:rFonts w:ascii="Garamond" w:eastAsia="Calibri" w:hAnsi="Garamond"/>
                <w:color w:val="000000"/>
              </w:rPr>
            </w:pPr>
            <w:r w:rsidRPr="00F31AE4">
              <w:rPr>
                <w:rFonts w:ascii="Garamond" w:eastAsia="Calibri" w:hAnsi="Garamond"/>
                <w:color w:val="000000"/>
              </w:rPr>
              <w:t>IMF</w:t>
            </w:r>
          </w:p>
        </w:tc>
        <w:tc>
          <w:tcPr>
            <w:tcW w:w="4757" w:type="dxa"/>
            <w:tcBorders>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jc w:val="center"/>
              <w:rPr>
                <w:rFonts w:ascii="Garamond" w:eastAsia="Calibri" w:hAnsi="Garamond"/>
                <w:color w:val="000000"/>
              </w:rPr>
            </w:pPr>
            <w:r w:rsidRPr="00F31AE4">
              <w:rPr>
                <w:rFonts w:ascii="Garamond" w:eastAsia="Calibri" w:hAnsi="Garamond"/>
                <w:color w:val="000000"/>
              </w:rPr>
              <w:t>-4.5</w:t>
            </w:r>
          </w:p>
        </w:tc>
      </w:tr>
      <w:tr w:rsidR="00692DA4" w:rsidRPr="00F31AE4" w:rsidTr="00053B79">
        <w:tblPrEx>
          <w:tblBorders>
            <w:top w:val="none" w:sz="0" w:space="0" w:color="auto"/>
          </w:tblBorders>
        </w:tblPrEx>
        <w:trPr>
          <w:trHeight w:hRule="exact" w:val="396"/>
        </w:trPr>
        <w:tc>
          <w:tcPr>
            <w:tcW w:w="4795" w:type="dxa"/>
            <w:tcBorders>
              <w:left w:val="single" w:sz="8" w:space="0" w:color="000000"/>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jc w:val="both"/>
              <w:rPr>
                <w:rFonts w:ascii="Garamond" w:eastAsia="Calibri" w:hAnsi="Garamond"/>
                <w:color w:val="000000"/>
              </w:rPr>
            </w:pPr>
            <w:r w:rsidRPr="00F31AE4">
              <w:rPr>
                <w:rFonts w:ascii="Garamond" w:eastAsia="Calibri" w:hAnsi="Garamond"/>
                <w:color w:val="000000"/>
              </w:rPr>
              <w:t>World Bank</w:t>
            </w:r>
          </w:p>
        </w:tc>
        <w:tc>
          <w:tcPr>
            <w:tcW w:w="4757" w:type="dxa"/>
            <w:tcBorders>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jc w:val="center"/>
              <w:rPr>
                <w:rFonts w:ascii="Garamond" w:eastAsia="Calibri" w:hAnsi="Garamond"/>
                <w:color w:val="000000"/>
              </w:rPr>
            </w:pPr>
            <w:r w:rsidRPr="00F31AE4">
              <w:rPr>
                <w:rFonts w:ascii="Garamond" w:eastAsia="Calibri" w:hAnsi="Garamond"/>
                <w:color w:val="000000"/>
              </w:rPr>
              <w:t>-3.2</w:t>
            </w:r>
          </w:p>
        </w:tc>
      </w:tr>
      <w:tr w:rsidR="00692DA4" w:rsidRPr="00F31AE4" w:rsidTr="00053B79">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jc w:val="both"/>
              <w:rPr>
                <w:rFonts w:ascii="Garamond" w:eastAsia="Calibri" w:hAnsi="Garamond"/>
                <w:color w:val="000000"/>
              </w:rPr>
            </w:pPr>
            <w:r w:rsidRPr="00F31AE4">
              <w:rPr>
                <w:rFonts w:ascii="Garamond" w:eastAsia="Calibri" w:hAnsi="Garamond"/>
                <w:color w:val="000000"/>
              </w:rPr>
              <w:t>ADB</w:t>
            </w:r>
          </w:p>
        </w:tc>
        <w:tc>
          <w:tcPr>
            <w:tcW w:w="4757" w:type="dxa"/>
            <w:tcBorders>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jc w:val="center"/>
              <w:rPr>
                <w:rFonts w:ascii="Garamond" w:eastAsia="Calibri" w:hAnsi="Garamond"/>
                <w:color w:val="000000"/>
              </w:rPr>
            </w:pPr>
            <w:r w:rsidRPr="00F31AE4">
              <w:rPr>
                <w:rFonts w:ascii="Garamond" w:eastAsia="Calibri" w:hAnsi="Garamond"/>
                <w:color w:val="000000"/>
              </w:rPr>
              <w:t>-4.0</w:t>
            </w:r>
          </w:p>
        </w:tc>
      </w:tr>
      <w:tr w:rsidR="00692DA4" w:rsidRPr="00B12225" w:rsidTr="00053B79">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692DA4" w:rsidRPr="00F31AE4" w:rsidRDefault="00692DA4" w:rsidP="00053B79">
            <w:pPr>
              <w:widowControl w:val="0"/>
              <w:autoSpaceDE w:val="0"/>
              <w:autoSpaceDN w:val="0"/>
              <w:adjustRightInd w:val="0"/>
              <w:spacing w:before="100" w:beforeAutospacing="1" w:after="100" w:afterAutospacing="1"/>
              <w:jc w:val="both"/>
              <w:rPr>
                <w:rFonts w:ascii="Garamond" w:eastAsia="Calibri" w:hAnsi="Garamond"/>
                <w:color w:val="000000"/>
              </w:rPr>
            </w:pPr>
            <w:r w:rsidRPr="00F31AE4">
              <w:rPr>
                <w:rFonts w:ascii="Garamond" w:eastAsia="Calibri" w:hAnsi="Garamond"/>
                <w:color w:val="000000"/>
              </w:rPr>
              <w:t>Moody’s</w:t>
            </w:r>
          </w:p>
        </w:tc>
        <w:tc>
          <w:tcPr>
            <w:tcW w:w="4757" w:type="dxa"/>
            <w:tcBorders>
              <w:bottom w:val="single" w:sz="8" w:space="0" w:color="000000"/>
              <w:right w:val="single" w:sz="8" w:space="0" w:color="000000"/>
            </w:tcBorders>
            <w:tcMar>
              <w:top w:w="144" w:type="nil"/>
              <w:right w:w="144" w:type="nil"/>
            </w:tcMar>
          </w:tcPr>
          <w:p w:rsidR="00692DA4" w:rsidRPr="00B12225" w:rsidRDefault="00692DA4" w:rsidP="00053B79">
            <w:pPr>
              <w:widowControl w:val="0"/>
              <w:autoSpaceDE w:val="0"/>
              <w:autoSpaceDN w:val="0"/>
              <w:adjustRightInd w:val="0"/>
              <w:spacing w:before="100" w:beforeAutospacing="1" w:after="100" w:afterAutospacing="1"/>
              <w:jc w:val="center"/>
              <w:rPr>
                <w:rFonts w:ascii="Garamond" w:eastAsia="Calibri" w:hAnsi="Garamond"/>
                <w:color w:val="000000"/>
              </w:rPr>
            </w:pPr>
            <w:r w:rsidRPr="00F31AE4">
              <w:rPr>
                <w:rFonts w:ascii="Garamond" w:eastAsia="Calibri" w:hAnsi="Garamond"/>
                <w:color w:val="000000"/>
              </w:rPr>
              <w:t>-3.1 #</w:t>
            </w:r>
          </w:p>
        </w:tc>
      </w:tr>
      <w:tr w:rsidR="00692DA4" w:rsidRPr="00B12225" w:rsidTr="00053B79">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692DA4" w:rsidRPr="00B12225" w:rsidRDefault="00692DA4" w:rsidP="00053B79">
            <w:pPr>
              <w:widowControl w:val="0"/>
              <w:autoSpaceDE w:val="0"/>
              <w:autoSpaceDN w:val="0"/>
              <w:adjustRightInd w:val="0"/>
              <w:spacing w:before="100" w:beforeAutospacing="1" w:after="100" w:afterAutospacing="1"/>
              <w:jc w:val="both"/>
              <w:rPr>
                <w:rFonts w:ascii="Garamond" w:eastAsia="Calibri" w:hAnsi="Garamond"/>
                <w:color w:val="000000"/>
              </w:rPr>
            </w:pPr>
            <w:r w:rsidRPr="00B12225">
              <w:rPr>
                <w:rFonts w:ascii="Garamond" w:eastAsia="Calibri" w:hAnsi="Garamond"/>
                <w:color w:val="000000"/>
              </w:rPr>
              <w:t>S&amp;P Global</w:t>
            </w:r>
          </w:p>
        </w:tc>
        <w:tc>
          <w:tcPr>
            <w:tcW w:w="4757" w:type="dxa"/>
            <w:tcBorders>
              <w:bottom w:val="single" w:sz="8" w:space="0" w:color="000000"/>
              <w:right w:val="single" w:sz="8" w:space="0" w:color="000000"/>
            </w:tcBorders>
            <w:tcMar>
              <w:top w:w="144" w:type="nil"/>
              <w:right w:w="144" w:type="nil"/>
            </w:tcMar>
          </w:tcPr>
          <w:p w:rsidR="00692DA4" w:rsidRPr="00B12225" w:rsidRDefault="00692DA4" w:rsidP="00053B79">
            <w:pPr>
              <w:widowControl w:val="0"/>
              <w:autoSpaceDE w:val="0"/>
              <w:autoSpaceDN w:val="0"/>
              <w:adjustRightInd w:val="0"/>
              <w:spacing w:before="100" w:beforeAutospacing="1" w:after="100" w:afterAutospacing="1"/>
              <w:jc w:val="center"/>
              <w:rPr>
                <w:rFonts w:ascii="Garamond" w:eastAsia="Calibri" w:hAnsi="Garamond"/>
                <w:color w:val="000000"/>
              </w:rPr>
            </w:pPr>
            <w:r w:rsidRPr="00B12225">
              <w:rPr>
                <w:rFonts w:ascii="Garamond" w:eastAsia="Calibri" w:hAnsi="Garamond"/>
                <w:color w:val="000000"/>
              </w:rPr>
              <w:t>-5.0</w:t>
            </w:r>
          </w:p>
        </w:tc>
      </w:tr>
      <w:tr w:rsidR="00692DA4" w:rsidRPr="00B12225" w:rsidTr="00053B79">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692DA4" w:rsidRPr="00B12225" w:rsidRDefault="00692DA4" w:rsidP="00053B79">
            <w:pPr>
              <w:widowControl w:val="0"/>
              <w:autoSpaceDE w:val="0"/>
              <w:autoSpaceDN w:val="0"/>
              <w:adjustRightInd w:val="0"/>
              <w:spacing w:before="100" w:beforeAutospacing="1" w:after="100" w:afterAutospacing="1"/>
              <w:jc w:val="both"/>
              <w:rPr>
                <w:rFonts w:ascii="Garamond" w:eastAsia="Calibri" w:hAnsi="Garamond"/>
                <w:color w:val="000000"/>
              </w:rPr>
            </w:pPr>
            <w:r w:rsidRPr="00B12225">
              <w:rPr>
                <w:rFonts w:ascii="Garamond" w:eastAsia="Calibri" w:hAnsi="Garamond"/>
                <w:color w:val="000000"/>
              </w:rPr>
              <w:t>Fitch</w:t>
            </w:r>
          </w:p>
        </w:tc>
        <w:tc>
          <w:tcPr>
            <w:tcW w:w="4757" w:type="dxa"/>
            <w:tcBorders>
              <w:bottom w:val="single" w:sz="8" w:space="0" w:color="000000"/>
              <w:right w:val="single" w:sz="8" w:space="0" w:color="000000"/>
            </w:tcBorders>
            <w:tcMar>
              <w:top w:w="144" w:type="nil"/>
              <w:right w:w="144" w:type="nil"/>
            </w:tcMar>
          </w:tcPr>
          <w:p w:rsidR="00692DA4" w:rsidRPr="00B12225" w:rsidRDefault="00692DA4" w:rsidP="00053B79">
            <w:pPr>
              <w:widowControl w:val="0"/>
              <w:autoSpaceDE w:val="0"/>
              <w:autoSpaceDN w:val="0"/>
              <w:adjustRightInd w:val="0"/>
              <w:spacing w:before="100" w:beforeAutospacing="1" w:after="100" w:afterAutospacing="1"/>
              <w:jc w:val="center"/>
              <w:rPr>
                <w:rFonts w:ascii="Garamond" w:eastAsia="Calibri" w:hAnsi="Garamond"/>
                <w:color w:val="000000"/>
              </w:rPr>
            </w:pPr>
            <w:r w:rsidRPr="00B12225">
              <w:rPr>
                <w:rFonts w:ascii="Garamond" w:eastAsia="Calibri" w:hAnsi="Garamond"/>
                <w:color w:val="000000"/>
              </w:rPr>
              <w:t>-5.0</w:t>
            </w:r>
          </w:p>
        </w:tc>
      </w:tr>
      <w:tr w:rsidR="00692DA4" w:rsidRPr="00B12225" w:rsidTr="00053B79">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692DA4" w:rsidRPr="00B12225" w:rsidRDefault="00692DA4" w:rsidP="00053B79">
            <w:pPr>
              <w:widowControl w:val="0"/>
              <w:autoSpaceDE w:val="0"/>
              <w:autoSpaceDN w:val="0"/>
              <w:adjustRightInd w:val="0"/>
              <w:spacing w:before="100" w:beforeAutospacing="1" w:after="100" w:afterAutospacing="1"/>
              <w:jc w:val="both"/>
              <w:rPr>
                <w:rFonts w:ascii="Garamond" w:eastAsia="Calibri" w:hAnsi="Garamond"/>
                <w:color w:val="000000"/>
              </w:rPr>
            </w:pPr>
            <w:r w:rsidRPr="00B12225">
              <w:rPr>
                <w:rFonts w:ascii="Garamond" w:eastAsia="Calibri" w:hAnsi="Garamond"/>
                <w:color w:val="000000"/>
              </w:rPr>
              <w:t>ICRA</w:t>
            </w:r>
          </w:p>
        </w:tc>
        <w:tc>
          <w:tcPr>
            <w:tcW w:w="4757" w:type="dxa"/>
            <w:tcBorders>
              <w:bottom w:val="single" w:sz="8" w:space="0" w:color="000000"/>
              <w:right w:val="single" w:sz="8" w:space="0" w:color="000000"/>
            </w:tcBorders>
            <w:tcMar>
              <w:top w:w="144" w:type="nil"/>
              <w:right w:w="144" w:type="nil"/>
            </w:tcMar>
          </w:tcPr>
          <w:p w:rsidR="00692DA4" w:rsidRPr="00B12225" w:rsidRDefault="00692DA4" w:rsidP="00053B79">
            <w:pPr>
              <w:widowControl w:val="0"/>
              <w:autoSpaceDE w:val="0"/>
              <w:autoSpaceDN w:val="0"/>
              <w:adjustRightInd w:val="0"/>
              <w:spacing w:before="100" w:beforeAutospacing="1" w:after="100" w:afterAutospacing="1"/>
              <w:jc w:val="center"/>
              <w:rPr>
                <w:rFonts w:ascii="Garamond" w:eastAsia="Calibri" w:hAnsi="Garamond"/>
                <w:color w:val="000000"/>
              </w:rPr>
            </w:pPr>
            <w:r w:rsidRPr="00B12225">
              <w:rPr>
                <w:rFonts w:ascii="Garamond" w:eastAsia="Calibri" w:hAnsi="Garamond"/>
                <w:color w:val="000000"/>
              </w:rPr>
              <w:t>-5.0</w:t>
            </w:r>
          </w:p>
        </w:tc>
      </w:tr>
    </w:tbl>
    <w:p w:rsidR="00692DA4" w:rsidRPr="00B12225" w:rsidRDefault="00692DA4" w:rsidP="00692DA4">
      <w:pPr>
        <w:pStyle w:val="ListParagraph"/>
        <w:spacing w:before="100" w:beforeAutospacing="1" w:after="100" w:afterAutospacing="1" w:line="240" w:lineRule="auto"/>
        <w:rPr>
          <w:rFonts w:ascii="Garamond" w:hAnsi="Garamond"/>
          <w:color w:val="000000"/>
          <w:sz w:val="24"/>
          <w:szCs w:val="24"/>
        </w:rPr>
      </w:pPr>
      <w:r w:rsidRPr="00B12225">
        <w:rPr>
          <w:rFonts w:ascii="Garamond" w:hAnsi="Garamond"/>
          <w:b/>
          <w:color w:val="000000"/>
          <w:sz w:val="24"/>
          <w:szCs w:val="24"/>
        </w:rPr>
        <w:t>Note</w:t>
      </w:r>
      <w:r w:rsidRPr="00B12225">
        <w:rPr>
          <w:rFonts w:ascii="Garamond" w:hAnsi="Garamond"/>
          <w:color w:val="000000"/>
          <w:sz w:val="24"/>
          <w:szCs w:val="24"/>
        </w:rPr>
        <w:t xml:space="preserve">: # forecasts are for CY 2020 </w:t>
      </w:r>
    </w:p>
    <w:p w:rsidR="00692DA4" w:rsidRPr="00B12225" w:rsidRDefault="00692DA4" w:rsidP="00692DA4">
      <w:pPr>
        <w:pStyle w:val="ListParagraph"/>
        <w:spacing w:before="100" w:beforeAutospacing="1" w:after="100" w:afterAutospacing="1" w:line="240" w:lineRule="auto"/>
        <w:rPr>
          <w:rFonts w:ascii="Garamond" w:eastAsia="Times New Roman" w:hAnsi="Garamond"/>
          <w:b/>
          <w:strike/>
          <w:sz w:val="24"/>
          <w:szCs w:val="24"/>
          <w:lang w:eastAsia="en-GB"/>
        </w:rPr>
      </w:pPr>
      <w:r w:rsidRPr="00B12225">
        <w:rPr>
          <w:rFonts w:ascii="Garamond" w:hAnsi="Garamond"/>
          <w:b/>
          <w:bCs/>
          <w:color w:val="000000"/>
          <w:sz w:val="24"/>
          <w:szCs w:val="24"/>
        </w:rPr>
        <w:t>Source</w:t>
      </w:r>
      <w:r w:rsidRPr="00B12225">
        <w:rPr>
          <w:rFonts w:ascii="Garamond" w:hAnsi="Garamond"/>
          <w:color w:val="000000"/>
          <w:sz w:val="24"/>
          <w:szCs w:val="24"/>
        </w:rPr>
        <w:t>: Press releases by the respective agencies</w:t>
      </w:r>
    </w:p>
    <w:p w:rsidR="00692DA4" w:rsidRPr="00B12225" w:rsidRDefault="00692DA4" w:rsidP="00692DA4">
      <w:pPr>
        <w:spacing w:line="23" w:lineRule="atLeast"/>
        <w:ind w:left="720"/>
        <w:contextualSpacing/>
        <w:rPr>
          <w:rFonts w:ascii="Garamond" w:eastAsia="Times New Roman" w:hAnsi="Garamond"/>
          <w:b/>
          <w:strike/>
          <w:lang w:val="en-US" w:eastAsia="en-GB"/>
        </w:rPr>
      </w:pPr>
    </w:p>
    <w:p w:rsidR="00692DA4" w:rsidRPr="00B12225" w:rsidRDefault="00692DA4" w:rsidP="00692DA4">
      <w:pPr>
        <w:spacing w:line="23" w:lineRule="atLeast"/>
        <w:ind w:left="720"/>
        <w:contextualSpacing/>
        <w:rPr>
          <w:rFonts w:ascii="Garamond" w:eastAsia="Times New Roman" w:hAnsi="Garamond"/>
          <w:b/>
          <w:strike/>
          <w:sz w:val="22"/>
          <w:szCs w:val="22"/>
          <w:lang w:val="en-US" w:eastAsia="en-GB"/>
        </w:rPr>
      </w:pPr>
    </w:p>
    <w:p w:rsidR="00692DA4" w:rsidRPr="004C5CDD" w:rsidRDefault="00692DA4" w:rsidP="00692DA4">
      <w:pPr>
        <w:spacing w:line="23" w:lineRule="atLeast"/>
        <w:ind w:left="180"/>
        <w:contextualSpacing/>
        <w:rPr>
          <w:rFonts w:ascii="Palatino Linotype" w:eastAsia="Times New Roman" w:hAnsi="Palatino Linotype"/>
          <w:b/>
          <w:sz w:val="22"/>
          <w:szCs w:val="22"/>
          <w:lang w:val="en-US" w:eastAsia="en-GB"/>
        </w:rPr>
      </w:pPr>
      <w:r w:rsidRPr="004C5CDD">
        <w:rPr>
          <w:rFonts w:ascii="Palatino Linotype" w:eastAsia="Times New Roman" w:hAnsi="Palatino Linotype"/>
          <w:b/>
          <w:sz w:val="22"/>
          <w:szCs w:val="22"/>
          <w:lang w:val="en-US" w:eastAsia="en-GB"/>
        </w:rPr>
        <w:t>Market Trends</w:t>
      </w:r>
      <w:r w:rsidRPr="004C5CDD">
        <w:rPr>
          <w:rFonts w:ascii="Palatino Linotype" w:eastAsia="Times New Roman" w:hAnsi="Palatino Linotype"/>
          <w:b/>
          <w:sz w:val="22"/>
          <w:szCs w:val="22"/>
          <w:vertAlign w:val="superscript"/>
          <w:lang w:val="en-US" w:eastAsia="en-GB"/>
        </w:rPr>
        <w:footnoteReference w:id="1"/>
      </w:r>
      <w:r w:rsidRPr="004C5CDD">
        <w:rPr>
          <w:rFonts w:ascii="Palatino Linotype" w:eastAsia="Times New Roman" w:hAnsi="Palatino Linotype"/>
          <w:b/>
          <w:sz w:val="22"/>
          <w:szCs w:val="22"/>
          <w:lang w:val="en-US" w:eastAsia="en-GB"/>
        </w:rPr>
        <w:t xml:space="preserve"> – </w:t>
      </w:r>
    </w:p>
    <w:p w:rsidR="00692DA4" w:rsidRPr="004C5CDD" w:rsidRDefault="00692DA4" w:rsidP="00692DA4">
      <w:pPr>
        <w:spacing w:line="23" w:lineRule="atLeast"/>
        <w:ind w:left="180"/>
        <w:contextualSpacing/>
        <w:rPr>
          <w:rFonts w:ascii="Palatino Linotype" w:eastAsia="Times New Roman" w:hAnsi="Palatino Linotype"/>
          <w:b/>
          <w:sz w:val="22"/>
          <w:szCs w:val="22"/>
          <w:lang w:val="en-US" w:eastAsia="en-GB"/>
        </w:rPr>
      </w:pPr>
    </w:p>
    <w:p w:rsidR="00692DA4" w:rsidRPr="004C5CDD" w:rsidRDefault="00692DA4" w:rsidP="00692DA4">
      <w:pPr>
        <w:spacing w:line="360" w:lineRule="auto"/>
        <w:ind w:left="720"/>
        <w:contextualSpacing/>
        <w:rPr>
          <w:rFonts w:ascii="Palatino Linotype" w:eastAsia="Times New Roman" w:hAnsi="Palatino Linotype"/>
          <w:b/>
          <w:sz w:val="22"/>
          <w:szCs w:val="22"/>
          <w:lang w:val="en-US" w:eastAsia="en-GB"/>
        </w:rPr>
      </w:pPr>
      <w:r w:rsidRPr="004C5CDD">
        <w:rPr>
          <w:rFonts w:ascii="Palatino Linotype" w:eastAsia="Times New Roman" w:hAnsi="Palatino Linotype"/>
          <w:b/>
          <w:sz w:val="22"/>
          <w:szCs w:val="22"/>
          <w:u w:val="single"/>
          <w:lang w:val="en-US" w:eastAsia="en-GB"/>
        </w:rPr>
        <w:t>Equity Markets (</w:t>
      </w:r>
      <w:r>
        <w:rPr>
          <w:rFonts w:ascii="Palatino Linotype" w:eastAsia="Times New Roman" w:hAnsi="Palatino Linotype"/>
          <w:b/>
          <w:sz w:val="22"/>
          <w:szCs w:val="22"/>
          <w:u w:val="single"/>
          <w:lang w:val="en-US" w:eastAsia="en-GB"/>
        </w:rPr>
        <w:t>Figures</w:t>
      </w:r>
      <w:r w:rsidRPr="004C5CDD">
        <w:rPr>
          <w:rFonts w:ascii="Palatino Linotype" w:eastAsia="Times New Roman" w:hAnsi="Palatino Linotype"/>
          <w:b/>
          <w:sz w:val="22"/>
          <w:szCs w:val="22"/>
          <w:u w:val="single"/>
          <w:lang w:val="en-US" w:eastAsia="en-GB"/>
        </w:rPr>
        <w:t xml:space="preserve"> 1-2, Table A1)</w:t>
      </w:r>
      <w:r w:rsidRPr="004C5CDD">
        <w:rPr>
          <w:rFonts w:ascii="Palatino Linotype" w:eastAsia="Times New Roman" w:hAnsi="Palatino Linotype"/>
          <w:b/>
          <w:sz w:val="22"/>
          <w:szCs w:val="22"/>
          <w:lang w:val="en-US" w:eastAsia="en-GB"/>
        </w:rPr>
        <w:t>-</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color w:val="FF0000"/>
          <w:sz w:val="22"/>
          <w:szCs w:val="22"/>
          <w:lang w:val="en-US" w:eastAsia="en-GB"/>
        </w:rPr>
      </w:pPr>
      <w:r w:rsidRPr="004C5CDD">
        <w:rPr>
          <w:rFonts w:ascii="Palatino Linotype" w:eastAsia="Times New Roman" w:hAnsi="Palatino Linotype"/>
          <w:bCs/>
          <w:sz w:val="22"/>
          <w:szCs w:val="22"/>
          <w:lang w:val="en-US" w:eastAsia="en-GB"/>
        </w:rPr>
        <w:t>In the month of June 2020, highest annualized monthly volatility amongst the BRICS countries was observed in Russia CRTX (30.1) followed by Brazil IBOV (</w:t>
      </w:r>
      <w:r w:rsidRPr="004C5CDD">
        <w:rPr>
          <w:rFonts w:ascii="Palatino Linotype" w:eastAsia="Times New Roman" w:hAnsi="Palatino Linotype"/>
          <w:sz w:val="22"/>
          <w:szCs w:val="22"/>
          <w:lang w:val="en-IN" w:eastAsia="en-IN"/>
        </w:rPr>
        <w:t>25.3</w:t>
      </w:r>
      <w:r w:rsidRPr="004C5CDD">
        <w:rPr>
          <w:rFonts w:ascii="Palatino Linotype" w:eastAsia="Times New Roman" w:hAnsi="Palatino Linotype"/>
          <w:bCs/>
          <w:sz w:val="22"/>
          <w:szCs w:val="22"/>
          <w:lang w:val="en-US" w:eastAsia="en-GB"/>
        </w:rPr>
        <w:t xml:space="preserve">). The lowest annualized volatility among BRICS was observed in China Shanghai Composite (10.9). Among the developed markets highest annualized volatility was observed in US Dow Jones (34.5) and the lowest was observed at Taiwan (13.3). </w:t>
      </w:r>
    </w:p>
    <w:p w:rsidR="00692DA4" w:rsidRPr="00B12225" w:rsidRDefault="00692DA4" w:rsidP="00692DA4">
      <w:pPr>
        <w:spacing w:line="276" w:lineRule="auto"/>
        <w:ind w:left="357"/>
        <w:jc w:val="both"/>
        <w:rPr>
          <w:rFonts w:ascii="Garamond" w:eastAsia="Times New Roman" w:hAnsi="Garamond"/>
          <w:bCs/>
          <w:color w:val="FF0000"/>
          <w:lang w:val="en-US" w:eastAsia="en-GB"/>
        </w:rPr>
      </w:pPr>
    </w:p>
    <w:p w:rsidR="00692DA4" w:rsidRPr="004C5CDD" w:rsidRDefault="00692DA4" w:rsidP="00692DA4">
      <w:pPr>
        <w:numPr>
          <w:ilvl w:val="0"/>
          <w:numId w:val="4"/>
        </w:numPr>
        <w:spacing w:line="276" w:lineRule="auto"/>
        <w:contextualSpacing/>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In most of the analyzed markets, monthly growth in indices was observed during June 2020 except Russia. In BRICS nations the highest growth was observed in Brazil (8.8 per cent) followed by S. Africa (7.7 per cent) and India (7.7 per cent Sensex and 7.5 per cent for Nifty). The lowest monthly growth was observed in Russia (-3.0 per cent) followed by Shanghai Composite (4.6 per cent). Among the developed economies, in the month of June 2020, highest growth was observed for Hong Kong (6.4 per cent) followed by Germany (6.2 per cent) and Nasdaq – US (6.0 per cent). The lowest monthly growth was observed in FTSE - UK (1.5 per cent) followed by Dow Jones – USA (1.7 per cent). Growth for CAC – France and Nikkei – Japan was 5.1 and 1.9 per cent, respectively. </w:t>
      </w:r>
    </w:p>
    <w:p w:rsidR="00692DA4" w:rsidRPr="004C5CDD" w:rsidRDefault="00692DA4" w:rsidP="00692DA4">
      <w:pPr>
        <w:spacing w:line="276" w:lineRule="auto"/>
        <w:jc w:val="both"/>
        <w:rPr>
          <w:rFonts w:ascii="Palatino Linotype" w:eastAsia="Times New Roman" w:hAnsi="Palatino Linotype"/>
          <w:bCs/>
          <w:sz w:val="22"/>
          <w:szCs w:val="22"/>
          <w:lang w:eastAsia="en-GB"/>
        </w:rPr>
      </w:pPr>
    </w:p>
    <w:p w:rsidR="00692DA4" w:rsidRPr="004C5CDD" w:rsidRDefault="00692DA4" w:rsidP="00692DA4">
      <w:pPr>
        <w:numPr>
          <w:ilvl w:val="0"/>
          <w:numId w:val="4"/>
        </w:numPr>
        <w:spacing w:line="276" w:lineRule="auto"/>
        <w:contextualSpacing/>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The MS</w:t>
      </w:r>
      <w:r>
        <w:rPr>
          <w:rFonts w:ascii="Palatino Linotype" w:eastAsia="Times New Roman" w:hAnsi="Palatino Linotype"/>
          <w:bCs/>
          <w:sz w:val="22"/>
          <w:szCs w:val="22"/>
          <w:lang w:val="en-US" w:eastAsia="en-GB"/>
        </w:rPr>
        <w:t>C</w:t>
      </w:r>
      <w:r w:rsidRPr="004C5CDD">
        <w:rPr>
          <w:rFonts w:ascii="Palatino Linotype" w:eastAsia="Times New Roman" w:hAnsi="Palatino Linotype"/>
          <w:bCs/>
          <w:sz w:val="22"/>
          <w:szCs w:val="22"/>
          <w:lang w:val="en-US" w:eastAsia="en-GB"/>
        </w:rPr>
        <w:t>I emerging market index rose by 5.1 per cent and the MS</w:t>
      </w:r>
      <w:r>
        <w:rPr>
          <w:rFonts w:ascii="Palatino Linotype" w:eastAsia="Times New Roman" w:hAnsi="Palatino Linotype"/>
          <w:bCs/>
          <w:sz w:val="22"/>
          <w:szCs w:val="22"/>
          <w:lang w:val="en-US" w:eastAsia="en-GB"/>
        </w:rPr>
        <w:t>C</w:t>
      </w:r>
      <w:r w:rsidRPr="004C5CDD">
        <w:rPr>
          <w:rFonts w:ascii="Palatino Linotype" w:eastAsia="Times New Roman" w:hAnsi="Palatino Linotype"/>
          <w:bCs/>
          <w:sz w:val="22"/>
          <w:szCs w:val="22"/>
          <w:lang w:val="en-US" w:eastAsia="en-GB"/>
        </w:rPr>
        <w:t>I developed market index rose by 2.0 per cent during June 2020.</w:t>
      </w:r>
    </w:p>
    <w:p w:rsidR="00692DA4" w:rsidRPr="00B12225" w:rsidRDefault="00692DA4" w:rsidP="00692DA4">
      <w:pPr>
        <w:spacing w:line="23" w:lineRule="atLeast"/>
        <w:jc w:val="both"/>
        <w:outlineLvl w:val="0"/>
        <w:rPr>
          <w:rFonts w:ascii="Garamond" w:hAnsi="Garamond"/>
          <w:b/>
          <w:bCs/>
          <w:szCs w:val="22"/>
        </w:rPr>
      </w:pPr>
    </w:p>
    <w:p w:rsidR="00692DA4" w:rsidRPr="00B12225" w:rsidRDefault="00692DA4" w:rsidP="00692DA4">
      <w:pPr>
        <w:spacing w:line="23" w:lineRule="atLeast"/>
        <w:jc w:val="both"/>
        <w:outlineLvl w:val="0"/>
        <w:rPr>
          <w:rFonts w:ascii="Garamond" w:hAnsi="Garamond"/>
          <w:b/>
          <w:bCs/>
          <w:szCs w:val="22"/>
        </w:rPr>
      </w:pPr>
      <w:r w:rsidRPr="00621D81">
        <w:rPr>
          <w:rFonts w:ascii="Garamond" w:hAnsi="Garamond"/>
          <w:b/>
          <w:bCs/>
          <w:noProof/>
          <w:lang w:val="en-IN" w:eastAsia="en-IN" w:bidi="hi-IN"/>
        </w:rPr>
        <w:drawing>
          <wp:anchor distT="0" distB="0" distL="114300" distR="114300" simplePos="0" relativeHeight="251659264" behindDoc="0" locked="0" layoutInCell="1" allowOverlap="1" wp14:anchorId="3D086A2F" wp14:editId="06DE5396">
            <wp:simplePos x="0" y="0"/>
            <wp:positionH relativeFrom="margin">
              <wp:align>right</wp:align>
            </wp:positionH>
            <wp:positionV relativeFrom="paragraph">
              <wp:posOffset>364490</wp:posOffset>
            </wp:positionV>
            <wp:extent cx="6257290" cy="3609340"/>
            <wp:effectExtent l="0" t="0" r="10160" b="10160"/>
            <wp:wrapTopAndBottom/>
            <wp:docPr id="18" name="Chart 1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D3975DC-447C-4ECE-8496-C1E9D2E40A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Pr="00621D81">
        <w:rPr>
          <w:rFonts w:ascii="Garamond" w:hAnsi="Garamond"/>
          <w:b/>
          <w:bCs/>
          <w:noProof/>
          <w:lang w:val="en-US"/>
        </w:rPr>
        <w:t>Figure</w:t>
      </w:r>
      <w:r w:rsidRPr="00B12225">
        <w:rPr>
          <w:rFonts w:ascii="Garamond" w:hAnsi="Garamond"/>
          <w:b/>
          <w:bCs/>
          <w:szCs w:val="22"/>
        </w:rPr>
        <w:t xml:space="preserve"> 1: Stock Market Trend in </w:t>
      </w:r>
      <w:r>
        <w:rPr>
          <w:rFonts w:ascii="Garamond" w:hAnsi="Garamond"/>
          <w:b/>
          <w:bCs/>
          <w:szCs w:val="22"/>
        </w:rPr>
        <w:t>s</w:t>
      </w:r>
      <w:r w:rsidRPr="00B12225">
        <w:rPr>
          <w:rFonts w:ascii="Garamond" w:hAnsi="Garamond"/>
          <w:b/>
          <w:bCs/>
          <w:szCs w:val="22"/>
        </w:rPr>
        <w:t>elect</w:t>
      </w:r>
      <w:r>
        <w:rPr>
          <w:rFonts w:ascii="Garamond" w:hAnsi="Garamond"/>
          <w:b/>
          <w:bCs/>
          <w:szCs w:val="22"/>
        </w:rPr>
        <w:t>ed</w:t>
      </w:r>
      <w:r w:rsidRPr="00B12225">
        <w:rPr>
          <w:rFonts w:ascii="Garamond" w:hAnsi="Garamond"/>
          <w:b/>
          <w:bCs/>
          <w:szCs w:val="22"/>
        </w:rPr>
        <w:t xml:space="preserve"> Developed Markets</w:t>
      </w:r>
    </w:p>
    <w:p w:rsidR="00692DA4" w:rsidRPr="00B12225" w:rsidRDefault="00692DA4" w:rsidP="00692DA4">
      <w:pPr>
        <w:spacing w:line="23" w:lineRule="atLeast"/>
        <w:jc w:val="both"/>
        <w:outlineLvl w:val="0"/>
        <w:rPr>
          <w:rFonts w:ascii="Garamond" w:hAnsi="Garamond"/>
          <w:bCs/>
          <w:sz w:val="22"/>
          <w:szCs w:val="22"/>
        </w:rPr>
      </w:pP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Note: All indices have been normalised to 100 on 30 June, 2019.</w:t>
      </w: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692DA4" w:rsidRPr="00B12225" w:rsidRDefault="00692DA4" w:rsidP="00692DA4">
      <w:pPr>
        <w:spacing w:line="23" w:lineRule="atLeast"/>
        <w:rPr>
          <w:rFonts w:ascii="Garamond" w:hAnsi="Garamond"/>
          <w:bCs/>
          <w:sz w:val="22"/>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Default="00692DA4" w:rsidP="00692DA4">
      <w:pPr>
        <w:spacing w:line="23" w:lineRule="atLeast"/>
        <w:rPr>
          <w:rFonts w:ascii="Garamond" w:hAnsi="Garamond"/>
          <w:b/>
          <w:bCs/>
          <w:szCs w:val="22"/>
        </w:rPr>
      </w:pPr>
    </w:p>
    <w:p w:rsidR="00692DA4" w:rsidRPr="00B12225" w:rsidRDefault="00692DA4" w:rsidP="00692DA4">
      <w:pPr>
        <w:spacing w:line="23" w:lineRule="atLeast"/>
        <w:rPr>
          <w:rFonts w:ascii="Garamond" w:hAnsi="Garamond"/>
          <w:b/>
          <w:bCs/>
          <w:szCs w:val="22"/>
        </w:rPr>
      </w:pPr>
      <w:r>
        <w:rPr>
          <w:rFonts w:ascii="Garamond" w:hAnsi="Garamond"/>
          <w:b/>
          <w:bCs/>
          <w:szCs w:val="22"/>
        </w:rPr>
        <w:lastRenderedPageBreak/>
        <w:t>Figure</w:t>
      </w:r>
      <w:r w:rsidRPr="00B12225">
        <w:rPr>
          <w:rFonts w:ascii="Garamond" w:hAnsi="Garamond"/>
          <w:b/>
          <w:bCs/>
          <w:szCs w:val="22"/>
        </w:rPr>
        <w:t xml:space="preserve"> 2: Stock Market Trend in </w:t>
      </w:r>
      <w:r>
        <w:rPr>
          <w:rFonts w:ascii="Garamond" w:hAnsi="Garamond"/>
          <w:b/>
          <w:bCs/>
          <w:szCs w:val="22"/>
        </w:rPr>
        <w:t>s</w:t>
      </w:r>
      <w:r w:rsidRPr="00B12225">
        <w:rPr>
          <w:rFonts w:ascii="Garamond" w:hAnsi="Garamond"/>
          <w:b/>
          <w:bCs/>
          <w:szCs w:val="22"/>
        </w:rPr>
        <w:t>elect</w:t>
      </w:r>
      <w:r>
        <w:rPr>
          <w:rFonts w:ascii="Garamond" w:hAnsi="Garamond"/>
          <w:b/>
          <w:bCs/>
          <w:szCs w:val="22"/>
        </w:rPr>
        <w:t>ed</w:t>
      </w:r>
      <w:r w:rsidRPr="00B12225">
        <w:rPr>
          <w:rFonts w:ascii="Garamond" w:hAnsi="Garamond"/>
          <w:b/>
          <w:bCs/>
          <w:szCs w:val="22"/>
        </w:rPr>
        <w:t xml:space="preserve"> Emerging Markets</w:t>
      </w:r>
    </w:p>
    <w:p w:rsidR="00692DA4" w:rsidRPr="00B12225" w:rsidRDefault="00692DA4" w:rsidP="00692DA4">
      <w:pPr>
        <w:spacing w:line="23" w:lineRule="atLeast"/>
        <w:rPr>
          <w:rFonts w:ascii="Garamond" w:hAnsi="Garamond"/>
          <w:bCs/>
          <w:sz w:val="22"/>
          <w:szCs w:val="22"/>
        </w:rPr>
      </w:pPr>
      <w:r w:rsidRPr="00B12225">
        <w:rPr>
          <w:rFonts w:ascii="Garamond" w:hAnsi="Garamond"/>
          <w:noProof/>
          <w:lang w:val="en-IN" w:eastAsia="en-IN" w:bidi="hi-IN"/>
        </w:rPr>
        <w:drawing>
          <wp:anchor distT="0" distB="0" distL="114300" distR="114300" simplePos="0" relativeHeight="251660288" behindDoc="0" locked="0" layoutInCell="1" allowOverlap="1" wp14:anchorId="1A39520C" wp14:editId="240D64D0">
            <wp:simplePos x="0" y="0"/>
            <wp:positionH relativeFrom="column">
              <wp:posOffset>0</wp:posOffset>
            </wp:positionH>
            <wp:positionV relativeFrom="paragraph">
              <wp:posOffset>166370</wp:posOffset>
            </wp:positionV>
            <wp:extent cx="6278880" cy="3926205"/>
            <wp:effectExtent l="0" t="0" r="7620" b="17145"/>
            <wp:wrapTopAndBottom/>
            <wp:docPr id="19" name="Chart 1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60BF4870-9116-44C5-B3EE-83D2F275C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rsidR="00692DA4"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Note: All indices have been normalised to 100 on 30 June, 2019.</w:t>
      </w: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692DA4" w:rsidRPr="00B12225" w:rsidRDefault="00692DA4" w:rsidP="00692DA4">
      <w:pPr>
        <w:spacing w:line="23" w:lineRule="atLeast"/>
        <w:ind w:left="360"/>
        <w:contextualSpacing/>
        <w:jc w:val="both"/>
        <w:rPr>
          <w:rFonts w:ascii="Garamond" w:eastAsia="Calibri" w:hAnsi="Garamond"/>
          <w:bCs/>
          <w:strike/>
          <w:sz w:val="22"/>
          <w:szCs w:val="22"/>
          <w:lang w:val="en-US"/>
        </w:rPr>
      </w:pPr>
    </w:p>
    <w:p w:rsidR="00692DA4" w:rsidRPr="00B12225" w:rsidRDefault="00692DA4" w:rsidP="00692DA4">
      <w:pPr>
        <w:spacing w:line="360" w:lineRule="auto"/>
        <w:ind w:left="720"/>
        <w:contextualSpacing/>
        <w:rPr>
          <w:rFonts w:ascii="Garamond" w:eastAsia="Times New Roman" w:hAnsi="Garamond"/>
          <w:b/>
          <w:szCs w:val="22"/>
          <w:u w:val="single"/>
          <w:lang w:val="en-US" w:eastAsia="en-GB"/>
        </w:rPr>
      </w:pPr>
    </w:p>
    <w:p w:rsidR="00692DA4" w:rsidRPr="00B12225" w:rsidRDefault="00692DA4" w:rsidP="00692DA4">
      <w:pPr>
        <w:spacing w:line="276" w:lineRule="auto"/>
        <w:ind w:left="720"/>
        <w:contextualSpacing/>
        <w:rPr>
          <w:rFonts w:ascii="Garamond" w:eastAsia="Calibri" w:hAnsi="Garamond"/>
          <w:bCs/>
          <w:strike/>
          <w:sz w:val="22"/>
          <w:szCs w:val="22"/>
          <w:lang w:val="en-US"/>
        </w:rPr>
      </w:pPr>
      <w:r w:rsidRPr="00B12225">
        <w:rPr>
          <w:rFonts w:ascii="Garamond" w:eastAsia="Times New Roman" w:hAnsi="Garamond"/>
          <w:b/>
          <w:sz w:val="22"/>
          <w:szCs w:val="22"/>
          <w:u w:val="single"/>
          <w:lang w:val="en-US" w:eastAsia="en-GB"/>
        </w:rPr>
        <w:t>BOND Market (</w:t>
      </w:r>
      <w:r>
        <w:rPr>
          <w:rFonts w:ascii="Garamond" w:eastAsia="Times New Roman" w:hAnsi="Garamond"/>
          <w:b/>
          <w:sz w:val="22"/>
          <w:szCs w:val="22"/>
          <w:u w:val="single"/>
          <w:lang w:val="en-US" w:eastAsia="en-GB"/>
        </w:rPr>
        <w:t>Figures</w:t>
      </w:r>
      <w:r w:rsidRPr="00B12225">
        <w:rPr>
          <w:rFonts w:ascii="Garamond" w:eastAsia="Times New Roman" w:hAnsi="Garamond"/>
          <w:b/>
          <w:sz w:val="22"/>
          <w:szCs w:val="22"/>
          <w:u w:val="single"/>
          <w:lang w:val="en-US" w:eastAsia="en-GB"/>
        </w:rPr>
        <w:t xml:space="preserve"> 3 - 4)</w:t>
      </w:r>
    </w:p>
    <w:p w:rsidR="00692DA4" w:rsidRPr="004C5CDD" w:rsidRDefault="00692DA4" w:rsidP="00692DA4">
      <w:pPr>
        <w:numPr>
          <w:ilvl w:val="0"/>
          <w:numId w:val="4"/>
        </w:numPr>
        <w:spacing w:line="276" w:lineRule="auto"/>
        <w:contextualSpacing/>
        <w:jc w:val="both"/>
        <w:rPr>
          <w:rFonts w:ascii="Palatino Linotype" w:eastAsia="Calibri" w:hAnsi="Palatino Linotype"/>
          <w:bCs/>
          <w:color w:val="FF0000"/>
          <w:sz w:val="22"/>
          <w:szCs w:val="22"/>
          <w:lang w:val="en-US"/>
        </w:rPr>
      </w:pPr>
      <w:r w:rsidRPr="004C5CDD">
        <w:rPr>
          <w:rFonts w:ascii="Palatino Linotype" w:eastAsia="Times New Roman" w:hAnsi="Palatino Linotype"/>
          <w:bCs/>
          <w:color w:val="000000" w:themeColor="text1"/>
          <w:sz w:val="22"/>
          <w:szCs w:val="22"/>
          <w:lang w:val="en-US" w:eastAsia="en-GB"/>
        </w:rPr>
        <w:t>Among the countries analysed for bond yield</w:t>
      </w:r>
      <w:r w:rsidRPr="004C5CDD">
        <w:rPr>
          <w:rStyle w:val="FootnoteReference"/>
          <w:rFonts w:ascii="Palatino Linotype" w:eastAsia="Times New Roman" w:hAnsi="Palatino Linotype"/>
          <w:bCs/>
          <w:color w:val="000000" w:themeColor="text1"/>
          <w:sz w:val="22"/>
          <w:szCs w:val="22"/>
          <w:lang w:val="en-US" w:eastAsia="en-GB"/>
        </w:rPr>
        <w:footnoteReference w:id="2"/>
      </w:r>
      <w:r w:rsidRPr="004C5CDD">
        <w:rPr>
          <w:rFonts w:ascii="Palatino Linotype" w:eastAsia="Times New Roman" w:hAnsi="Palatino Linotype"/>
          <w:bCs/>
          <w:color w:val="000000" w:themeColor="text1"/>
          <w:sz w:val="22"/>
          <w:szCs w:val="22"/>
          <w:lang w:val="en-US" w:eastAsia="en-GB"/>
        </w:rPr>
        <w:t>, 10-year bond yield showed a positive change June 2020 over the last month for developed nations except for Spain and UK (Chart 3 &amp; 4) among. For Japan, it changed from 0.005 to 0.028 during June 2020. Among the BRIC nations (Chart 4) bond yield showed an upward trend for all countries except for Brazil, June 2020.</w:t>
      </w:r>
    </w:p>
    <w:p w:rsidR="00692DA4" w:rsidRPr="00B12225" w:rsidRDefault="00692DA4" w:rsidP="00692DA4">
      <w:pPr>
        <w:spacing w:line="23" w:lineRule="atLeast"/>
        <w:rPr>
          <w:rFonts w:ascii="Garamond" w:hAnsi="Garamond"/>
          <w:bCs/>
          <w:strike/>
          <w:sz w:val="22"/>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Default="00692DA4" w:rsidP="00692DA4">
      <w:pPr>
        <w:rPr>
          <w:rFonts w:ascii="Garamond" w:hAnsi="Garamond"/>
          <w:b/>
          <w:bCs/>
          <w:szCs w:val="22"/>
        </w:rPr>
      </w:pPr>
    </w:p>
    <w:p w:rsidR="00692DA4" w:rsidRPr="00B12225" w:rsidRDefault="00692DA4" w:rsidP="00692DA4">
      <w:pPr>
        <w:rPr>
          <w:rFonts w:ascii="Garamond" w:hAnsi="Garamond"/>
          <w:bCs/>
          <w:sz w:val="22"/>
          <w:szCs w:val="22"/>
        </w:rPr>
      </w:pPr>
      <w:r>
        <w:rPr>
          <w:rFonts w:ascii="Garamond" w:hAnsi="Garamond"/>
          <w:b/>
          <w:bCs/>
          <w:szCs w:val="22"/>
        </w:rPr>
        <w:lastRenderedPageBreak/>
        <w:t xml:space="preserve">Figure </w:t>
      </w:r>
      <w:r w:rsidRPr="00B12225">
        <w:rPr>
          <w:rFonts w:ascii="Garamond" w:hAnsi="Garamond"/>
          <w:b/>
          <w:bCs/>
          <w:szCs w:val="22"/>
        </w:rPr>
        <w:t>3: Movement of 10-year Government Bond Yields in Developed Nations</w:t>
      </w:r>
    </w:p>
    <w:p w:rsidR="00692DA4" w:rsidRPr="00B12225" w:rsidRDefault="00692DA4" w:rsidP="00692DA4">
      <w:pPr>
        <w:spacing w:line="23" w:lineRule="atLeast"/>
        <w:jc w:val="both"/>
        <w:outlineLvl w:val="0"/>
        <w:rPr>
          <w:rFonts w:ascii="Garamond" w:hAnsi="Garamond"/>
          <w:bCs/>
          <w:sz w:val="22"/>
          <w:szCs w:val="22"/>
        </w:rPr>
      </w:pPr>
      <w:r w:rsidRPr="00B12225">
        <w:rPr>
          <w:rFonts w:ascii="Garamond" w:hAnsi="Garamond"/>
          <w:noProof/>
          <w:lang w:val="en-IN" w:eastAsia="en-IN" w:bidi="hi-IN"/>
        </w:rPr>
        <w:drawing>
          <wp:anchor distT="0" distB="0" distL="114300" distR="114300" simplePos="0" relativeHeight="251661312" behindDoc="0" locked="0" layoutInCell="1" allowOverlap="1" wp14:anchorId="30E139DC" wp14:editId="4B756C89">
            <wp:simplePos x="0" y="0"/>
            <wp:positionH relativeFrom="margin">
              <wp:align>left</wp:align>
            </wp:positionH>
            <wp:positionV relativeFrom="paragraph">
              <wp:posOffset>163830</wp:posOffset>
            </wp:positionV>
            <wp:extent cx="6278880" cy="3394710"/>
            <wp:effectExtent l="0" t="0" r="7620" b="15240"/>
            <wp:wrapTopAndBottom/>
            <wp:docPr id="20" name="Chart 2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A00ED1C-D5BA-44B0-BCB1-D6511F2D67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692DA4" w:rsidRPr="00B12225" w:rsidRDefault="00692DA4" w:rsidP="00692DA4">
      <w:pPr>
        <w:spacing w:line="23" w:lineRule="atLeast"/>
        <w:jc w:val="both"/>
        <w:outlineLvl w:val="0"/>
        <w:rPr>
          <w:rFonts w:ascii="Garamond" w:hAnsi="Garamond"/>
          <w:bCs/>
          <w:sz w:val="22"/>
          <w:szCs w:val="22"/>
        </w:rPr>
      </w:pPr>
    </w:p>
    <w:p w:rsidR="00692DA4" w:rsidRPr="00B12225" w:rsidRDefault="00692DA4" w:rsidP="00692DA4">
      <w:pPr>
        <w:rPr>
          <w:rFonts w:ascii="Garamond" w:hAnsi="Garamond"/>
          <w:bCs/>
          <w:strike/>
          <w:sz w:val="22"/>
          <w:szCs w:val="22"/>
        </w:rPr>
      </w:pPr>
    </w:p>
    <w:p w:rsidR="00692DA4" w:rsidRPr="00B12225" w:rsidRDefault="00692DA4" w:rsidP="00692DA4">
      <w:pPr>
        <w:spacing w:line="23" w:lineRule="atLeast"/>
        <w:jc w:val="both"/>
        <w:outlineLvl w:val="0"/>
        <w:rPr>
          <w:rFonts w:ascii="Garamond" w:hAnsi="Garamond"/>
          <w:b/>
          <w:bCs/>
          <w:szCs w:val="22"/>
        </w:rPr>
      </w:pPr>
      <w:r>
        <w:rPr>
          <w:rFonts w:ascii="Garamond" w:hAnsi="Garamond"/>
          <w:b/>
          <w:bCs/>
          <w:szCs w:val="22"/>
        </w:rPr>
        <w:t xml:space="preserve">Figure </w:t>
      </w:r>
      <w:r w:rsidRPr="00B12225">
        <w:rPr>
          <w:rFonts w:ascii="Garamond" w:hAnsi="Garamond"/>
          <w:b/>
          <w:bCs/>
          <w:szCs w:val="22"/>
        </w:rPr>
        <w:t>4: Movement of 10-year Government Bond Yields in BRIC Nations</w:t>
      </w:r>
    </w:p>
    <w:p w:rsidR="00692DA4" w:rsidRPr="00B12225" w:rsidRDefault="00692DA4" w:rsidP="00692DA4">
      <w:pPr>
        <w:spacing w:line="23" w:lineRule="atLeast"/>
        <w:jc w:val="both"/>
        <w:outlineLvl w:val="0"/>
        <w:rPr>
          <w:rFonts w:ascii="Garamond" w:hAnsi="Garamond"/>
          <w:bCs/>
          <w:sz w:val="22"/>
          <w:szCs w:val="22"/>
        </w:rPr>
      </w:pPr>
      <w:r w:rsidRPr="00B12225">
        <w:rPr>
          <w:rFonts w:ascii="Garamond" w:hAnsi="Garamond"/>
          <w:noProof/>
          <w:lang w:val="en-IN" w:eastAsia="en-IN" w:bidi="hi-IN"/>
        </w:rPr>
        <w:drawing>
          <wp:anchor distT="0" distB="0" distL="114300" distR="114300" simplePos="0" relativeHeight="251662336" behindDoc="0" locked="0" layoutInCell="1" allowOverlap="1" wp14:anchorId="72D1A5C6" wp14:editId="6FD18D3F">
            <wp:simplePos x="0" y="0"/>
            <wp:positionH relativeFrom="margin">
              <wp:align>left</wp:align>
            </wp:positionH>
            <wp:positionV relativeFrom="paragraph">
              <wp:posOffset>170180</wp:posOffset>
            </wp:positionV>
            <wp:extent cx="6278880" cy="2965450"/>
            <wp:effectExtent l="0" t="0" r="7620" b="6350"/>
            <wp:wrapTopAndBottom/>
            <wp:docPr id="21" name="Chart 2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0E2D6B9-A2B2-4ADB-8BCF-6A6DD16096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692DA4" w:rsidRPr="00B12225" w:rsidRDefault="00692DA4" w:rsidP="00692DA4">
      <w:pPr>
        <w:spacing w:line="23" w:lineRule="atLeast"/>
        <w:jc w:val="both"/>
        <w:rPr>
          <w:rFonts w:ascii="Garamond" w:eastAsia="Times New Roman" w:hAnsi="Garamond"/>
          <w:bCs/>
          <w:sz w:val="22"/>
          <w:szCs w:val="22"/>
          <w:lang w:val="en-US"/>
        </w:rPr>
      </w:pPr>
    </w:p>
    <w:p w:rsidR="00692DA4" w:rsidRPr="00B12225" w:rsidRDefault="00692DA4" w:rsidP="00692DA4">
      <w:pPr>
        <w:spacing w:line="23" w:lineRule="atLeast"/>
        <w:jc w:val="both"/>
        <w:rPr>
          <w:rFonts w:ascii="Garamond" w:eastAsia="Times New Roman" w:hAnsi="Garamond"/>
          <w:b/>
          <w:strike/>
          <w:szCs w:val="22"/>
          <w:u w:val="single"/>
          <w:lang w:val="en-US"/>
        </w:rPr>
      </w:pPr>
    </w:p>
    <w:p w:rsidR="00692DA4" w:rsidRDefault="00692DA4" w:rsidP="00692DA4">
      <w:pPr>
        <w:spacing w:line="360" w:lineRule="auto"/>
        <w:jc w:val="both"/>
        <w:rPr>
          <w:rFonts w:ascii="Garamond" w:eastAsia="Times New Roman" w:hAnsi="Garamond"/>
          <w:b/>
          <w:u w:val="single"/>
          <w:lang w:val="en-US"/>
        </w:rPr>
      </w:pPr>
    </w:p>
    <w:p w:rsidR="00692DA4" w:rsidRPr="004C5CDD" w:rsidRDefault="00692DA4" w:rsidP="00692DA4">
      <w:pPr>
        <w:spacing w:line="360" w:lineRule="auto"/>
        <w:jc w:val="both"/>
        <w:rPr>
          <w:rFonts w:ascii="Palatino Linotype" w:eastAsia="Times New Roman" w:hAnsi="Palatino Linotype"/>
          <w:b/>
          <w:sz w:val="22"/>
          <w:szCs w:val="22"/>
          <w:lang w:val="en-US"/>
        </w:rPr>
      </w:pPr>
      <w:r w:rsidRPr="004C5CDD">
        <w:rPr>
          <w:rFonts w:ascii="Palatino Linotype" w:eastAsia="Times New Roman" w:hAnsi="Palatino Linotype"/>
          <w:b/>
          <w:sz w:val="22"/>
          <w:szCs w:val="22"/>
          <w:u w:val="single"/>
          <w:lang w:val="en-US"/>
        </w:rPr>
        <w:t>Fund Mobilisation by Issuance of Equity and Bonds (Table A2)</w:t>
      </w:r>
      <w:r w:rsidRPr="004C5CDD">
        <w:rPr>
          <w:rFonts w:ascii="Palatino Linotype" w:eastAsia="Times New Roman" w:hAnsi="Palatino Linotype"/>
          <w:b/>
          <w:sz w:val="22"/>
          <w:szCs w:val="22"/>
          <w:lang w:val="en-US"/>
        </w:rPr>
        <w:t xml:space="preserve"> – </w:t>
      </w:r>
    </w:p>
    <w:p w:rsidR="00692DA4" w:rsidRPr="004C5CDD" w:rsidRDefault="00692DA4" w:rsidP="00692DA4">
      <w:pPr>
        <w:numPr>
          <w:ilvl w:val="0"/>
          <w:numId w:val="4"/>
        </w:numPr>
        <w:spacing w:line="276" w:lineRule="auto"/>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There was a 51.1 per cent decrease in the fund mobilization at the selected analyzed exchanges world-wide during May-20 (at 378,555 million USD) against Apr-20 (at 773,529 million USD). Only 10.9 per cent of the total fund mobilization in </w:t>
      </w:r>
      <w:r w:rsidRPr="004C5CDD">
        <w:rPr>
          <w:rFonts w:ascii="Palatino Linotype" w:eastAsia="Times New Roman" w:hAnsi="Palatino Linotype"/>
          <w:bCs/>
          <w:color w:val="000000" w:themeColor="text1"/>
          <w:sz w:val="22"/>
          <w:szCs w:val="22"/>
          <w:lang w:val="en-US" w:eastAsia="en-GB"/>
        </w:rPr>
        <w:t xml:space="preserve">May-20 </w:t>
      </w:r>
      <w:r w:rsidRPr="004C5CDD">
        <w:rPr>
          <w:rFonts w:ascii="Palatino Linotype" w:eastAsia="Times New Roman" w:hAnsi="Palatino Linotype"/>
          <w:bCs/>
          <w:sz w:val="22"/>
          <w:szCs w:val="22"/>
          <w:lang w:val="en-US" w:eastAsia="en-GB"/>
        </w:rPr>
        <w:t>was in equity and remaining was in debt.</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lastRenderedPageBreak/>
        <w:t>As per the data available on world federation of exchanges (WFE) , highest amount mobilized through equities and bonds in Apr-2020 was at LSE Group (111,467 million USD) followed by</w:t>
      </w:r>
      <w:r w:rsidRPr="004C5CDD">
        <w:rPr>
          <w:rFonts w:ascii="Palatino Linotype" w:hAnsi="Palatino Linotype"/>
          <w:sz w:val="22"/>
          <w:szCs w:val="22"/>
        </w:rPr>
        <w:t xml:space="preserve"> </w:t>
      </w:r>
      <w:r w:rsidRPr="004C5CDD">
        <w:rPr>
          <w:rFonts w:ascii="Palatino Linotype" w:eastAsia="Times New Roman" w:hAnsi="Palatino Linotype"/>
          <w:bCs/>
          <w:sz w:val="22"/>
          <w:szCs w:val="22"/>
          <w:lang w:val="en-US" w:eastAsia="en-GB"/>
        </w:rPr>
        <w:t xml:space="preserve">National Stock Exchange of India (NSE) (64,590 million USD) and Korea Exchange (60,336 million USD). </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In May 2020, at LSE Group, 7,490 million USD were raised through equity and the remaining amount was raised through bonds whereas at NSE and Korea Exchange entire amount was mobilized though bonds.</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Maximum fund mobilization through equities in May 2020 was at Euronext (14,458 million USD) followed by LSE Group (7,490 million USD).   </w:t>
      </w:r>
    </w:p>
    <w:p w:rsidR="00692DA4" w:rsidRPr="004C5CDD" w:rsidRDefault="00692DA4" w:rsidP="00692DA4">
      <w:pPr>
        <w:spacing w:line="276" w:lineRule="auto"/>
        <w:jc w:val="both"/>
        <w:rPr>
          <w:rFonts w:ascii="Palatino Linotype" w:eastAsia="Times New Roman" w:hAnsi="Palatino Linotype"/>
          <w:bCs/>
          <w:strike/>
          <w:sz w:val="22"/>
          <w:szCs w:val="22"/>
          <w:lang w:val="en-US"/>
        </w:rPr>
      </w:pPr>
    </w:p>
    <w:p w:rsidR="00692DA4" w:rsidRPr="004C5CDD" w:rsidRDefault="00692DA4" w:rsidP="00692DA4">
      <w:pPr>
        <w:spacing w:line="276" w:lineRule="auto"/>
        <w:ind w:left="284"/>
        <w:jc w:val="both"/>
        <w:rPr>
          <w:rFonts w:ascii="Palatino Linotype" w:eastAsia="Times New Roman" w:hAnsi="Palatino Linotype"/>
          <w:b/>
          <w:sz w:val="22"/>
          <w:szCs w:val="22"/>
          <w:lang w:val="en-US"/>
        </w:rPr>
      </w:pPr>
      <w:r w:rsidRPr="004C5CDD">
        <w:rPr>
          <w:rFonts w:ascii="Palatino Linotype" w:eastAsia="Times New Roman" w:hAnsi="Palatino Linotype"/>
          <w:b/>
          <w:sz w:val="22"/>
          <w:szCs w:val="22"/>
          <w:u w:val="single"/>
          <w:lang w:val="en-US"/>
        </w:rPr>
        <w:t>Market Capitalisation of Major</w:t>
      </w:r>
      <w:r w:rsidRPr="004C5CDD">
        <w:rPr>
          <w:rFonts w:ascii="Palatino Linotype" w:eastAsia="Times New Roman" w:hAnsi="Palatino Linotype"/>
          <w:b/>
          <w:sz w:val="22"/>
          <w:szCs w:val="22"/>
          <w:lang w:val="en-US"/>
        </w:rPr>
        <w:t xml:space="preserve"> Exchanges (Table A3) –</w:t>
      </w:r>
    </w:p>
    <w:p w:rsidR="00692DA4" w:rsidRPr="004C5CDD" w:rsidRDefault="00692DA4" w:rsidP="00692DA4">
      <w:pPr>
        <w:spacing w:line="276" w:lineRule="auto"/>
        <w:ind w:left="360"/>
        <w:contextualSpacing/>
        <w:jc w:val="both"/>
        <w:rPr>
          <w:rFonts w:ascii="Palatino Linotype" w:eastAsia="Times New Roman" w:hAnsi="Palatino Linotype"/>
          <w:b/>
          <w:sz w:val="22"/>
          <w:szCs w:val="22"/>
          <w:lang w:val="en-US" w:eastAsia="en-GB"/>
        </w:rPr>
      </w:pPr>
    </w:p>
    <w:p w:rsidR="00692DA4" w:rsidRPr="004C5CDD" w:rsidRDefault="00692DA4" w:rsidP="00692DA4">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Most of the analysed markets including developed markets, reflected an increase in market capitalization in the month of June 2020 as compared to previous month.</w:t>
      </w:r>
    </w:p>
    <w:p w:rsidR="00692DA4" w:rsidRPr="004C5CDD" w:rsidRDefault="00692DA4" w:rsidP="00692DA4">
      <w:pPr>
        <w:spacing w:line="276" w:lineRule="auto"/>
        <w:jc w:val="both"/>
        <w:rPr>
          <w:rFonts w:ascii="Palatino Linotype" w:eastAsia="Times New Roman" w:hAnsi="Palatino Linotype"/>
          <w:bCs/>
          <w:sz w:val="22"/>
          <w:szCs w:val="22"/>
          <w:lang w:eastAsia="en-GB"/>
        </w:rPr>
      </w:pPr>
    </w:p>
    <w:p w:rsidR="00692DA4" w:rsidRPr="004C5CDD" w:rsidRDefault="00692DA4" w:rsidP="00692DA4">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Among the developed markets highest increase in market capitalization was observed for Australia (7.6 per cent) followed by South Korea (7.2 per cent) and Hong Kong (6.7 per cent) in June 2020 as compared to previous month. A decrease was observed for Japan (0.4 per cent). For US, UK and France change in market capitalization was 1.4, 3.2 and 3.3 per cent, respectively.</w:t>
      </w:r>
    </w:p>
    <w:p w:rsidR="00692DA4" w:rsidRPr="004C5CDD" w:rsidRDefault="00692DA4" w:rsidP="00692DA4">
      <w:pPr>
        <w:spacing w:line="276" w:lineRule="auto"/>
        <w:ind w:left="720"/>
        <w:contextualSpacing/>
        <w:rPr>
          <w:rFonts w:ascii="Palatino Linotype" w:eastAsia="Times New Roman" w:hAnsi="Palatino Linotype"/>
          <w:bCs/>
          <w:sz w:val="22"/>
          <w:szCs w:val="22"/>
          <w:lang w:val="en-US" w:eastAsia="en-GB"/>
        </w:rPr>
      </w:pPr>
    </w:p>
    <w:p w:rsidR="00692DA4" w:rsidRPr="004C5CDD" w:rsidRDefault="00692DA4" w:rsidP="00692DA4">
      <w:pPr>
        <w:numPr>
          <w:ilvl w:val="0"/>
          <w:numId w:val="5"/>
        </w:numPr>
        <w:spacing w:line="276" w:lineRule="auto"/>
        <w:ind w:left="360" w:hanging="284"/>
        <w:contextualSpacing/>
        <w:jc w:val="both"/>
        <w:rPr>
          <w:rFonts w:ascii="Palatino Linotype" w:eastAsia="Times New Roman" w:hAnsi="Palatino Linotype"/>
          <w:b/>
          <w:sz w:val="22"/>
          <w:szCs w:val="22"/>
          <w:u w:val="single"/>
          <w:lang w:val="en-US"/>
        </w:rPr>
      </w:pPr>
      <w:r w:rsidRPr="004C5CDD">
        <w:rPr>
          <w:rFonts w:ascii="Palatino Linotype" w:eastAsia="Times New Roman" w:hAnsi="Palatino Linotype"/>
          <w:bCs/>
          <w:sz w:val="22"/>
          <w:szCs w:val="22"/>
          <w:lang w:val="en-US" w:eastAsia="en-GB"/>
        </w:rPr>
        <w:t>Among BRICS nations the highest increase was observed for China (10.0 per cent) followed by India (9.8 per cent), while a decrease in market capitalization was observed for Russia (2.1 per cent). For Brazil and South Africa, it was 8.8 and 7.1 per cent, respectively.</w:t>
      </w:r>
    </w:p>
    <w:p w:rsidR="00692DA4" w:rsidRPr="004C5CDD" w:rsidRDefault="00692DA4" w:rsidP="00692DA4">
      <w:pPr>
        <w:spacing w:line="276" w:lineRule="auto"/>
        <w:ind w:left="360"/>
        <w:contextualSpacing/>
        <w:jc w:val="both"/>
        <w:rPr>
          <w:rFonts w:ascii="Palatino Linotype" w:eastAsia="Times New Roman" w:hAnsi="Palatino Linotype"/>
          <w:b/>
          <w:sz w:val="22"/>
          <w:szCs w:val="22"/>
          <w:u w:val="single"/>
          <w:lang w:val="en-US"/>
        </w:rPr>
      </w:pPr>
    </w:p>
    <w:p w:rsidR="00692DA4" w:rsidRPr="004C5CDD" w:rsidRDefault="00692DA4" w:rsidP="00692DA4">
      <w:pPr>
        <w:spacing w:line="276" w:lineRule="auto"/>
        <w:ind w:left="360"/>
        <w:contextualSpacing/>
        <w:jc w:val="both"/>
        <w:rPr>
          <w:rFonts w:ascii="Palatino Linotype" w:eastAsia="Times New Roman" w:hAnsi="Palatino Linotype"/>
          <w:b/>
          <w:sz w:val="22"/>
          <w:szCs w:val="22"/>
          <w:lang w:val="en-US" w:eastAsia="en-GB"/>
        </w:rPr>
      </w:pPr>
      <w:r w:rsidRPr="004C5CDD">
        <w:rPr>
          <w:rFonts w:ascii="Palatino Linotype" w:eastAsia="Times New Roman" w:hAnsi="Palatino Linotype"/>
          <w:b/>
          <w:sz w:val="22"/>
          <w:szCs w:val="22"/>
          <w:u w:val="single"/>
          <w:lang w:val="en-US"/>
        </w:rPr>
        <w:t xml:space="preserve">Derivatives </w:t>
      </w:r>
      <w:r w:rsidRPr="004C5CDD">
        <w:rPr>
          <w:rFonts w:ascii="Palatino Linotype" w:eastAsia="Times New Roman" w:hAnsi="Palatino Linotype"/>
          <w:b/>
          <w:sz w:val="22"/>
          <w:szCs w:val="22"/>
          <w:lang w:val="en-US" w:eastAsia="en-GB"/>
        </w:rPr>
        <w:t>(</w:t>
      </w:r>
      <w:r>
        <w:rPr>
          <w:rFonts w:ascii="Palatino Linotype" w:eastAsia="Times New Roman" w:hAnsi="Palatino Linotype"/>
          <w:b/>
          <w:sz w:val="22"/>
          <w:szCs w:val="22"/>
          <w:lang w:val="en-US" w:eastAsia="en-GB"/>
        </w:rPr>
        <w:t>Figures</w:t>
      </w:r>
      <w:r w:rsidRPr="004C5CDD">
        <w:rPr>
          <w:rFonts w:ascii="Palatino Linotype" w:eastAsia="Times New Roman" w:hAnsi="Palatino Linotype"/>
          <w:b/>
          <w:sz w:val="22"/>
          <w:szCs w:val="22"/>
          <w:lang w:val="en-US" w:eastAsia="en-GB"/>
        </w:rPr>
        <w:t xml:space="preserve"> 5-6, Table A4–A8) – </w:t>
      </w:r>
    </w:p>
    <w:p w:rsidR="00692DA4" w:rsidRPr="004C5CDD" w:rsidRDefault="00692DA4" w:rsidP="00692DA4">
      <w:pPr>
        <w:spacing w:line="276" w:lineRule="auto"/>
        <w:ind w:left="360"/>
        <w:contextualSpacing/>
        <w:jc w:val="both"/>
        <w:rPr>
          <w:rFonts w:ascii="Palatino Linotype" w:eastAsia="Times New Roman" w:hAnsi="Palatino Linotype"/>
          <w:b/>
          <w:sz w:val="22"/>
          <w:szCs w:val="22"/>
          <w:lang w:val="en-US" w:eastAsia="en-GB"/>
        </w:rPr>
      </w:pP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During May-2020 the highest number of Single Stock Futures contracts traded was at Korea Exchange (6,54,48,021) followed by Borsa Istanbul (4,05,95,093). The highest number of single stock options were traded at Nasdaq – US (11,40,29,186) followed by Cboe Global Markets (9,84,58,488).</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In the same period, in the Index Futures trades the highest number of contracts were traded at NSE (45,89,91,075) followed by B3 - Brasil Bolsa Balcão (19,20,44,616). Among the Stock Index Options the highest number of contacts were traded at Korea Exchange (3,64,68,754) followed by Cboe Global Markets (3,00,63,443).</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For the same period, in the Currency Derivatives the highest number of Currency Futures contracts were traded at B3 - Brasil Bolsa Balcão (5,96,96,575) followed by NSE (4,74,43,900). The highest number of Currency Options were traded at NSE (4,76,29,422) followed by BSE India Limited (2,30,28,181).</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Among the Interest Rate (IR) derivatives highest number of IR Futures during the month were traded at CME Group (13,58,19,663) followed by B3 - Brasil Bolsa Balcão (3,49,72,459). Among the Interest Rate Options highest number of contracts were traded at CME Group (2,79,45,767) followed by Deutsche Boerse AG (34,38,601).</w:t>
      </w:r>
    </w:p>
    <w:p w:rsidR="00692DA4" w:rsidRPr="004C5CDD" w:rsidRDefault="00692DA4" w:rsidP="00692DA4">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lastRenderedPageBreak/>
        <w:t>The highest number of Commodity Futures contracts were traded at Shanghai Futures Exchange (17,11,36,113) followed by Dalian Commodity Exchange (13,93,24,949). Among the Commodities Options the highest number of contracts were traded at CME Group (94,68,220) followed by Dalian Commodity Exchange (30,71,688).</w:t>
      </w:r>
    </w:p>
    <w:p w:rsidR="00692DA4" w:rsidRPr="004C5CDD" w:rsidRDefault="00692DA4" w:rsidP="00692DA4">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4C5CDD">
        <w:rPr>
          <w:rFonts w:ascii="Palatino Linotype" w:eastAsia="Times New Roman" w:hAnsi="Palatino Linotype"/>
          <w:bCs/>
          <w:sz w:val="22"/>
          <w:szCs w:val="22"/>
          <w:lang w:val="en-US" w:eastAsia="en-GB"/>
        </w:rPr>
        <w:t>In June 2020, Won was most appreciating currency against dollar followed by Swiss Franc. The most depreciating currency was Rouble followed by Real.</w:t>
      </w:r>
    </w:p>
    <w:p w:rsidR="00692DA4" w:rsidRPr="004C5CDD" w:rsidRDefault="00692DA4" w:rsidP="00692DA4">
      <w:pPr>
        <w:spacing w:line="276" w:lineRule="auto"/>
        <w:ind w:left="360"/>
        <w:contextualSpacing/>
        <w:jc w:val="both"/>
        <w:rPr>
          <w:rFonts w:ascii="Palatino Linotype" w:eastAsia="Calibri" w:hAnsi="Palatino Linotype"/>
          <w:bCs/>
          <w:strike/>
          <w:sz w:val="22"/>
          <w:szCs w:val="22"/>
          <w:lang w:val="en-US"/>
        </w:rPr>
      </w:pPr>
    </w:p>
    <w:p w:rsidR="00692DA4" w:rsidRPr="004C5CDD" w:rsidRDefault="00692DA4" w:rsidP="00692DA4">
      <w:pPr>
        <w:spacing w:line="276" w:lineRule="auto"/>
        <w:outlineLvl w:val="0"/>
        <w:rPr>
          <w:rFonts w:ascii="Palatino Linotype" w:eastAsia="Times New Roman" w:hAnsi="Palatino Linotype"/>
          <w:b/>
          <w:strike/>
          <w:sz w:val="22"/>
          <w:szCs w:val="22"/>
          <w:u w:val="single"/>
        </w:rPr>
      </w:pPr>
    </w:p>
    <w:p w:rsidR="00692DA4" w:rsidRPr="004C5CDD" w:rsidRDefault="00692DA4" w:rsidP="00692DA4">
      <w:pPr>
        <w:spacing w:line="276" w:lineRule="auto"/>
        <w:outlineLvl w:val="0"/>
        <w:rPr>
          <w:rFonts w:ascii="Palatino Linotype" w:eastAsia="Times New Roman" w:hAnsi="Palatino Linotype"/>
          <w:b/>
          <w:sz w:val="22"/>
          <w:szCs w:val="22"/>
          <w:lang w:eastAsia="en-GB"/>
        </w:rPr>
      </w:pPr>
      <w:r w:rsidRPr="004C5CDD">
        <w:rPr>
          <w:rFonts w:ascii="Palatino Linotype" w:eastAsia="Times New Roman" w:hAnsi="Palatino Linotype"/>
          <w:b/>
          <w:sz w:val="22"/>
          <w:szCs w:val="22"/>
          <w:u w:val="single"/>
        </w:rPr>
        <w:t xml:space="preserve">US Treasury Securities </w:t>
      </w:r>
      <w:r w:rsidRPr="004C5CDD">
        <w:rPr>
          <w:rFonts w:ascii="Palatino Linotype" w:eastAsia="Times New Roman" w:hAnsi="Palatino Linotype"/>
          <w:b/>
          <w:sz w:val="22"/>
          <w:szCs w:val="22"/>
          <w:lang w:eastAsia="en-GB"/>
        </w:rPr>
        <w:t>(Table A9)</w:t>
      </w:r>
    </w:p>
    <w:p w:rsidR="00692DA4" w:rsidRPr="004C5CDD" w:rsidRDefault="00692DA4" w:rsidP="00692DA4">
      <w:pPr>
        <w:spacing w:line="276" w:lineRule="auto"/>
        <w:outlineLvl w:val="0"/>
        <w:rPr>
          <w:rFonts w:ascii="Palatino Linotype" w:hAnsi="Palatino Linotype"/>
          <w:bCs/>
          <w:sz w:val="22"/>
          <w:szCs w:val="22"/>
        </w:rPr>
      </w:pPr>
    </w:p>
    <w:p w:rsidR="00692DA4" w:rsidRPr="004C5CDD" w:rsidRDefault="00692DA4" w:rsidP="00692DA4">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4C5CDD">
        <w:rPr>
          <w:rFonts w:ascii="Palatino Linotype" w:eastAsia="Times New Roman" w:hAnsi="Palatino Linotype"/>
          <w:bCs/>
          <w:sz w:val="22"/>
          <w:szCs w:val="22"/>
          <w:lang w:val="en-US" w:eastAsia="en-GB"/>
        </w:rPr>
        <w:t>At the end of May 2020, Japan was the biggest foreign holder of US Treasury Securities with 18.4 per cent followed by China with 15.8 per cent. The total major foreign holding of US Treasury Securities was USD 6,862.7 billion. The holdings of US Treasury Securities by India slightly increased to 2.5 per cent at the end of May 2020 from 2.3 per cent a month earlier.</w:t>
      </w:r>
    </w:p>
    <w:p w:rsidR="00692DA4" w:rsidRPr="00B12225" w:rsidRDefault="00692DA4" w:rsidP="00692DA4">
      <w:pPr>
        <w:rPr>
          <w:rFonts w:ascii="Garamond" w:hAnsi="Garamond"/>
          <w:b/>
          <w:bCs/>
          <w:szCs w:val="22"/>
        </w:rPr>
      </w:pPr>
    </w:p>
    <w:p w:rsidR="00692DA4" w:rsidRPr="00B12225" w:rsidRDefault="00692DA4" w:rsidP="00692DA4">
      <w:pPr>
        <w:rPr>
          <w:rFonts w:ascii="Garamond" w:hAnsi="Garamond"/>
          <w:b/>
          <w:bCs/>
          <w:szCs w:val="22"/>
        </w:rPr>
      </w:pPr>
    </w:p>
    <w:p w:rsidR="00692DA4" w:rsidRPr="00B12225" w:rsidRDefault="00692DA4" w:rsidP="00692DA4">
      <w:pPr>
        <w:rPr>
          <w:rFonts w:ascii="Garamond" w:hAnsi="Garamond"/>
          <w:bCs/>
          <w:szCs w:val="22"/>
        </w:rPr>
      </w:pPr>
      <w:r>
        <w:rPr>
          <w:rFonts w:ascii="Garamond" w:hAnsi="Garamond"/>
          <w:b/>
          <w:bCs/>
          <w:szCs w:val="22"/>
        </w:rPr>
        <w:t xml:space="preserve">Figure </w:t>
      </w:r>
      <w:r w:rsidRPr="00B12225">
        <w:rPr>
          <w:rFonts w:ascii="Garamond" w:hAnsi="Garamond"/>
          <w:b/>
          <w:bCs/>
          <w:szCs w:val="22"/>
        </w:rPr>
        <w:t>5: Movement of the Major Currencies against US</w:t>
      </w:r>
      <w:r>
        <w:rPr>
          <w:rFonts w:ascii="Garamond" w:hAnsi="Garamond"/>
          <w:b/>
          <w:bCs/>
          <w:szCs w:val="22"/>
        </w:rPr>
        <w:t>D</w:t>
      </w:r>
    </w:p>
    <w:p w:rsidR="00692DA4" w:rsidRPr="00B12225" w:rsidRDefault="00692DA4" w:rsidP="00692DA4">
      <w:pPr>
        <w:spacing w:line="23" w:lineRule="atLeast"/>
        <w:outlineLvl w:val="0"/>
        <w:rPr>
          <w:rFonts w:ascii="Garamond" w:hAnsi="Garamond"/>
          <w:bCs/>
          <w:szCs w:val="22"/>
        </w:rPr>
      </w:pPr>
    </w:p>
    <w:p w:rsidR="00692DA4" w:rsidRPr="00B12225" w:rsidRDefault="00692DA4" w:rsidP="00692DA4">
      <w:pPr>
        <w:spacing w:line="23" w:lineRule="atLeast"/>
        <w:jc w:val="both"/>
        <w:rPr>
          <w:rFonts w:ascii="Garamond" w:hAnsi="Garamond"/>
          <w:bCs/>
          <w:sz w:val="18"/>
          <w:szCs w:val="18"/>
        </w:rPr>
      </w:pPr>
      <w:r w:rsidRPr="00B12225">
        <w:rPr>
          <w:rFonts w:ascii="Garamond" w:hAnsi="Garamond"/>
          <w:noProof/>
          <w:lang w:val="en-IN" w:eastAsia="en-IN" w:bidi="hi-IN"/>
        </w:rPr>
        <w:drawing>
          <wp:anchor distT="0" distB="0" distL="114300" distR="114300" simplePos="0" relativeHeight="251663360" behindDoc="0" locked="0" layoutInCell="1" allowOverlap="1" wp14:anchorId="55248E84" wp14:editId="767C35B1">
            <wp:simplePos x="0" y="0"/>
            <wp:positionH relativeFrom="margin">
              <wp:align>left</wp:align>
            </wp:positionH>
            <wp:positionV relativeFrom="paragraph">
              <wp:posOffset>130175</wp:posOffset>
            </wp:positionV>
            <wp:extent cx="6278880" cy="4067175"/>
            <wp:effectExtent l="0" t="0" r="7620" b="9525"/>
            <wp:wrapTopAndBottom/>
            <wp:docPr id="22" name="Chart 2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50F9590A-3CC0-4726-8CFF-8EECC744E2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rsidR="00692DA4" w:rsidRPr="00B12225" w:rsidRDefault="00692DA4" w:rsidP="00692DA4">
      <w:pPr>
        <w:spacing w:line="23" w:lineRule="atLeast"/>
        <w:jc w:val="both"/>
        <w:rPr>
          <w:rFonts w:ascii="Garamond" w:hAnsi="Garamond"/>
          <w:bCs/>
          <w:sz w:val="18"/>
          <w:szCs w:val="18"/>
        </w:rPr>
      </w:pPr>
      <w:r w:rsidRPr="00B12225">
        <w:rPr>
          <w:rFonts w:ascii="Garamond" w:hAnsi="Garamond"/>
          <w:bCs/>
          <w:sz w:val="18"/>
          <w:szCs w:val="18"/>
        </w:rPr>
        <w:t xml:space="preserve">Note: All currencies have been normalised keeping </w:t>
      </w:r>
      <w:r>
        <w:rPr>
          <w:rFonts w:ascii="Garamond" w:hAnsi="Garamond"/>
          <w:bCs/>
          <w:sz w:val="18"/>
          <w:szCs w:val="18"/>
        </w:rPr>
        <w:t>30 June</w:t>
      </w:r>
      <w:r w:rsidRPr="00B12225">
        <w:rPr>
          <w:rFonts w:ascii="Garamond" w:hAnsi="Garamond"/>
          <w:bCs/>
          <w:sz w:val="18"/>
          <w:szCs w:val="18"/>
        </w:rPr>
        <w:t>, 2019 as base.</w:t>
      </w:r>
    </w:p>
    <w:p w:rsidR="00692DA4" w:rsidRPr="00B12225" w:rsidRDefault="00692DA4" w:rsidP="00692DA4">
      <w:pPr>
        <w:spacing w:line="23" w:lineRule="atLeast"/>
        <w:outlineLvl w:val="0"/>
        <w:rPr>
          <w:rFonts w:ascii="Garamond" w:hAnsi="Garamond"/>
          <w:bCs/>
          <w:sz w:val="18"/>
          <w:szCs w:val="18"/>
        </w:rPr>
      </w:pPr>
      <w:r w:rsidRPr="00B12225">
        <w:rPr>
          <w:rFonts w:ascii="Garamond" w:hAnsi="Garamond"/>
          <w:bCs/>
          <w:sz w:val="18"/>
          <w:szCs w:val="18"/>
        </w:rPr>
        <w:t>Source: Bloomberg</w:t>
      </w:r>
    </w:p>
    <w:p w:rsidR="00692DA4" w:rsidRPr="00B12225" w:rsidRDefault="00692DA4" w:rsidP="00692DA4">
      <w:pPr>
        <w:spacing w:line="23" w:lineRule="atLeast"/>
        <w:outlineLvl w:val="0"/>
        <w:rPr>
          <w:rFonts w:ascii="Garamond" w:hAnsi="Garamond"/>
          <w:b/>
          <w:bCs/>
          <w:szCs w:val="22"/>
        </w:rPr>
      </w:pPr>
    </w:p>
    <w:p w:rsidR="00692DA4" w:rsidRPr="00B12225" w:rsidRDefault="00692DA4" w:rsidP="00692DA4">
      <w:pPr>
        <w:rPr>
          <w:rFonts w:ascii="Garamond" w:hAnsi="Garamond"/>
          <w:b/>
          <w:bCs/>
          <w:szCs w:val="22"/>
        </w:rPr>
      </w:pPr>
      <w:r w:rsidRPr="00B12225">
        <w:rPr>
          <w:rFonts w:ascii="Garamond" w:hAnsi="Garamond"/>
          <w:b/>
          <w:bCs/>
          <w:szCs w:val="22"/>
        </w:rPr>
        <w:br w:type="page"/>
      </w:r>
    </w:p>
    <w:p w:rsidR="00692DA4" w:rsidRPr="00B12225" w:rsidRDefault="00692DA4" w:rsidP="00692DA4">
      <w:pPr>
        <w:spacing w:line="23" w:lineRule="atLeast"/>
        <w:outlineLvl w:val="0"/>
        <w:rPr>
          <w:rFonts w:ascii="Garamond" w:hAnsi="Garamond"/>
          <w:b/>
          <w:bCs/>
          <w:szCs w:val="22"/>
        </w:rPr>
      </w:pPr>
      <w:r>
        <w:rPr>
          <w:rFonts w:ascii="Garamond" w:hAnsi="Garamond"/>
          <w:b/>
          <w:bCs/>
          <w:szCs w:val="22"/>
        </w:rPr>
        <w:lastRenderedPageBreak/>
        <w:t xml:space="preserve">Figure </w:t>
      </w:r>
      <w:r w:rsidRPr="00B12225">
        <w:rPr>
          <w:rFonts w:ascii="Garamond" w:hAnsi="Garamond"/>
          <w:b/>
          <w:bCs/>
          <w:szCs w:val="22"/>
        </w:rPr>
        <w:t>6: Movement of the US Dollar Index and MSCI EM Currency Index</w:t>
      </w:r>
    </w:p>
    <w:p w:rsidR="00692DA4" w:rsidRPr="00B12225" w:rsidRDefault="00692DA4" w:rsidP="00692DA4">
      <w:pPr>
        <w:spacing w:line="23" w:lineRule="atLeast"/>
        <w:outlineLvl w:val="0"/>
        <w:rPr>
          <w:rFonts w:ascii="Garamond" w:hAnsi="Garamond"/>
          <w:bCs/>
          <w:sz w:val="22"/>
          <w:szCs w:val="22"/>
        </w:rPr>
      </w:pPr>
      <w:r w:rsidRPr="00B12225">
        <w:rPr>
          <w:rFonts w:ascii="Garamond" w:hAnsi="Garamond"/>
          <w:noProof/>
          <w:lang w:val="en-IN" w:eastAsia="en-IN" w:bidi="hi-IN"/>
        </w:rPr>
        <w:drawing>
          <wp:anchor distT="0" distB="0" distL="114300" distR="114300" simplePos="0" relativeHeight="251664384" behindDoc="0" locked="0" layoutInCell="1" allowOverlap="1" wp14:anchorId="1624BC0B" wp14:editId="1A4EA579">
            <wp:simplePos x="0" y="0"/>
            <wp:positionH relativeFrom="column">
              <wp:posOffset>0</wp:posOffset>
            </wp:positionH>
            <wp:positionV relativeFrom="paragraph">
              <wp:posOffset>166370</wp:posOffset>
            </wp:positionV>
            <wp:extent cx="6278880" cy="3583305"/>
            <wp:effectExtent l="0" t="0" r="7620" b="17145"/>
            <wp:wrapTopAndBottom/>
            <wp:docPr id="23" name="Chart 2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D92A8D6-F464-42E3-BBA9-D43820BB2F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rsidR="00692DA4" w:rsidRPr="00B12225" w:rsidRDefault="00692DA4" w:rsidP="00692DA4">
      <w:pPr>
        <w:spacing w:line="23" w:lineRule="atLeast"/>
        <w:outlineLvl w:val="0"/>
        <w:rPr>
          <w:rFonts w:ascii="Garamond" w:hAnsi="Garamond"/>
          <w:bCs/>
          <w:sz w:val="22"/>
          <w:szCs w:val="22"/>
        </w:rPr>
      </w:pPr>
    </w:p>
    <w:p w:rsidR="00692DA4" w:rsidRPr="00B12225" w:rsidRDefault="00692DA4" w:rsidP="00692DA4">
      <w:pPr>
        <w:tabs>
          <w:tab w:val="left" w:pos="3760"/>
        </w:tabs>
        <w:spacing w:line="23" w:lineRule="atLeast"/>
        <w:rPr>
          <w:rFonts w:ascii="Garamond" w:hAnsi="Garamond"/>
          <w:bCs/>
          <w:sz w:val="18"/>
          <w:szCs w:val="18"/>
        </w:rPr>
      </w:pPr>
      <w:r w:rsidRPr="00B12225">
        <w:rPr>
          <w:rFonts w:ascii="Garamond" w:hAnsi="Garamond"/>
          <w:bCs/>
          <w:sz w:val="18"/>
          <w:szCs w:val="18"/>
        </w:rPr>
        <w:t>Note:</w:t>
      </w:r>
    </w:p>
    <w:p w:rsidR="00692DA4" w:rsidRPr="00B12225" w:rsidRDefault="00692DA4" w:rsidP="00692DA4">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B12225">
        <w:rPr>
          <w:rFonts w:ascii="Garamond" w:eastAsia="Times New Roman" w:hAnsi="Garamond"/>
          <w:bCs/>
          <w:sz w:val="18"/>
          <w:szCs w:val="18"/>
        </w:rPr>
        <w:t xml:space="preserve">All currencies have been normalised keeping </w:t>
      </w:r>
      <w:r>
        <w:rPr>
          <w:rFonts w:ascii="Garamond" w:eastAsia="Times New Roman" w:hAnsi="Garamond"/>
          <w:bCs/>
          <w:sz w:val="18"/>
          <w:szCs w:val="18"/>
        </w:rPr>
        <w:t>30 June</w:t>
      </w:r>
      <w:r w:rsidRPr="00B12225">
        <w:rPr>
          <w:rFonts w:ascii="Garamond" w:eastAsia="Times New Roman" w:hAnsi="Garamond"/>
          <w:bCs/>
          <w:sz w:val="18"/>
          <w:szCs w:val="18"/>
        </w:rPr>
        <w:t>, 2019 as base.</w:t>
      </w:r>
    </w:p>
    <w:p w:rsidR="00692DA4" w:rsidRPr="00B12225" w:rsidRDefault="00692DA4" w:rsidP="00692DA4">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B12225">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692DA4" w:rsidRPr="00B12225" w:rsidRDefault="00692DA4" w:rsidP="00692DA4">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B12225">
        <w:rPr>
          <w:rFonts w:ascii="Garamond" w:eastAsia="Times New Roman" w:hAnsi="Garamond"/>
          <w:bCs/>
          <w:sz w:val="18"/>
          <w:szCs w:val="18"/>
        </w:rPr>
        <w:t>The MSCI Emerging Markets (EM) Currency Index tracks the performance of twenty-five emerging-market currencies relative to the US Dollar.</w:t>
      </w:r>
    </w:p>
    <w:p w:rsidR="00692DA4" w:rsidRPr="00B12225" w:rsidRDefault="00692DA4" w:rsidP="00692DA4">
      <w:pPr>
        <w:spacing w:line="23" w:lineRule="atLeast"/>
        <w:outlineLvl w:val="0"/>
        <w:rPr>
          <w:rFonts w:ascii="Garamond" w:hAnsi="Garamond"/>
          <w:bCs/>
          <w:sz w:val="18"/>
          <w:szCs w:val="18"/>
        </w:rPr>
      </w:pPr>
      <w:r w:rsidRPr="00B12225">
        <w:rPr>
          <w:rFonts w:ascii="Garamond" w:hAnsi="Garamond"/>
          <w:bCs/>
          <w:sz w:val="18"/>
          <w:szCs w:val="18"/>
        </w:rPr>
        <w:t>Source: Bloomberg</w:t>
      </w: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spacing w:after="240" w:line="23" w:lineRule="atLeast"/>
        <w:jc w:val="both"/>
        <w:rPr>
          <w:rFonts w:ascii="Garamond" w:eastAsia="Times New Roman" w:hAnsi="Garamond"/>
          <w:bCs/>
          <w:strike/>
          <w:sz w:val="18"/>
          <w:szCs w:val="18"/>
          <w:lang w:eastAsia="en-GB"/>
        </w:rPr>
      </w:pPr>
    </w:p>
    <w:p w:rsidR="00692DA4" w:rsidRPr="00B12225" w:rsidRDefault="00692DA4" w:rsidP="00692DA4">
      <w:pPr>
        <w:rPr>
          <w:rFonts w:ascii="Garamond" w:hAnsi="Garamond"/>
          <w:b/>
          <w:bCs/>
          <w:szCs w:val="22"/>
        </w:rPr>
      </w:pPr>
      <w:r w:rsidRPr="00B12225">
        <w:rPr>
          <w:rFonts w:ascii="Garamond" w:hAnsi="Garamond"/>
          <w:b/>
          <w:bCs/>
          <w:szCs w:val="22"/>
        </w:rPr>
        <w:br w:type="page"/>
      </w:r>
    </w:p>
    <w:p w:rsidR="00692DA4" w:rsidRPr="00B12225" w:rsidRDefault="00692DA4" w:rsidP="00692DA4">
      <w:pPr>
        <w:rPr>
          <w:rFonts w:ascii="Garamond" w:hAnsi="Garamond"/>
          <w:b/>
          <w:bCs/>
          <w:szCs w:val="22"/>
        </w:rPr>
      </w:pPr>
      <w:r w:rsidRPr="00B12225">
        <w:rPr>
          <w:rFonts w:ascii="Garamond" w:hAnsi="Garamond"/>
          <w:b/>
          <w:bCs/>
          <w:szCs w:val="22"/>
        </w:rPr>
        <w:lastRenderedPageBreak/>
        <w:t>Table A1: Performance of Stock Indices</w:t>
      </w:r>
    </w:p>
    <w:tbl>
      <w:tblPr>
        <w:tblW w:w="11075" w:type="dxa"/>
        <w:jc w:val="center"/>
        <w:tblLook w:val="04A0" w:firstRow="1" w:lastRow="0" w:firstColumn="1" w:lastColumn="0" w:noHBand="0" w:noVBand="1"/>
      </w:tblPr>
      <w:tblGrid>
        <w:gridCol w:w="989"/>
        <w:gridCol w:w="2120"/>
        <w:gridCol w:w="1595"/>
        <w:gridCol w:w="1027"/>
        <w:gridCol w:w="1027"/>
        <w:gridCol w:w="1121"/>
        <w:gridCol w:w="1122"/>
        <w:gridCol w:w="1317"/>
        <w:gridCol w:w="745"/>
        <w:gridCol w:w="12"/>
      </w:tblGrid>
      <w:tr w:rsidR="00692DA4" w:rsidRPr="00B12225" w:rsidTr="00053B79">
        <w:trPr>
          <w:gridAfter w:val="1"/>
          <w:wAfter w:w="12" w:type="dxa"/>
          <w:trHeight w:val="216"/>
          <w:jc w:val="center"/>
        </w:trPr>
        <w:tc>
          <w:tcPr>
            <w:tcW w:w="989"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Country</w:t>
            </w:r>
          </w:p>
        </w:tc>
        <w:tc>
          <w:tcPr>
            <w:tcW w:w="212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Name of the Index</w:t>
            </w:r>
          </w:p>
        </w:tc>
        <w:tc>
          <w:tcPr>
            <w:tcW w:w="1595" w:type="dxa"/>
            <w:tcBorders>
              <w:top w:val="single" w:sz="8" w:space="0" w:color="auto"/>
              <w:left w:val="nil"/>
              <w:bottom w:val="nil"/>
              <w:right w:val="single" w:sz="8" w:space="0" w:color="auto"/>
            </w:tcBorders>
            <w:shd w:val="clear" w:color="000000" w:fill="B4C6E7"/>
            <w:noWrap/>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Closing Value as on</w:t>
            </w:r>
          </w:p>
        </w:tc>
        <w:tc>
          <w:tcPr>
            <w:tcW w:w="4297" w:type="dxa"/>
            <w:gridSpan w:val="4"/>
            <w:tcBorders>
              <w:top w:val="single" w:sz="8" w:space="0" w:color="auto"/>
              <w:left w:val="nil"/>
              <w:bottom w:val="single" w:sz="8" w:space="0" w:color="auto"/>
              <w:right w:val="single" w:sz="8" w:space="0" w:color="000000"/>
            </w:tcBorders>
            <w:shd w:val="clear" w:color="000000" w:fill="B4C6E7"/>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Closing Value before</w:t>
            </w:r>
          </w:p>
        </w:tc>
        <w:tc>
          <w:tcPr>
            <w:tcW w:w="1317"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Monthly Volatility (Annualised)</w:t>
            </w:r>
          </w:p>
        </w:tc>
        <w:tc>
          <w:tcPr>
            <w:tcW w:w="74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P/E Ratio</w:t>
            </w:r>
          </w:p>
        </w:tc>
      </w:tr>
      <w:tr w:rsidR="00692DA4" w:rsidRPr="00B12225" w:rsidTr="00053B79">
        <w:trPr>
          <w:gridAfter w:val="1"/>
          <w:wAfter w:w="12" w:type="dxa"/>
          <w:trHeight w:val="216"/>
          <w:jc w:val="center"/>
        </w:trPr>
        <w:tc>
          <w:tcPr>
            <w:tcW w:w="989" w:type="dxa"/>
            <w:vMerge/>
            <w:tcBorders>
              <w:top w:val="single" w:sz="8" w:space="0" w:color="auto"/>
              <w:left w:val="single" w:sz="8" w:space="0" w:color="auto"/>
              <w:bottom w:val="single" w:sz="8" w:space="0" w:color="000000"/>
              <w:right w:val="single" w:sz="8" w:space="0" w:color="auto"/>
            </w:tcBorders>
            <w:vAlign w:val="center"/>
            <w:hideMark/>
          </w:tcPr>
          <w:p w:rsidR="00692DA4" w:rsidRPr="00EA593A" w:rsidRDefault="00692DA4" w:rsidP="00053B79">
            <w:pPr>
              <w:rPr>
                <w:rFonts w:ascii="Garamond" w:eastAsia="Times New Roman" w:hAnsi="Garamond" w:cs="Calibri"/>
                <w:b/>
                <w:bCs/>
                <w:color w:val="000000"/>
                <w:sz w:val="20"/>
                <w:szCs w:val="20"/>
                <w:lang w:val="en-IN" w:eastAsia="en-IN"/>
              </w:rPr>
            </w:pPr>
          </w:p>
        </w:tc>
        <w:tc>
          <w:tcPr>
            <w:tcW w:w="2120" w:type="dxa"/>
            <w:vMerge/>
            <w:tcBorders>
              <w:top w:val="single" w:sz="8" w:space="0" w:color="auto"/>
              <w:left w:val="single" w:sz="8" w:space="0" w:color="auto"/>
              <w:bottom w:val="single" w:sz="8" w:space="0" w:color="000000"/>
              <w:right w:val="single" w:sz="8" w:space="0" w:color="auto"/>
            </w:tcBorders>
            <w:vAlign w:val="center"/>
            <w:hideMark/>
          </w:tcPr>
          <w:p w:rsidR="00692DA4" w:rsidRPr="00EA593A" w:rsidRDefault="00692DA4" w:rsidP="00053B79">
            <w:pPr>
              <w:rPr>
                <w:rFonts w:ascii="Garamond" w:eastAsia="Times New Roman" w:hAnsi="Garamond" w:cs="Calibri"/>
                <w:b/>
                <w:bCs/>
                <w:color w:val="000000"/>
                <w:sz w:val="20"/>
                <w:szCs w:val="20"/>
                <w:lang w:val="en-IN" w:eastAsia="en-IN"/>
              </w:rPr>
            </w:pPr>
          </w:p>
        </w:tc>
        <w:tc>
          <w:tcPr>
            <w:tcW w:w="1595" w:type="dxa"/>
            <w:tcBorders>
              <w:top w:val="nil"/>
              <w:left w:val="nil"/>
              <w:bottom w:val="single" w:sz="8" w:space="0" w:color="auto"/>
              <w:right w:val="single" w:sz="8" w:space="0" w:color="auto"/>
            </w:tcBorders>
            <w:shd w:val="clear" w:color="000000" w:fill="B4C6E7"/>
            <w:noWrap/>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30-June-2020</w:t>
            </w:r>
          </w:p>
        </w:tc>
        <w:tc>
          <w:tcPr>
            <w:tcW w:w="1027" w:type="dxa"/>
            <w:tcBorders>
              <w:top w:val="nil"/>
              <w:left w:val="nil"/>
              <w:bottom w:val="single" w:sz="8" w:space="0" w:color="auto"/>
              <w:right w:val="single" w:sz="8" w:space="0" w:color="auto"/>
            </w:tcBorders>
            <w:shd w:val="clear" w:color="000000" w:fill="B4C6E7"/>
            <w:noWrap/>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1-Month</w:t>
            </w:r>
          </w:p>
        </w:tc>
        <w:tc>
          <w:tcPr>
            <w:tcW w:w="1027" w:type="dxa"/>
            <w:tcBorders>
              <w:top w:val="nil"/>
              <w:left w:val="nil"/>
              <w:bottom w:val="single" w:sz="8" w:space="0" w:color="auto"/>
              <w:right w:val="single" w:sz="8" w:space="0" w:color="auto"/>
            </w:tcBorders>
            <w:shd w:val="clear" w:color="000000" w:fill="B4C6E7"/>
            <w:noWrap/>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3-Month</w:t>
            </w:r>
          </w:p>
        </w:tc>
        <w:tc>
          <w:tcPr>
            <w:tcW w:w="1121" w:type="dxa"/>
            <w:tcBorders>
              <w:top w:val="nil"/>
              <w:left w:val="nil"/>
              <w:bottom w:val="single" w:sz="8" w:space="0" w:color="auto"/>
              <w:right w:val="single" w:sz="8" w:space="0" w:color="auto"/>
            </w:tcBorders>
            <w:shd w:val="clear" w:color="000000" w:fill="B4C6E7"/>
            <w:noWrap/>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6-Month</w:t>
            </w:r>
          </w:p>
        </w:tc>
        <w:tc>
          <w:tcPr>
            <w:tcW w:w="1122" w:type="dxa"/>
            <w:tcBorders>
              <w:top w:val="nil"/>
              <w:left w:val="nil"/>
              <w:bottom w:val="single" w:sz="8" w:space="0" w:color="auto"/>
              <w:right w:val="single" w:sz="8" w:space="0" w:color="auto"/>
            </w:tcBorders>
            <w:shd w:val="clear" w:color="000000" w:fill="B4C6E7"/>
            <w:noWrap/>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1-Year</w:t>
            </w:r>
          </w:p>
        </w:tc>
        <w:tc>
          <w:tcPr>
            <w:tcW w:w="1317" w:type="dxa"/>
            <w:vMerge/>
            <w:tcBorders>
              <w:top w:val="single" w:sz="8" w:space="0" w:color="auto"/>
              <w:left w:val="single" w:sz="8" w:space="0" w:color="auto"/>
              <w:bottom w:val="single" w:sz="8" w:space="0" w:color="000000"/>
              <w:right w:val="single" w:sz="8" w:space="0" w:color="auto"/>
            </w:tcBorders>
            <w:vAlign w:val="center"/>
            <w:hideMark/>
          </w:tcPr>
          <w:p w:rsidR="00692DA4" w:rsidRPr="00EA593A" w:rsidRDefault="00692DA4" w:rsidP="00053B79">
            <w:pPr>
              <w:rPr>
                <w:rFonts w:ascii="Garamond" w:eastAsia="Times New Roman" w:hAnsi="Garamond" w:cs="Calibri"/>
                <w:b/>
                <w:bCs/>
                <w:color w:val="000000"/>
                <w:sz w:val="20"/>
                <w:szCs w:val="20"/>
                <w:lang w:val="en-IN" w:eastAsia="en-IN"/>
              </w:rPr>
            </w:pPr>
          </w:p>
        </w:tc>
        <w:tc>
          <w:tcPr>
            <w:tcW w:w="745" w:type="dxa"/>
            <w:vMerge/>
            <w:tcBorders>
              <w:top w:val="single" w:sz="8" w:space="0" w:color="auto"/>
              <w:left w:val="single" w:sz="8" w:space="0" w:color="auto"/>
              <w:bottom w:val="single" w:sz="8" w:space="0" w:color="000000"/>
              <w:right w:val="single" w:sz="8" w:space="0" w:color="auto"/>
            </w:tcBorders>
            <w:vAlign w:val="center"/>
            <w:hideMark/>
          </w:tcPr>
          <w:p w:rsidR="00692DA4" w:rsidRPr="00EA593A" w:rsidRDefault="00692DA4" w:rsidP="00053B79">
            <w:pPr>
              <w:rPr>
                <w:rFonts w:ascii="Garamond" w:eastAsia="Times New Roman" w:hAnsi="Garamond" w:cs="Calibri"/>
                <w:b/>
                <w:bCs/>
                <w:color w:val="000000"/>
                <w:sz w:val="20"/>
                <w:szCs w:val="20"/>
                <w:lang w:val="en-IN" w:eastAsia="en-IN"/>
              </w:rPr>
            </w:pPr>
          </w:p>
        </w:tc>
      </w:tr>
      <w:tr w:rsidR="00692DA4" w:rsidRPr="00EA593A" w:rsidTr="00053B79">
        <w:trPr>
          <w:trHeight w:val="216"/>
          <w:jc w:val="center"/>
        </w:trPr>
        <w:tc>
          <w:tcPr>
            <w:tcW w:w="11075" w:type="dxa"/>
            <w:gridSpan w:val="10"/>
            <w:tcBorders>
              <w:top w:val="single" w:sz="8" w:space="0" w:color="auto"/>
              <w:left w:val="single" w:sz="8" w:space="0" w:color="auto"/>
              <w:bottom w:val="single" w:sz="8" w:space="0" w:color="auto"/>
              <w:right w:val="single" w:sz="8" w:space="0" w:color="000000"/>
            </w:tcBorders>
            <w:shd w:val="clear" w:color="000000" w:fill="D9E1F2"/>
            <w:noWrap/>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BRICS Nations</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Brazil</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BRAZIL IBOVESPA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95055.8</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87402.6</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73019.8</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115645.3</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100967.2</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25.3</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36.2</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Russia</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RUSSIAN TRADED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1628.3</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1678.0</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1383.6</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2260.4</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2044.5</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30.1</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6.8</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India</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Nifty 50</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10302.1</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9580.3</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8597.8</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12168.5</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11788.9</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19.3</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26.3</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India</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S&amp;P BSE SENSEX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34915.8</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32424.1</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29468.5</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41253.7</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39394.6</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19.4</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22.6</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China</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SHANGHAI SE COMPOSITE</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2984.7</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2852.4</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2750.3</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3050.1</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2978.9</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10.9</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15.2</w:t>
            </w:r>
          </w:p>
        </w:tc>
      </w:tr>
      <w:tr w:rsidR="00692DA4" w:rsidRPr="00B12225" w:rsidTr="00053B79">
        <w:trPr>
          <w:gridAfter w:val="1"/>
          <w:wAfter w:w="12" w:type="dxa"/>
          <w:trHeight w:val="216"/>
          <w:jc w:val="center"/>
        </w:trPr>
        <w:tc>
          <w:tcPr>
            <w:tcW w:w="989" w:type="dxa"/>
            <w:tcBorders>
              <w:top w:val="nil"/>
              <w:left w:val="single" w:sz="8" w:space="0" w:color="auto"/>
              <w:bottom w:val="single" w:sz="8" w:space="0" w:color="auto"/>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South Africa</w:t>
            </w:r>
          </w:p>
        </w:tc>
        <w:tc>
          <w:tcPr>
            <w:tcW w:w="2120" w:type="dxa"/>
            <w:tcBorders>
              <w:top w:val="nil"/>
              <w:left w:val="nil"/>
              <w:bottom w:val="single" w:sz="8" w:space="0" w:color="auto"/>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FTSE/JSE AFRICA ALL SHR</w:t>
            </w:r>
          </w:p>
        </w:tc>
        <w:tc>
          <w:tcPr>
            <w:tcW w:w="1595"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54362.4</w:t>
            </w:r>
          </w:p>
        </w:tc>
        <w:tc>
          <w:tcPr>
            <w:tcW w:w="1027"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50483.0</w:t>
            </w:r>
          </w:p>
        </w:tc>
        <w:tc>
          <w:tcPr>
            <w:tcW w:w="1027"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44490.3</w:t>
            </w:r>
          </w:p>
        </w:tc>
        <w:tc>
          <w:tcPr>
            <w:tcW w:w="1121"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57084.1</w:t>
            </w:r>
          </w:p>
        </w:tc>
        <w:tc>
          <w:tcPr>
            <w:tcW w:w="1122"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58203.8</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24.6</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17.0</w:t>
            </w:r>
          </w:p>
        </w:tc>
      </w:tr>
      <w:tr w:rsidR="00692DA4" w:rsidRPr="00EA593A" w:rsidTr="00053B79">
        <w:trPr>
          <w:trHeight w:val="216"/>
          <w:jc w:val="center"/>
        </w:trPr>
        <w:tc>
          <w:tcPr>
            <w:tcW w:w="11075" w:type="dxa"/>
            <w:gridSpan w:val="10"/>
            <w:tcBorders>
              <w:top w:val="single" w:sz="8" w:space="0" w:color="auto"/>
              <w:left w:val="single" w:sz="8" w:space="0" w:color="auto"/>
              <w:bottom w:val="single" w:sz="8" w:space="0" w:color="auto"/>
              <w:right w:val="single" w:sz="8" w:space="0" w:color="000000"/>
            </w:tcBorders>
            <w:shd w:val="clear" w:color="000000" w:fill="D9E1F2"/>
            <w:hideMark/>
          </w:tcPr>
          <w:p w:rsidR="00692DA4" w:rsidRPr="00EA593A" w:rsidRDefault="00692DA4" w:rsidP="00053B79">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Developed Markets</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USA</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NASDAQ COMPOSITE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10058.8</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9489.9</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7700.1</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8972.6</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8006.2</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26.5</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41.4</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USA</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DOW JONES INDUS. AVG</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25812.9</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25383.1</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21917.2</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28538.4</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26600.0</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34.5</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19.2</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France</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CAC 40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4936.0</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4695.4</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4396.1</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5978.1</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5539.0</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29.9</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19.8</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Germany</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DAX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12310.9</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11586.9</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9935.8</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13249.0</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12398.8</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32.7</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23.3</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UK</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FTSE 100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6169.7</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6076.6</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5672.0</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7542.4</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7425.6</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26.4</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22.2</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Hong Kong</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HANG SENG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24427.2</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22961.5</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23603.5</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28189.8</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28542.6</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21.0</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10.7</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South Korea</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KOSPI </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2108.3</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2029.6</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1754.6</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2197.7</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2130.6</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30.7</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24.8</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Japan</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NIKKEI 225</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22288.1</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21877.9</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18917.0</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23656.6</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21275.9</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26.5</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26.2</w:t>
            </w:r>
          </w:p>
        </w:tc>
      </w:tr>
      <w:tr w:rsidR="00692DA4" w:rsidRPr="00B12225" w:rsidTr="00053B79">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Singapore</w:t>
            </w:r>
          </w:p>
        </w:tc>
        <w:tc>
          <w:tcPr>
            <w:tcW w:w="2120" w:type="dxa"/>
            <w:tcBorders>
              <w:top w:val="nil"/>
              <w:left w:val="nil"/>
              <w:bottom w:val="nil"/>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STRAITS TIMES  STI</w:t>
            </w:r>
          </w:p>
        </w:tc>
        <w:tc>
          <w:tcPr>
            <w:tcW w:w="159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2589.9</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2510.8</w:t>
            </w:r>
          </w:p>
        </w:tc>
        <w:tc>
          <w:tcPr>
            <w:tcW w:w="102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2481.2</w:t>
            </w:r>
          </w:p>
        </w:tc>
        <w:tc>
          <w:tcPr>
            <w:tcW w:w="1121"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3222.8</w:t>
            </w:r>
          </w:p>
        </w:tc>
        <w:tc>
          <w:tcPr>
            <w:tcW w:w="1122"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3321.6</w:t>
            </w:r>
          </w:p>
        </w:tc>
        <w:tc>
          <w:tcPr>
            <w:tcW w:w="1317"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24.9</w:t>
            </w:r>
          </w:p>
        </w:tc>
        <w:tc>
          <w:tcPr>
            <w:tcW w:w="745" w:type="dxa"/>
            <w:tcBorders>
              <w:top w:val="nil"/>
              <w:left w:val="nil"/>
              <w:bottom w:val="nil"/>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10.3</w:t>
            </w:r>
          </w:p>
        </w:tc>
      </w:tr>
      <w:tr w:rsidR="00692DA4" w:rsidRPr="00B12225" w:rsidTr="00053B79">
        <w:trPr>
          <w:gridAfter w:val="1"/>
          <w:wAfter w:w="12" w:type="dxa"/>
          <w:trHeight w:val="216"/>
          <w:jc w:val="center"/>
        </w:trPr>
        <w:tc>
          <w:tcPr>
            <w:tcW w:w="989" w:type="dxa"/>
            <w:tcBorders>
              <w:top w:val="nil"/>
              <w:left w:val="single" w:sz="8" w:space="0" w:color="auto"/>
              <w:bottom w:val="single" w:sz="8" w:space="0" w:color="auto"/>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Taiwan</w:t>
            </w:r>
          </w:p>
        </w:tc>
        <w:tc>
          <w:tcPr>
            <w:tcW w:w="2120" w:type="dxa"/>
            <w:tcBorders>
              <w:top w:val="nil"/>
              <w:left w:val="nil"/>
              <w:bottom w:val="single" w:sz="8" w:space="0" w:color="auto"/>
              <w:right w:val="single" w:sz="8" w:space="0" w:color="auto"/>
            </w:tcBorders>
            <w:shd w:val="clear" w:color="000000" w:fill="D9E1F2"/>
            <w:noWrap/>
            <w:hideMark/>
          </w:tcPr>
          <w:p w:rsidR="00692DA4" w:rsidRPr="00EA593A" w:rsidRDefault="00692DA4" w:rsidP="00053B79">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TAIWAN TAIEX </w:t>
            </w:r>
          </w:p>
        </w:tc>
        <w:tc>
          <w:tcPr>
            <w:tcW w:w="1595"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11621.2</w:t>
            </w:r>
          </w:p>
        </w:tc>
        <w:tc>
          <w:tcPr>
            <w:tcW w:w="1027"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10942.2</w:t>
            </w:r>
          </w:p>
        </w:tc>
        <w:tc>
          <w:tcPr>
            <w:tcW w:w="1027"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9708.1</w:t>
            </w:r>
          </w:p>
        </w:tc>
        <w:tc>
          <w:tcPr>
            <w:tcW w:w="1121"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11997.1</w:t>
            </w:r>
          </w:p>
        </w:tc>
        <w:tc>
          <w:tcPr>
            <w:tcW w:w="1122"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10730.8</w:t>
            </w:r>
          </w:p>
        </w:tc>
        <w:tc>
          <w:tcPr>
            <w:tcW w:w="1317"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13.3</w:t>
            </w:r>
          </w:p>
        </w:tc>
        <w:tc>
          <w:tcPr>
            <w:tcW w:w="745" w:type="dxa"/>
            <w:tcBorders>
              <w:top w:val="nil"/>
              <w:left w:val="nil"/>
              <w:bottom w:val="single" w:sz="8" w:space="0" w:color="auto"/>
              <w:right w:val="single" w:sz="8" w:space="0" w:color="auto"/>
            </w:tcBorders>
            <w:shd w:val="clear" w:color="auto" w:fill="auto"/>
            <w:noWrap/>
            <w:hideMark/>
          </w:tcPr>
          <w:p w:rsidR="00692DA4" w:rsidRPr="00EA593A" w:rsidRDefault="00692DA4" w:rsidP="00053B79">
            <w:pPr>
              <w:ind w:firstLineChars="100" w:firstLine="200"/>
              <w:jc w:val="right"/>
              <w:rPr>
                <w:rFonts w:ascii="Garamond" w:eastAsia="Times New Roman" w:hAnsi="Garamond" w:cs="Calibri"/>
                <w:sz w:val="20"/>
                <w:szCs w:val="20"/>
                <w:lang w:val="en-IN" w:eastAsia="en-IN"/>
              </w:rPr>
            </w:pPr>
            <w:r w:rsidRPr="00EA593A">
              <w:rPr>
                <w:rFonts w:ascii="Garamond" w:eastAsia="Times New Roman" w:hAnsi="Garamond" w:cs="Calibri"/>
                <w:sz w:val="20"/>
                <w:szCs w:val="20"/>
                <w:lang w:val="en-IN" w:eastAsia="en-IN"/>
              </w:rPr>
              <w:t>19.7</w:t>
            </w:r>
          </w:p>
        </w:tc>
      </w:tr>
    </w:tbl>
    <w:p w:rsidR="00692DA4" w:rsidRPr="00B12225" w:rsidRDefault="00692DA4" w:rsidP="00692DA4">
      <w:pPr>
        <w:spacing w:line="23" w:lineRule="atLeast"/>
        <w:jc w:val="both"/>
        <w:rPr>
          <w:rFonts w:ascii="Garamond" w:hAnsi="Garamond"/>
          <w:bCs/>
          <w:sz w:val="18"/>
          <w:szCs w:val="18"/>
        </w:rPr>
      </w:pPr>
      <w:r w:rsidRPr="00B12225">
        <w:rPr>
          <w:rFonts w:ascii="Garamond" w:hAnsi="Garamond"/>
          <w:bCs/>
          <w:sz w:val="18"/>
          <w:szCs w:val="18"/>
        </w:rPr>
        <w:t xml:space="preserve"> Note: P/E Ratios as on the last trading day.</w:t>
      </w:r>
    </w:p>
    <w:p w:rsidR="00692DA4" w:rsidRPr="00B12225" w:rsidRDefault="00692DA4" w:rsidP="00692DA4">
      <w:pPr>
        <w:spacing w:line="23" w:lineRule="atLeast"/>
        <w:jc w:val="both"/>
        <w:rPr>
          <w:rFonts w:ascii="Garamond" w:hAnsi="Garamond"/>
          <w:bCs/>
          <w:sz w:val="18"/>
          <w:szCs w:val="18"/>
        </w:rPr>
      </w:pPr>
      <w:r w:rsidRPr="00B12225">
        <w:rPr>
          <w:rFonts w:ascii="Garamond" w:hAnsi="Garamond"/>
          <w:bCs/>
          <w:sz w:val="18"/>
          <w:szCs w:val="18"/>
        </w:rPr>
        <w:t>Source: Bloomberg, BSE and N</w:t>
      </w:r>
      <w:r>
        <w:rPr>
          <w:rFonts w:ascii="Garamond" w:hAnsi="Garamond"/>
          <w:bCs/>
          <w:sz w:val="18"/>
          <w:szCs w:val="18"/>
        </w:rPr>
        <w:t xml:space="preserve">ational </w:t>
      </w:r>
      <w:r w:rsidRPr="00B12225">
        <w:rPr>
          <w:rFonts w:ascii="Garamond" w:hAnsi="Garamond"/>
          <w:bCs/>
          <w:sz w:val="18"/>
          <w:szCs w:val="18"/>
        </w:rPr>
        <w:t>S</w:t>
      </w:r>
      <w:r>
        <w:rPr>
          <w:rFonts w:ascii="Garamond" w:hAnsi="Garamond"/>
          <w:bCs/>
          <w:sz w:val="18"/>
          <w:szCs w:val="18"/>
        </w:rPr>
        <w:t xml:space="preserve">tock </w:t>
      </w:r>
      <w:r w:rsidRPr="00B12225">
        <w:rPr>
          <w:rFonts w:ascii="Garamond" w:hAnsi="Garamond"/>
          <w:bCs/>
          <w:sz w:val="18"/>
          <w:szCs w:val="18"/>
        </w:rPr>
        <w:t>E</w:t>
      </w:r>
      <w:r>
        <w:rPr>
          <w:rFonts w:ascii="Garamond" w:hAnsi="Garamond"/>
          <w:bCs/>
          <w:sz w:val="18"/>
          <w:szCs w:val="18"/>
        </w:rPr>
        <w:t xml:space="preserve">xchange </w:t>
      </w:r>
    </w:p>
    <w:p w:rsidR="00692DA4" w:rsidRPr="00B12225" w:rsidRDefault="00692DA4" w:rsidP="00692DA4">
      <w:pPr>
        <w:spacing w:line="23" w:lineRule="atLeast"/>
        <w:jc w:val="both"/>
        <w:rPr>
          <w:rFonts w:ascii="Garamond" w:hAnsi="Garamond"/>
          <w:bCs/>
          <w:sz w:val="22"/>
          <w:szCs w:val="22"/>
        </w:rPr>
      </w:pPr>
    </w:p>
    <w:p w:rsidR="00692DA4" w:rsidRPr="00B12225" w:rsidRDefault="00692DA4" w:rsidP="00692DA4">
      <w:pPr>
        <w:spacing w:line="23" w:lineRule="atLeast"/>
        <w:jc w:val="both"/>
        <w:rPr>
          <w:rFonts w:ascii="Garamond" w:hAnsi="Garamond"/>
          <w:b/>
          <w:bCs/>
          <w:szCs w:val="22"/>
        </w:rPr>
      </w:pPr>
      <w:r w:rsidRPr="00B12225">
        <w:rPr>
          <w:rFonts w:ascii="Garamond" w:hAnsi="Garamond"/>
          <w:b/>
          <w:bCs/>
          <w:szCs w:val="22"/>
        </w:rPr>
        <w:t>Table A2: Fund Mobilisation by Issuance of Equity and Bond in Major Exchanges (</w:t>
      </w:r>
      <w:r w:rsidRPr="00AB4ECB">
        <w:rPr>
          <w:rFonts w:ascii="Garamond" w:hAnsi="Garamond"/>
          <w:b/>
          <w:bCs/>
          <w:szCs w:val="22"/>
        </w:rPr>
        <w:t>US</w:t>
      </w:r>
      <w:r>
        <w:rPr>
          <w:rFonts w:ascii="Garamond" w:hAnsi="Garamond"/>
          <w:b/>
          <w:bCs/>
          <w:szCs w:val="22"/>
        </w:rPr>
        <w:t>D</w:t>
      </w:r>
      <w:r w:rsidRPr="00B12225">
        <w:rPr>
          <w:rFonts w:ascii="Garamond" w:hAnsi="Garamond"/>
          <w:b/>
          <w:bCs/>
          <w:szCs w:val="22"/>
        </w:rPr>
        <w:t xml:space="preserve"> </w:t>
      </w:r>
      <w:del w:id="3" w:author="Deepali Dixit" w:date="2020-07-20T09:57:00Z">
        <w:r w:rsidRPr="00B12225" w:rsidDel="00095BC0">
          <w:rPr>
            <w:rFonts w:ascii="Garamond" w:hAnsi="Garamond"/>
            <w:b/>
            <w:bCs/>
            <w:szCs w:val="22"/>
          </w:rPr>
          <w:delText>Million</w:delText>
        </w:r>
      </w:del>
      <w:r>
        <w:rPr>
          <w:rFonts w:ascii="Garamond" w:hAnsi="Garamond"/>
          <w:b/>
          <w:bCs/>
          <w:szCs w:val="22"/>
        </w:rPr>
        <w:t>m</w:t>
      </w:r>
      <w:r w:rsidRPr="00B12225">
        <w:rPr>
          <w:rFonts w:ascii="Garamond" w:hAnsi="Garamond"/>
          <w:b/>
          <w:bCs/>
          <w:szCs w:val="22"/>
        </w:rPr>
        <w:t>illion)</w:t>
      </w:r>
    </w:p>
    <w:tbl>
      <w:tblPr>
        <w:tblW w:w="9995" w:type="dxa"/>
        <w:tblLook w:val="04A0" w:firstRow="1" w:lastRow="0" w:firstColumn="1" w:lastColumn="0" w:noHBand="0" w:noVBand="1"/>
      </w:tblPr>
      <w:tblGrid>
        <w:gridCol w:w="3503"/>
        <w:gridCol w:w="1081"/>
        <w:gridCol w:w="1081"/>
        <w:gridCol w:w="1084"/>
        <w:gridCol w:w="1081"/>
        <w:gridCol w:w="1081"/>
        <w:gridCol w:w="1084"/>
      </w:tblGrid>
      <w:tr w:rsidR="00692DA4" w:rsidRPr="00B12225" w:rsidTr="00053B79">
        <w:trPr>
          <w:trHeight w:val="266"/>
        </w:trPr>
        <w:tc>
          <w:tcPr>
            <w:tcW w:w="3503" w:type="dxa"/>
            <w:tcBorders>
              <w:top w:val="single" w:sz="8" w:space="0" w:color="auto"/>
              <w:left w:val="single" w:sz="8" w:space="0" w:color="auto"/>
              <w:bottom w:val="nil"/>
              <w:right w:val="single" w:sz="8"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Month</w:t>
            </w:r>
          </w:p>
        </w:tc>
        <w:tc>
          <w:tcPr>
            <w:tcW w:w="3246" w:type="dxa"/>
            <w:gridSpan w:val="3"/>
            <w:tcBorders>
              <w:top w:val="single" w:sz="8" w:space="0" w:color="auto"/>
              <w:left w:val="nil"/>
              <w:bottom w:val="nil"/>
              <w:right w:val="single" w:sz="8" w:space="0" w:color="000000"/>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Apr-20</w:t>
            </w:r>
          </w:p>
        </w:tc>
        <w:tc>
          <w:tcPr>
            <w:tcW w:w="3246" w:type="dxa"/>
            <w:gridSpan w:val="3"/>
            <w:tcBorders>
              <w:top w:val="single" w:sz="8" w:space="0" w:color="auto"/>
              <w:left w:val="nil"/>
              <w:bottom w:val="nil"/>
              <w:right w:val="single" w:sz="8" w:space="0" w:color="000000"/>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May-20</w:t>
            </w:r>
          </w:p>
        </w:tc>
      </w:tr>
      <w:tr w:rsidR="00692DA4" w:rsidRPr="00B12225" w:rsidTr="00053B79">
        <w:trPr>
          <w:trHeight w:val="253"/>
        </w:trPr>
        <w:tc>
          <w:tcPr>
            <w:tcW w:w="3503"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Exchange Name</w:t>
            </w:r>
          </w:p>
        </w:tc>
        <w:tc>
          <w:tcPr>
            <w:tcW w:w="1081" w:type="dxa"/>
            <w:tcBorders>
              <w:top w:val="single" w:sz="4" w:space="0" w:color="auto"/>
              <w:left w:val="nil"/>
              <w:bottom w:val="single" w:sz="4" w:space="0" w:color="auto"/>
              <w:right w:val="single" w:sz="4"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Bond</w:t>
            </w:r>
          </w:p>
        </w:tc>
        <w:tc>
          <w:tcPr>
            <w:tcW w:w="1081" w:type="dxa"/>
            <w:tcBorders>
              <w:top w:val="single" w:sz="4" w:space="0" w:color="auto"/>
              <w:left w:val="nil"/>
              <w:bottom w:val="single" w:sz="4" w:space="0" w:color="auto"/>
              <w:right w:val="single" w:sz="4"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Equity</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Total</w:t>
            </w:r>
          </w:p>
        </w:tc>
        <w:tc>
          <w:tcPr>
            <w:tcW w:w="1081" w:type="dxa"/>
            <w:tcBorders>
              <w:top w:val="single" w:sz="4" w:space="0" w:color="auto"/>
              <w:left w:val="nil"/>
              <w:bottom w:val="single" w:sz="4" w:space="0" w:color="auto"/>
              <w:right w:val="single" w:sz="4"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Bond</w:t>
            </w:r>
          </w:p>
        </w:tc>
        <w:tc>
          <w:tcPr>
            <w:tcW w:w="1081" w:type="dxa"/>
            <w:tcBorders>
              <w:top w:val="single" w:sz="4" w:space="0" w:color="auto"/>
              <w:left w:val="nil"/>
              <w:bottom w:val="single" w:sz="4" w:space="0" w:color="auto"/>
              <w:right w:val="single" w:sz="4"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Equity</w:t>
            </w:r>
          </w:p>
        </w:tc>
        <w:tc>
          <w:tcPr>
            <w:tcW w:w="1084" w:type="dxa"/>
            <w:tcBorders>
              <w:top w:val="single" w:sz="4" w:space="0" w:color="auto"/>
              <w:left w:val="nil"/>
              <w:bottom w:val="single" w:sz="4" w:space="0" w:color="auto"/>
              <w:right w:val="single" w:sz="4" w:space="0" w:color="auto"/>
            </w:tcBorders>
            <w:shd w:val="clear" w:color="000000" w:fill="2F5496"/>
            <w:vAlign w:val="center"/>
            <w:hideMark/>
          </w:tcPr>
          <w:p w:rsidR="00692DA4" w:rsidRPr="00B12225" w:rsidRDefault="00692DA4" w:rsidP="00053B79">
            <w:pPr>
              <w:jc w:val="center"/>
              <w:rPr>
                <w:rFonts w:ascii="Garamond" w:eastAsia="Times New Roman" w:hAnsi="Garamond" w:cs="Calibri"/>
                <w:b/>
                <w:bCs/>
                <w:color w:val="FFFFFF"/>
                <w:sz w:val="20"/>
                <w:szCs w:val="20"/>
                <w:lang w:val="en-IN" w:eastAsia="en-IN"/>
              </w:rPr>
            </w:pPr>
            <w:r w:rsidRPr="00B12225">
              <w:rPr>
                <w:rFonts w:ascii="Garamond" w:eastAsia="Times New Roman" w:hAnsi="Garamond" w:cs="Calibri"/>
                <w:b/>
                <w:bCs/>
                <w:color w:val="FFFFFF"/>
                <w:sz w:val="20"/>
                <w:szCs w:val="20"/>
                <w:lang w:val="en-IN" w:eastAsia="en-IN"/>
              </w:rPr>
              <w:t>Total</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B3 - Brasil Bolsa Balcão</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Nasdaq - US</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NYSE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4,666</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4,666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803</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803</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ASX Australian Securities Exchange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68</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8,681</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8,749</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4,986</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5,032</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Hong Kong Exchanges and Clearing</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10,136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2,811</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12,947</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10,359</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2,801</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13,159</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Japan Exchange Group</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5,626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493</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6,119</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6,246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186</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6,432</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Korea Exchange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52,253</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52,253</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60,336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60,336</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National Stock Exchange of India</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40,816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40,816</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64,590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64,590</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Shanghai Stock Exchange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12,612</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12,612</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5,236</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5,236</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Shenzhen Stock Exchange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9,614</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7,037</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16,650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20,633</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4,538</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25,171</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Singapore Exchange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12,948</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12,948</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11,785</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11,785</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BME Spanish Exchanges</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61,633</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1,010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62,643</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42,095</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791</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42,885</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Deutsche Boerse AG</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3,69,729</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3,69,729</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54</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54</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Euronext</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2,091</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2,091</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14,458</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14,458</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Johannesburg Stock Exchange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2,200</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2,208</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2,575</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37</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2,612</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LSE Group</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1,47,167</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4,158</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1,51,325</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1,03,977</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7,490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1,11,467</w:t>
            </w:r>
          </w:p>
        </w:tc>
      </w:tr>
      <w:tr w:rsidR="00692DA4" w:rsidRPr="00B12225" w:rsidTr="00053B79">
        <w:trPr>
          <w:trHeight w:val="266"/>
        </w:trPr>
        <w:tc>
          <w:tcPr>
            <w:tcW w:w="3503" w:type="dxa"/>
            <w:tcBorders>
              <w:top w:val="nil"/>
              <w:left w:val="single" w:sz="4" w:space="0" w:color="auto"/>
              <w:bottom w:val="single" w:sz="4" w:space="0" w:color="auto"/>
              <w:right w:val="single" w:sz="4" w:space="0" w:color="auto"/>
            </w:tcBorders>
            <w:shd w:val="clear" w:color="auto" w:fill="auto"/>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Moscow Exchange</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17,755</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17,772</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14,535</w:t>
            </w:r>
          </w:p>
        </w:tc>
        <w:tc>
          <w:tcPr>
            <w:tcW w:w="1081"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84" w:type="dxa"/>
            <w:tcBorders>
              <w:top w:val="nil"/>
              <w:left w:val="nil"/>
              <w:bottom w:val="single" w:sz="4" w:space="0" w:color="auto"/>
              <w:right w:val="single" w:sz="4"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14,535</w:t>
            </w:r>
          </w:p>
        </w:tc>
      </w:tr>
      <w:tr w:rsidR="00692DA4" w:rsidRPr="00B12225" w:rsidTr="00053B79">
        <w:trPr>
          <w:trHeight w:val="253"/>
        </w:trPr>
        <w:tc>
          <w:tcPr>
            <w:tcW w:w="3503" w:type="dxa"/>
            <w:tcBorders>
              <w:top w:val="nil"/>
              <w:left w:val="single" w:sz="4" w:space="0" w:color="auto"/>
              <w:bottom w:val="single" w:sz="4" w:space="0" w:color="auto"/>
              <w:right w:val="single" w:sz="4" w:space="0" w:color="auto"/>
            </w:tcBorders>
            <w:shd w:val="clear" w:color="000000" w:fill="BDD6EE"/>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Grand Total</w:t>
            </w:r>
          </w:p>
        </w:tc>
        <w:tc>
          <w:tcPr>
            <w:tcW w:w="1081" w:type="dxa"/>
            <w:tcBorders>
              <w:top w:val="nil"/>
              <w:left w:val="nil"/>
              <w:bottom w:val="single" w:sz="4" w:space="0" w:color="auto"/>
              <w:right w:val="single" w:sz="4" w:space="0" w:color="auto"/>
            </w:tcBorders>
            <w:shd w:val="clear" w:color="000000" w:fill="BDD6EE"/>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7,29,943</w:t>
            </w:r>
          </w:p>
        </w:tc>
        <w:tc>
          <w:tcPr>
            <w:tcW w:w="1081" w:type="dxa"/>
            <w:tcBorders>
              <w:top w:val="nil"/>
              <w:left w:val="nil"/>
              <w:bottom w:val="single" w:sz="4" w:space="0" w:color="auto"/>
              <w:right w:val="single" w:sz="4" w:space="0" w:color="auto"/>
            </w:tcBorders>
            <w:shd w:val="clear" w:color="000000" w:fill="BDD6EE"/>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43,586</w:t>
            </w:r>
          </w:p>
        </w:tc>
        <w:tc>
          <w:tcPr>
            <w:tcW w:w="1084" w:type="dxa"/>
            <w:tcBorders>
              <w:top w:val="nil"/>
              <w:left w:val="nil"/>
              <w:bottom w:val="single" w:sz="4" w:space="0" w:color="auto"/>
              <w:right w:val="single" w:sz="4" w:space="0" w:color="auto"/>
            </w:tcBorders>
            <w:shd w:val="clear" w:color="000000" w:fill="BDD6EE"/>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7,73,529</w:t>
            </w:r>
          </w:p>
        </w:tc>
        <w:tc>
          <w:tcPr>
            <w:tcW w:w="1081" w:type="dxa"/>
            <w:tcBorders>
              <w:top w:val="nil"/>
              <w:left w:val="nil"/>
              <w:bottom w:val="single" w:sz="4" w:space="0" w:color="auto"/>
              <w:right w:val="single" w:sz="4" w:space="0" w:color="auto"/>
            </w:tcBorders>
            <w:shd w:val="clear" w:color="000000" w:fill="BDD6EE"/>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3,37,176</w:t>
            </w:r>
          </w:p>
        </w:tc>
        <w:tc>
          <w:tcPr>
            <w:tcW w:w="1081" w:type="dxa"/>
            <w:tcBorders>
              <w:top w:val="nil"/>
              <w:left w:val="nil"/>
              <w:bottom w:val="single" w:sz="4" w:space="0" w:color="auto"/>
              <w:right w:val="single" w:sz="4" w:space="0" w:color="auto"/>
            </w:tcBorders>
            <w:shd w:val="clear" w:color="000000" w:fill="BDD6EE"/>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41,379</w:t>
            </w:r>
          </w:p>
        </w:tc>
        <w:tc>
          <w:tcPr>
            <w:tcW w:w="1084" w:type="dxa"/>
            <w:tcBorders>
              <w:top w:val="nil"/>
              <w:left w:val="nil"/>
              <w:bottom w:val="single" w:sz="4" w:space="0" w:color="auto"/>
              <w:right w:val="single" w:sz="4" w:space="0" w:color="auto"/>
            </w:tcBorders>
            <w:shd w:val="clear" w:color="000000" w:fill="BDD6EE"/>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3,78,555</w:t>
            </w:r>
          </w:p>
        </w:tc>
      </w:tr>
    </w:tbl>
    <w:p w:rsidR="00692DA4" w:rsidRPr="00B12225" w:rsidRDefault="00692DA4" w:rsidP="00692DA4">
      <w:pPr>
        <w:rPr>
          <w:rFonts w:ascii="Garamond" w:hAnsi="Garamond"/>
          <w:bCs/>
          <w:sz w:val="18"/>
          <w:szCs w:val="18"/>
        </w:rPr>
      </w:pPr>
      <w:r w:rsidRPr="00B12225">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692DA4" w:rsidRPr="00B12225" w:rsidRDefault="00692DA4" w:rsidP="00692DA4">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Australian Securities Exchange: including investment funds</w:t>
      </w:r>
    </w:p>
    <w:p w:rsidR="00692DA4" w:rsidRPr="00B12225" w:rsidRDefault="00692DA4" w:rsidP="00692DA4">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 xml:space="preserve">BME: Including investment companies listed (open-end investment companies). </w:t>
      </w:r>
    </w:p>
    <w:p w:rsidR="00692DA4" w:rsidRPr="00B12225" w:rsidRDefault="00692DA4" w:rsidP="00692DA4">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Euronext: includes Belgium, England, France, Netherlands and Portugal</w:t>
      </w:r>
    </w:p>
    <w:p w:rsidR="00692DA4" w:rsidRPr="00B12225" w:rsidRDefault="00692DA4" w:rsidP="00692DA4">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Korea Exchange: including Kosdaq market data</w:t>
      </w:r>
    </w:p>
    <w:p w:rsidR="00692DA4" w:rsidRPr="00B12225" w:rsidRDefault="00692DA4" w:rsidP="00692DA4">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LSE Group: includes London Stock Exchange and BorsaItaliana</w:t>
      </w:r>
    </w:p>
    <w:p w:rsidR="00692DA4" w:rsidRPr="00B12225" w:rsidRDefault="00692DA4" w:rsidP="00692DA4">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Nasdaq Nordic Exchanges include Copenhagen, Helsinki, Iceland, Stockholm, Tallinn, Riga and Vilnius Stock Exchanges</w:t>
      </w:r>
    </w:p>
    <w:p w:rsidR="00692DA4" w:rsidRPr="00B12225" w:rsidRDefault="00692DA4" w:rsidP="00692DA4">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NSE India: including “Emerge” market data</w:t>
      </w:r>
    </w:p>
    <w:p w:rsidR="00692DA4" w:rsidRPr="00B12225" w:rsidRDefault="00692DA4" w:rsidP="00692DA4">
      <w:pPr>
        <w:outlineLvl w:val="0"/>
        <w:rPr>
          <w:rFonts w:ascii="Garamond" w:hAnsi="Garamond"/>
          <w:bCs/>
          <w:sz w:val="18"/>
          <w:szCs w:val="18"/>
        </w:rPr>
      </w:pPr>
      <w:r w:rsidRPr="00B12225">
        <w:rPr>
          <w:rFonts w:ascii="Garamond" w:hAnsi="Garamond"/>
          <w:bCs/>
          <w:sz w:val="18"/>
          <w:szCs w:val="18"/>
        </w:rPr>
        <w:t>NA = Not Available</w:t>
      </w:r>
    </w:p>
    <w:p w:rsidR="00692DA4" w:rsidRPr="00B12225" w:rsidRDefault="00692DA4" w:rsidP="00692DA4">
      <w:pPr>
        <w:spacing w:line="23" w:lineRule="atLeast"/>
        <w:rPr>
          <w:rFonts w:ascii="Garamond" w:hAnsi="Garamond"/>
          <w:bCs/>
          <w:sz w:val="18"/>
          <w:szCs w:val="18"/>
        </w:rPr>
      </w:pPr>
      <w:r w:rsidRPr="00B12225">
        <w:rPr>
          <w:rFonts w:ascii="Garamond" w:hAnsi="Garamond"/>
          <w:bCs/>
          <w:sz w:val="18"/>
          <w:szCs w:val="18"/>
        </w:rPr>
        <w:lastRenderedPageBreak/>
        <w:t>Source: World Federation of Exchanges</w:t>
      </w:r>
    </w:p>
    <w:p w:rsidR="00692DA4" w:rsidRPr="00B12225" w:rsidRDefault="00692DA4" w:rsidP="00692DA4">
      <w:pPr>
        <w:rPr>
          <w:rFonts w:ascii="Garamond" w:hAnsi="Garamond"/>
          <w:bCs/>
          <w:sz w:val="22"/>
          <w:szCs w:val="22"/>
        </w:rPr>
      </w:pPr>
    </w:p>
    <w:p w:rsidR="00692DA4" w:rsidRPr="00B12225" w:rsidRDefault="00692DA4" w:rsidP="00692DA4">
      <w:pPr>
        <w:rPr>
          <w:rFonts w:ascii="Garamond" w:hAnsi="Garamond"/>
          <w:bCs/>
          <w:strike/>
          <w:sz w:val="22"/>
          <w:szCs w:val="22"/>
        </w:rPr>
      </w:pPr>
    </w:p>
    <w:p w:rsidR="00692DA4" w:rsidRPr="00B12225" w:rsidRDefault="00692DA4" w:rsidP="00692DA4">
      <w:pPr>
        <w:spacing w:line="23" w:lineRule="atLeast"/>
        <w:jc w:val="both"/>
        <w:outlineLvl w:val="0"/>
        <w:rPr>
          <w:rFonts w:ascii="Garamond" w:hAnsi="Garamond"/>
          <w:b/>
          <w:bCs/>
          <w:szCs w:val="22"/>
        </w:rPr>
      </w:pPr>
      <w:r w:rsidRPr="00B12225">
        <w:rPr>
          <w:rFonts w:ascii="Garamond" w:hAnsi="Garamond"/>
          <w:b/>
          <w:bCs/>
          <w:szCs w:val="22"/>
        </w:rPr>
        <w:t>Table A3: Domestic Market Capitalisation of Major Exchanges (USD million)</w:t>
      </w:r>
    </w:p>
    <w:tbl>
      <w:tblPr>
        <w:tblW w:w="6948" w:type="dxa"/>
        <w:tblLook w:val="04A0" w:firstRow="1" w:lastRow="0" w:firstColumn="1" w:lastColumn="0" w:noHBand="0" w:noVBand="1"/>
      </w:tblPr>
      <w:tblGrid>
        <w:gridCol w:w="1042"/>
        <w:gridCol w:w="1802"/>
        <w:gridCol w:w="1368"/>
        <w:gridCol w:w="1368"/>
        <w:gridCol w:w="1368"/>
      </w:tblGrid>
      <w:tr w:rsidR="00692DA4" w:rsidRPr="00B12225" w:rsidTr="00053B79">
        <w:trPr>
          <w:trHeight w:val="242"/>
        </w:trPr>
        <w:tc>
          <w:tcPr>
            <w:tcW w:w="104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92DA4" w:rsidRPr="00B12225" w:rsidRDefault="00692DA4" w:rsidP="00053B79">
            <w:pPr>
              <w:jc w:val="center"/>
              <w:rPr>
                <w:rFonts w:ascii="Garamond" w:eastAsia="Times New Roman" w:hAnsi="Garamond" w:cs="Calibri"/>
                <w:b/>
                <w:bCs/>
                <w:color w:val="000000"/>
                <w:sz w:val="18"/>
                <w:szCs w:val="18"/>
                <w:lang w:val="en-IN" w:eastAsia="en-IN"/>
              </w:rPr>
            </w:pPr>
            <w:r w:rsidRPr="00B12225">
              <w:rPr>
                <w:rFonts w:ascii="Garamond" w:eastAsia="Times New Roman" w:hAnsi="Garamond" w:cs="Calibri"/>
                <w:b/>
                <w:bCs/>
                <w:color w:val="000000"/>
                <w:sz w:val="18"/>
                <w:szCs w:val="18"/>
                <w:lang w:val="en-IN" w:eastAsia="en-IN"/>
              </w:rPr>
              <w:t>Markets</w:t>
            </w:r>
          </w:p>
        </w:tc>
        <w:tc>
          <w:tcPr>
            <w:tcW w:w="1802" w:type="dxa"/>
            <w:tcBorders>
              <w:top w:val="single" w:sz="8" w:space="0" w:color="auto"/>
              <w:left w:val="nil"/>
              <w:bottom w:val="single" w:sz="8" w:space="0" w:color="auto"/>
              <w:right w:val="single" w:sz="8" w:space="0" w:color="auto"/>
            </w:tcBorders>
            <w:shd w:val="clear" w:color="000000" w:fill="B4C6E7"/>
            <w:noWrap/>
            <w:vAlign w:val="center"/>
            <w:hideMark/>
          </w:tcPr>
          <w:p w:rsidR="00692DA4" w:rsidRPr="00B12225" w:rsidRDefault="00692DA4" w:rsidP="00053B79">
            <w:pPr>
              <w:jc w:val="center"/>
              <w:rPr>
                <w:rFonts w:ascii="Garamond" w:eastAsia="Times New Roman" w:hAnsi="Garamond" w:cs="Calibri"/>
                <w:b/>
                <w:bCs/>
                <w:color w:val="000000"/>
                <w:sz w:val="18"/>
                <w:szCs w:val="18"/>
                <w:lang w:val="en-IN" w:eastAsia="en-IN"/>
              </w:rPr>
            </w:pPr>
            <w:r w:rsidRPr="00B12225">
              <w:rPr>
                <w:rFonts w:ascii="Garamond" w:eastAsia="Times New Roman" w:hAnsi="Garamond" w:cs="Calibri"/>
                <w:b/>
                <w:bCs/>
                <w:color w:val="000000"/>
                <w:sz w:val="18"/>
                <w:szCs w:val="18"/>
                <w:lang w:val="en-IN" w:eastAsia="en-IN"/>
              </w:rPr>
              <w:t>Country</w:t>
            </w:r>
          </w:p>
        </w:tc>
        <w:tc>
          <w:tcPr>
            <w:tcW w:w="1368" w:type="dxa"/>
            <w:tcBorders>
              <w:top w:val="single" w:sz="8" w:space="0" w:color="auto"/>
              <w:left w:val="nil"/>
              <w:bottom w:val="single" w:sz="8" w:space="0" w:color="auto"/>
              <w:right w:val="single" w:sz="8" w:space="0" w:color="auto"/>
            </w:tcBorders>
            <w:shd w:val="clear" w:color="000000" w:fill="B4C6E7"/>
            <w:noWrap/>
            <w:vAlign w:val="center"/>
            <w:hideMark/>
          </w:tcPr>
          <w:p w:rsidR="00692DA4" w:rsidRPr="00B12225" w:rsidRDefault="00692DA4" w:rsidP="00053B79">
            <w:pPr>
              <w:jc w:val="center"/>
              <w:rPr>
                <w:rFonts w:ascii="Garamond" w:eastAsia="Times New Roman" w:hAnsi="Garamond" w:cs="Calibri"/>
                <w:b/>
                <w:bCs/>
                <w:color w:val="000000"/>
                <w:sz w:val="18"/>
                <w:szCs w:val="18"/>
                <w:lang w:val="en-IN" w:eastAsia="en-IN"/>
              </w:rPr>
            </w:pPr>
            <w:r w:rsidRPr="00B12225">
              <w:rPr>
                <w:rFonts w:ascii="Garamond" w:eastAsia="Times New Roman" w:hAnsi="Garamond" w:cs="Calibri"/>
                <w:b/>
                <w:bCs/>
                <w:color w:val="000000"/>
                <w:sz w:val="18"/>
                <w:szCs w:val="18"/>
                <w:lang w:val="en-IN" w:eastAsia="en-IN"/>
              </w:rPr>
              <w:t>Apr-20</w:t>
            </w:r>
          </w:p>
        </w:tc>
        <w:tc>
          <w:tcPr>
            <w:tcW w:w="1368" w:type="dxa"/>
            <w:tcBorders>
              <w:top w:val="single" w:sz="8" w:space="0" w:color="auto"/>
              <w:left w:val="nil"/>
              <w:bottom w:val="single" w:sz="8" w:space="0" w:color="auto"/>
              <w:right w:val="single" w:sz="8" w:space="0" w:color="auto"/>
            </w:tcBorders>
            <w:shd w:val="clear" w:color="000000" w:fill="B4C6E7"/>
            <w:noWrap/>
            <w:vAlign w:val="center"/>
            <w:hideMark/>
          </w:tcPr>
          <w:p w:rsidR="00692DA4" w:rsidRPr="00B12225" w:rsidRDefault="00692DA4" w:rsidP="00053B79">
            <w:pPr>
              <w:jc w:val="center"/>
              <w:rPr>
                <w:rFonts w:ascii="Garamond" w:eastAsia="Times New Roman" w:hAnsi="Garamond" w:cs="Calibri"/>
                <w:b/>
                <w:bCs/>
                <w:color w:val="000000"/>
                <w:sz w:val="18"/>
                <w:szCs w:val="18"/>
                <w:lang w:val="en-IN" w:eastAsia="en-IN"/>
              </w:rPr>
            </w:pPr>
            <w:r w:rsidRPr="00B12225">
              <w:rPr>
                <w:rFonts w:ascii="Garamond" w:eastAsia="Times New Roman" w:hAnsi="Garamond" w:cs="Calibri"/>
                <w:b/>
                <w:bCs/>
                <w:color w:val="000000"/>
                <w:sz w:val="18"/>
                <w:szCs w:val="18"/>
                <w:lang w:val="en-IN" w:eastAsia="en-IN"/>
              </w:rPr>
              <w:t>May-20</w:t>
            </w:r>
          </w:p>
        </w:tc>
        <w:tc>
          <w:tcPr>
            <w:tcW w:w="1368" w:type="dxa"/>
            <w:tcBorders>
              <w:top w:val="single" w:sz="8" w:space="0" w:color="auto"/>
              <w:left w:val="nil"/>
              <w:bottom w:val="single" w:sz="8" w:space="0" w:color="auto"/>
              <w:right w:val="single" w:sz="8" w:space="0" w:color="auto"/>
            </w:tcBorders>
            <w:shd w:val="clear" w:color="000000" w:fill="B4C6E7"/>
            <w:noWrap/>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r w:rsidRPr="00B12225">
              <w:rPr>
                <w:rFonts w:ascii="Garamond" w:eastAsia="Times New Roman" w:hAnsi="Garamond" w:cs="Calibri"/>
                <w:b/>
                <w:bCs/>
                <w:color w:val="000000"/>
                <w:sz w:val="18"/>
                <w:szCs w:val="18"/>
                <w:lang w:val="en-IN" w:eastAsia="en-IN"/>
              </w:rPr>
              <w:t>% Change MoM</w:t>
            </w:r>
          </w:p>
        </w:tc>
      </w:tr>
      <w:tr w:rsidR="00692DA4" w:rsidRPr="00B12225" w:rsidTr="00053B79">
        <w:trPr>
          <w:trHeight w:val="242"/>
        </w:trPr>
        <w:tc>
          <w:tcPr>
            <w:tcW w:w="1042"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692DA4" w:rsidRPr="00B12225" w:rsidRDefault="00692DA4" w:rsidP="00053B79">
            <w:pPr>
              <w:jc w:val="center"/>
              <w:rPr>
                <w:rFonts w:ascii="Garamond" w:eastAsia="Times New Roman" w:hAnsi="Garamond" w:cs="Calibri"/>
                <w:b/>
                <w:bCs/>
                <w:color w:val="000000"/>
                <w:sz w:val="18"/>
                <w:szCs w:val="18"/>
                <w:lang w:val="en-IN" w:eastAsia="en-IN"/>
              </w:rPr>
            </w:pPr>
            <w:r w:rsidRPr="00B12225">
              <w:rPr>
                <w:rFonts w:ascii="Garamond" w:eastAsia="Times New Roman" w:hAnsi="Garamond" w:cs="Calibri"/>
                <w:b/>
                <w:bCs/>
                <w:color w:val="000000"/>
                <w:sz w:val="18"/>
                <w:szCs w:val="18"/>
                <w:lang w:val="en-IN" w:eastAsia="en-IN"/>
              </w:rPr>
              <w:t>Developed Markets</w:t>
            </w: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USA</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32343.6</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32797.6</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1.4</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UK</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2587.2</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2669.9</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3.2</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Germany</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2020.7</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2087.1</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3.3</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France</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550.8</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568.9</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3.3</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Japan</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5767.5</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5742.4</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-0.4</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Singapore</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364.7</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381.8</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4.7</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Hong Kong</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4880.2</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5207.1</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6.7</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South Korea</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1274.0</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1365.7</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7.2</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Australia</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1157.4</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1245.2</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7.6</w:t>
            </w:r>
          </w:p>
        </w:tc>
      </w:tr>
      <w:tr w:rsidR="00692DA4" w:rsidRPr="00B12225" w:rsidTr="00053B79">
        <w:trPr>
          <w:trHeight w:val="242"/>
        </w:trPr>
        <w:tc>
          <w:tcPr>
            <w:tcW w:w="1042"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692DA4" w:rsidRPr="00B12225" w:rsidRDefault="00692DA4" w:rsidP="00053B79">
            <w:pPr>
              <w:jc w:val="center"/>
              <w:rPr>
                <w:rFonts w:ascii="Garamond" w:eastAsia="Times New Roman" w:hAnsi="Garamond" w:cs="Calibri"/>
                <w:b/>
                <w:bCs/>
                <w:color w:val="000000"/>
                <w:sz w:val="18"/>
                <w:szCs w:val="18"/>
                <w:lang w:val="en-IN" w:eastAsia="en-IN"/>
              </w:rPr>
            </w:pPr>
            <w:r w:rsidRPr="00B12225">
              <w:rPr>
                <w:rFonts w:ascii="Garamond" w:eastAsia="Times New Roman" w:hAnsi="Garamond" w:cs="Calibri"/>
                <w:b/>
                <w:bCs/>
                <w:color w:val="000000"/>
                <w:sz w:val="18"/>
                <w:szCs w:val="18"/>
                <w:lang w:val="en-IN" w:eastAsia="en-IN"/>
              </w:rPr>
              <w:t>BRICS</w:t>
            </w: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Brazil</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632.1</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687.7</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8.8</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Russia</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596.4</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584.1</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-2.1</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India</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1653.3</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1814.8</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9.8</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China</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7443.2</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8184.2</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10.0</w:t>
            </w:r>
          </w:p>
        </w:tc>
      </w:tr>
      <w:tr w:rsidR="00692DA4" w:rsidRPr="00B12225" w:rsidTr="00053B79">
        <w:trPr>
          <w:trHeight w:val="242"/>
        </w:trPr>
        <w:tc>
          <w:tcPr>
            <w:tcW w:w="1042" w:type="dxa"/>
            <w:vMerge/>
            <w:tcBorders>
              <w:top w:val="nil"/>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692DA4" w:rsidRPr="00B12225" w:rsidRDefault="00692DA4" w:rsidP="00053B79">
            <w:pPr>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South Africa</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288.3</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308.7</w:t>
            </w:r>
          </w:p>
        </w:tc>
        <w:tc>
          <w:tcPr>
            <w:tcW w:w="1368" w:type="dxa"/>
            <w:tcBorders>
              <w:top w:val="nil"/>
              <w:left w:val="nil"/>
              <w:bottom w:val="single" w:sz="8" w:space="0" w:color="auto"/>
              <w:right w:val="single" w:sz="8" w:space="0" w:color="auto"/>
            </w:tcBorders>
            <w:shd w:val="clear" w:color="auto" w:fill="auto"/>
            <w:noWrap/>
            <w:hideMark/>
          </w:tcPr>
          <w:p w:rsidR="00692DA4" w:rsidRPr="00B12225" w:rsidRDefault="00692DA4" w:rsidP="00053B79">
            <w:pPr>
              <w:jc w:val="right"/>
              <w:rPr>
                <w:rFonts w:ascii="Garamond" w:eastAsia="Times New Roman" w:hAnsi="Garamond" w:cs="Calibri"/>
                <w:color w:val="000000"/>
                <w:sz w:val="18"/>
                <w:szCs w:val="18"/>
                <w:lang w:val="en-IN" w:eastAsia="en-IN"/>
              </w:rPr>
            </w:pPr>
            <w:r w:rsidRPr="00B12225">
              <w:rPr>
                <w:rFonts w:ascii="Garamond" w:eastAsia="Times New Roman" w:hAnsi="Garamond" w:cs="Calibri"/>
                <w:color w:val="000000"/>
                <w:sz w:val="18"/>
                <w:szCs w:val="18"/>
                <w:lang w:val="en-IN" w:eastAsia="en-IN"/>
              </w:rPr>
              <w:t>7.1</w:t>
            </w:r>
          </w:p>
        </w:tc>
      </w:tr>
    </w:tbl>
    <w:p w:rsidR="00692DA4" w:rsidRPr="00B12225" w:rsidRDefault="00692DA4" w:rsidP="00692DA4">
      <w:pPr>
        <w:spacing w:line="23" w:lineRule="atLeast"/>
        <w:jc w:val="both"/>
        <w:outlineLvl w:val="0"/>
        <w:rPr>
          <w:rFonts w:ascii="Garamond" w:hAnsi="Garamond"/>
          <w:bCs/>
          <w:color w:val="000000" w:themeColor="text1"/>
          <w:sz w:val="22"/>
          <w:szCs w:val="22"/>
        </w:rPr>
      </w:pPr>
      <w:r w:rsidRPr="00B12225">
        <w:rPr>
          <w:rFonts w:ascii="Garamond" w:hAnsi="Garamond"/>
          <w:bCs/>
          <w:sz w:val="18"/>
          <w:szCs w:val="18"/>
        </w:rPr>
        <w:t>Source: Bloomberg</w:t>
      </w:r>
    </w:p>
    <w:p w:rsidR="00692DA4" w:rsidRPr="00B12225" w:rsidRDefault="00692DA4" w:rsidP="00692DA4">
      <w:pPr>
        <w:spacing w:line="23" w:lineRule="atLeast"/>
        <w:jc w:val="both"/>
        <w:outlineLvl w:val="0"/>
        <w:rPr>
          <w:rFonts w:ascii="Garamond" w:hAnsi="Garamond"/>
          <w:bCs/>
          <w:strike/>
          <w:sz w:val="22"/>
          <w:szCs w:val="22"/>
        </w:rPr>
      </w:pPr>
    </w:p>
    <w:p w:rsidR="00692DA4" w:rsidRPr="00B12225" w:rsidRDefault="00692DA4" w:rsidP="00692DA4">
      <w:pPr>
        <w:rPr>
          <w:rFonts w:ascii="Garamond" w:hAnsi="Garamond"/>
          <w:bCs/>
          <w:strike/>
          <w:sz w:val="22"/>
          <w:szCs w:val="22"/>
        </w:rPr>
      </w:pPr>
      <w:r w:rsidRPr="00B12225">
        <w:rPr>
          <w:rFonts w:ascii="Garamond" w:hAnsi="Garamond"/>
          <w:bCs/>
          <w:strike/>
          <w:sz w:val="22"/>
          <w:szCs w:val="22"/>
        </w:rPr>
        <w:br w:type="page"/>
      </w:r>
    </w:p>
    <w:p w:rsidR="00692DA4" w:rsidRPr="00B12225" w:rsidRDefault="00692DA4" w:rsidP="00692DA4">
      <w:pPr>
        <w:spacing w:line="23" w:lineRule="atLeast"/>
        <w:jc w:val="both"/>
        <w:outlineLvl w:val="0"/>
        <w:rPr>
          <w:rFonts w:ascii="Garamond" w:hAnsi="Garamond"/>
          <w:b/>
          <w:bCs/>
          <w:szCs w:val="22"/>
        </w:rPr>
      </w:pPr>
      <w:r w:rsidRPr="00B12225">
        <w:rPr>
          <w:rFonts w:ascii="Garamond" w:hAnsi="Garamond"/>
          <w:b/>
          <w:bCs/>
          <w:szCs w:val="22"/>
        </w:rPr>
        <w:lastRenderedPageBreak/>
        <w:t>Table A4: Stock Futures and Stock Options Traded in Major Exchanges</w:t>
      </w:r>
    </w:p>
    <w:p w:rsidR="00692DA4" w:rsidRPr="00B12225" w:rsidRDefault="00692DA4" w:rsidP="00692DA4">
      <w:pPr>
        <w:spacing w:line="23" w:lineRule="atLeast"/>
        <w:ind w:right="674"/>
        <w:jc w:val="right"/>
        <w:outlineLvl w:val="0"/>
        <w:rPr>
          <w:rFonts w:ascii="Garamond" w:hAnsi="Garamond"/>
          <w:bCs/>
          <w:sz w:val="22"/>
          <w:szCs w:val="22"/>
        </w:rPr>
      </w:pPr>
      <w:r w:rsidRPr="00B12225">
        <w:rPr>
          <w:rFonts w:ascii="Garamond" w:hAnsi="Garamond"/>
          <w:bCs/>
          <w:sz w:val="22"/>
          <w:szCs w:val="22"/>
        </w:rPr>
        <w:t>Notional Turnover in (</w:t>
      </w:r>
      <w:r w:rsidRPr="002A6A5A">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208" w:type="dxa"/>
        <w:tblLook w:val="04A0" w:firstRow="1" w:lastRow="0" w:firstColumn="1" w:lastColumn="0" w:noHBand="0" w:noVBand="1"/>
      </w:tblPr>
      <w:tblGrid>
        <w:gridCol w:w="2453"/>
        <w:gridCol w:w="1202"/>
        <w:gridCol w:w="1010"/>
        <w:gridCol w:w="1123"/>
        <w:gridCol w:w="1202"/>
        <w:gridCol w:w="1002"/>
        <w:gridCol w:w="1216"/>
      </w:tblGrid>
      <w:tr w:rsidR="00692DA4" w:rsidRPr="00B12225" w:rsidTr="00053B79">
        <w:trPr>
          <w:trHeight w:val="266"/>
        </w:trPr>
        <w:tc>
          <w:tcPr>
            <w:tcW w:w="2471"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Exchange</w:t>
            </w:r>
          </w:p>
        </w:tc>
        <w:tc>
          <w:tcPr>
            <w:tcW w:w="6737" w:type="dxa"/>
            <w:gridSpan w:val="6"/>
            <w:tcBorders>
              <w:top w:val="single" w:sz="8" w:space="0" w:color="auto"/>
              <w:left w:val="nil"/>
              <w:bottom w:val="single" w:sz="8" w:space="0" w:color="auto"/>
              <w:right w:val="single" w:sz="8" w:space="0" w:color="000000"/>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May-20</w:t>
            </w:r>
          </w:p>
        </w:tc>
      </w:tr>
      <w:tr w:rsidR="00692DA4" w:rsidRPr="00B12225" w:rsidTr="00053B79">
        <w:trPr>
          <w:trHeight w:val="266"/>
        </w:trPr>
        <w:tc>
          <w:tcPr>
            <w:tcW w:w="2471" w:type="dxa"/>
            <w:vMerge/>
            <w:tcBorders>
              <w:top w:val="single" w:sz="8" w:space="0" w:color="auto"/>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3335" w:type="dxa"/>
            <w:gridSpan w:val="3"/>
            <w:tcBorders>
              <w:top w:val="single" w:sz="8" w:space="0" w:color="auto"/>
              <w:left w:val="nil"/>
              <w:bottom w:val="single" w:sz="8" w:space="0" w:color="auto"/>
              <w:right w:val="single" w:sz="8" w:space="0" w:color="000000"/>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Single </w:t>
            </w:r>
            <w:r>
              <w:rPr>
                <w:rFonts w:ascii="Garamond" w:eastAsia="Times New Roman" w:hAnsi="Garamond" w:cs="Calibri"/>
                <w:b/>
                <w:bCs/>
                <w:color w:val="000000"/>
                <w:sz w:val="20"/>
                <w:szCs w:val="20"/>
                <w:lang w:val="en-IN" w:eastAsia="en-IN"/>
              </w:rPr>
              <w:t>S</w:t>
            </w:r>
            <w:r w:rsidRPr="00B12225">
              <w:rPr>
                <w:rFonts w:ascii="Garamond" w:eastAsia="Times New Roman" w:hAnsi="Garamond" w:cs="Calibri"/>
                <w:b/>
                <w:bCs/>
                <w:color w:val="000000"/>
                <w:sz w:val="20"/>
                <w:szCs w:val="20"/>
                <w:lang w:val="en-IN" w:eastAsia="en-IN"/>
              </w:rPr>
              <w:t xml:space="preserve">tock </w:t>
            </w:r>
            <w:r>
              <w:rPr>
                <w:rFonts w:ascii="Garamond" w:eastAsia="Times New Roman" w:hAnsi="Garamond" w:cs="Calibri"/>
                <w:b/>
                <w:bCs/>
                <w:color w:val="000000"/>
                <w:sz w:val="20"/>
                <w:szCs w:val="20"/>
                <w:lang w:val="en-IN" w:eastAsia="en-IN"/>
              </w:rPr>
              <w:t>F</w:t>
            </w:r>
            <w:r w:rsidRPr="00B12225">
              <w:rPr>
                <w:rFonts w:ascii="Garamond" w:eastAsia="Times New Roman" w:hAnsi="Garamond" w:cs="Calibri"/>
                <w:b/>
                <w:bCs/>
                <w:color w:val="000000"/>
                <w:sz w:val="20"/>
                <w:szCs w:val="20"/>
                <w:lang w:val="en-IN" w:eastAsia="en-IN"/>
              </w:rPr>
              <w:t>utures</w:t>
            </w:r>
          </w:p>
        </w:tc>
        <w:tc>
          <w:tcPr>
            <w:tcW w:w="3402" w:type="dxa"/>
            <w:gridSpan w:val="3"/>
            <w:tcBorders>
              <w:top w:val="single" w:sz="8" w:space="0" w:color="auto"/>
              <w:left w:val="nil"/>
              <w:bottom w:val="single" w:sz="8" w:space="0" w:color="auto"/>
              <w:right w:val="single" w:sz="8" w:space="0" w:color="000000"/>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Single </w:t>
            </w:r>
            <w:r>
              <w:rPr>
                <w:rFonts w:ascii="Garamond" w:eastAsia="Times New Roman" w:hAnsi="Garamond" w:cs="Calibri"/>
                <w:b/>
                <w:bCs/>
                <w:color w:val="000000"/>
                <w:sz w:val="20"/>
                <w:szCs w:val="20"/>
                <w:lang w:val="en-IN" w:eastAsia="en-IN"/>
              </w:rPr>
              <w:t>S</w:t>
            </w:r>
            <w:r w:rsidRPr="00B12225">
              <w:rPr>
                <w:rFonts w:ascii="Garamond" w:eastAsia="Times New Roman" w:hAnsi="Garamond" w:cs="Calibri"/>
                <w:b/>
                <w:bCs/>
                <w:color w:val="000000"/>
                <w:sz w:val="20"/>
                <w:szCs w:val="20"/>
                <w:lang w:val="en-IN" w:eastAsia="en-IN"/>
              </w:rPr>
              <w:t xml:space="preserve">tock </w:t>
            </w:r>
            <w:r>
              <w:rPr>
                <w:rFonts w:ascii="Garamond" w:eastAsia="Times New Roman" w:hAnsi="Garamond" w:cs="Calibri"/>
                <w:b/>
                <w:bCs/>
                <w:color w:val="000000"/>
                <w:sz w:val="20"/>
                <w:szCs w:val="20"/>
                <w:lang w:val="en-IN" w:eastAsia="en-IN"/>
              </w:rPr>
              <w:t>O</w:t>
            </w:r>
            <w:r w:rsidRPr="00B12225">
              <w:rPr>
                <w:rFonts w:ascii="Garamond" w:eastAsia="Times New Roman" w:hAnsi="Garamond" w:cs="Calibri"/>
                <w:b/>
                <w:bCs/>
                <w:color w:val="000000"/>
                <w:sz w:val="20"/>
                <w:szCs w:val="20"/>
                <w:lang w:val="en-IN" w:eastAsia="en-IN"/>
              </w:rPr>
              <w:t>ptions</w:t>
            </w:r>
          </w:p>
        </w:tc>
      </w:tr>
      <w:tr w:rsidR="00692DA4" w:rsidRPr="00B12225" w:rsidTr="00053B79">
        <w:trPr>
          <w:trHeight w:val="254"/>
        </w:trPr>
        <w:tc>
          <w:tcPr>
            <w:tcW w:w="2471" w:type="dxa"/>
            <w:vMerge/>
            <w:tcBorders>
              <w:top w:val="single" w:sz="8" w:space="0" w:color="auto"/>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1202" w:type="dxa"/>
            <w:tcBorders>
              <w:top w:val="nil"/>
              <w:left w:val="nil"/>
              <w:bottom w:val="nil"/>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p>
        </w:tc>
        <w:tc>
          <w:tcPr>
            <w:tcW w:w="1010" w:type="dxa"/>
            <w:tcBorders>
              <w:top w:val="nil"/>
              <w:left w:val="nil"/>
              <w:bottom w:val="nil"/>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p>
        </w:tc>
        <w:tc>
          <w:tcPr>
            <w:tcW w:w="1123" w:type="dxa"/>
            <w:tcBorders>
              <w:top w:val="nil"/>
              <w:left w:val="nil"/>
              <w:bottom w:val="nil"/>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p>
        </w:tc>
        <w:tc>
          <w:tcPr>
            <w:tcW w:w="1202" w:type="dxa"/>
            <w:tcBorders>
              <w:top w:val="nil"/>
              <w:left w:val="nil"/>
              <w:bottom w:val="nil"/>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p>
        </w:tc>
        <w:tc>
          <w:tcPr>
            <w:tcW w:w="984" w:type="dxa"/>
            <w:tcBorders>
              <w:top w:val="nil"/>
              <w:left w:val="nil"/>
              <w:bottom w:val="nil"/>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p>
        </w:tc>
        <w:tc>
          <w:tcPr>
            <w:tcW w:w="1216" w:type="dxa"/>
            <w:tcBorders>
              <w:top w:val="nil"/>
              <w:left w:val="nil"/>
              <w:bottom w:val="nil"/>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p>
        </w:tc>
      </w:tr>
      <w:tr w:rsidR="00692DA4" w:rsidRPr="00B12225" w:rsidTr="00053B79">
        <w:trPr>
          <w:trHeight w:val="444"/>
        </w:trPr>
        <w:tc>
          <w:tcPr>
            <w:tcW w:w="2471" w:type="dxa"/>
            <w:vMerge/>
            <w:tcBorders>
              <w:top w:val="single" w:sz="8" w:space="0" w:color="auto"/>
              <w:left w:val="single" w:sz="8" w:space="0" w:color="auto"/>
              <w:bottom w:val="single" w:sz="8" w:space="0" w:color="000000"/>
              <w:right w:val="single" w:sz="8"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1202" w:type="dxa"/>
            <w:tcBorders>
              <w:top w:val="nil"/>
              <w:left w:val="nil"/>
              <w:bottom w:val="single" w:sz="8" w:space="0" w:color="auto"/>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1010" w:type="dxa"/>
            <w:tcBorders>
              <w:top w:val="nil"/>
              <w:left w:val="nil"/>
              <w:bottom w:val="single" w:sz="8" w:space="0" w:color="auto"/>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1123" w:type="dxa"/>
            <w:tcBorders>
              <w:top w:val="nil"/>
              <w:left w:val="nil"/>
              <w:bottom w:val="single" w:sz="8" w:space="0" w:color="auto"/>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c>
          <w:tcPr>
            <w:tcW w:w="1202" w:type="dxa"/>
            <w:tcBorders>
              <w:top w:val="nil"/>
              <w:left w:val="nil"/>
              <w:bottom w:val="single" w:sz="8" w:space="0" w:color="auto"/>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984" w:type="dxa"/>
            <w:tcBorders>
              <w:top w:val="nil"/>
              <w:left w:val="nil"/>
              <w:bottom w:val="single" w:sz="8" w:space="0" w:color="auto"/>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1216" w:type="dxa"/>
            <w:tcBorders>
              <w:top w:val="nil"/>
              <w:left w:val="nil"/>
              <w:bottom w:val="single" w:sz="8" w:space="0" w:color="auto"/>
              <w:right w:val="single" w:sz="8"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B3 - Brasil Bolsa Balcão</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1,82,84,100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66.43</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80,52,500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7,47,18,170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28,479</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2,51,56,049</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de Valores de Colombia</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10,614</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5.02</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7,916</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Mexicana de Valores</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1,600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0.17</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2,200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16,000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y Mercados Argentinos</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50,25,379</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35</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15,90,295</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Cboe Global Markets</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9,84,58,488</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19,02,16,199</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Nasdaq - US</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11,40,29,186</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MIAX Exchange Group</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3,48,76,382</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5,81,855</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ASX Australian Securities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2,55,939</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222.71</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3,39,216</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43,63,998</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7,841</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62,51,635</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Hong Kong Exchanges and Clearing</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64,168</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299.83</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15,128</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94,01,350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38,334</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85,86,031</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Japan Exchange Group</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8,260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51,980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Korea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6,54,48,021</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36011.8</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47,90,806</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86,702</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44,672</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National Stock Exchange of India</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2,25,73,353</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148072.79</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16,71,650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1,69,66,002</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1,21,939</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3,26,782</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Singapore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1,63,572</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32,121</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Taiwan Futures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15,59,478</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13949.64</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1,52,550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8,119</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41</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3,445</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Thailand Futures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25,69,620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12,37,690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Athens Stock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6,47,911</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84.73</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2,58,118</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865</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714</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BME Spanish Exchanges</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17,56,323</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408.69</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12,29,935</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5,46,558</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429</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72,90,122</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Borsa Istanbul</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4,05,95,093</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4253.68</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37,80,132</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1,11,799</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3,10,385</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Budapest Stock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9,206</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49.23</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4,739</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Deutsche Boerse AG</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59,16,407</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24900.89</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75,38,399</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1,28,48,241</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50,160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6,85,87,937</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Euronext</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39,96,144</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19334.08</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24,07,619</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44,90,701</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15,931</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1,64,08,024</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Moscow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1,16,09,422</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3195.18</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10,38,150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2,99,319</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1,26,350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Nasdaq Nordic and Baltics</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2,96,681</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118.71</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1,42,213</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11,16,697</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1,721</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30,53,703</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Tehran Stock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3,86,105</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Tel-Aviv Stock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99,177</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330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47,920</w:t>
            </w:r>
          </w:p>
        </w:tc>
      </w:tr>
      <w:tr w:rsidR="00692DA4" w:rsidRPr="00B12225" w:rsidTr="00053B79">
        <w:trPr>
          <w:trHeight w:val="254"/>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Warsaw Stock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1,72,090</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279.4</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43,475</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66"/>
        </w:trPr>
        <w:tc>
          <w:tcPr>
            <w:tcW w:w="2471" w:type="dxa"/>
            <w:tcBorders>
              <w:top w:val="nil"/>
              <w:left w:val="single" w:sz="8" w:space="0" w:color="auto"/>
              <w:bottom w:val="nil"/>
              <w:right w:val="single" w:sz="8" w:space="0" w:color="auto"/>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Dubai Gold and Commodities Exchange</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4,943</w:t>
            </w:r>
          </w:p>
        </w:tc>
        <w:tc>
          <w:tcPr>
            <w:tcW w:w="101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8.04</w:t>
            </w:r>
          </w:p>
        </w:tc>
        <w:tc>
          <w:tcPr>
            <w:tcW w:w="1123"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228</w:t>
            </w:r>
          </w:p>
        </w:tc>
        <w:tc>
          <w:tcPr>
            <w:tcW w:w="1202"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84" w:type="dxa"/>
            <w:tcBorders>
              <w:top w:val="nil"/>
              <w:left w:val="nil"/>
              <w:bottom w:val="nil"/>
              <w:right w:val="nil"/>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66"/>
        </w:trPr>
        <w:tc>
          <w:tcPr>
            <w:tcW w:w="2471" w:type="dxa"/>
            <w:tcBorders>
              <w:top w:val="single" w:sz="8" w:space="0" w:color="auto"/>
              <w:left w:val="single" w:sz="8" w:space="0" w:color="auto"/>
              <w:bottom w:val="single" w:sz="8" w:space="0" w:color="auto"/>
              <w:right w:val="nil"/>
            </w:tcBorders>
            <w:shd w:val="clear" w:color="000000" w:fill="D9E1F2"/>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Grand Total</w:t>
            </w:r>
          </w:p>
        </w:tc>
        <w:tc>
          <w:tcPr>
            <w:tcW w:w="1202"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17,59,34,685</w:t>
            </w:r>
          </w:p>
        </w:tc>
        <w:tc>
          <w:tcPr>
            <w:tcW w:w="1010" w:type="dxa"/>
            <w:tcBorders>
              <w:top w:val="single" w:sz="8" w:space="0" w:color="auto"/>
              <w:left w:val="nil"/>
              <w:bottom w:val="single" w:sz="8" w:space="0" w:color="auto"/>
              <w:right w:val="single" w:sz="8"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2,51,261</w:t>
            </w:r>
          </w:p>
        </w:tc>
        <w:tc>
          <w:tcPr>
            <w:tcW w:w="1123" w:type="dxa"/>
            <w:tcBorders>
              <w:top w:val="single" w:sz="8" w:space="0" w:color="auto"/>
              <w:left w:val="nil"/>
              <w:bottom w:val="single" w:sz="8" w:space="0" w:color="auto"/>
              <w:right w:val="single" w:sz="8"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3,27,44,785</w:t>
            </w:r>
          </w:p>
        </w:tc>
        <w:tc>
          <w:tcPr>
            <w:tcW w:w="1202" w:type="dxa"/>
            <w:tcBorders>
              <w:top w:val="single" w:sz="8" w:space="0" w:color="auto"/>
              <w:left w:val="nil"/>
              <w:bottom w:val="single" w:sz="8" w:space="0" w:color="auto"/>
              <w:right w:val="single" w:sz="8"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37,78,41,498</w:t>
            </w:r>
          </w:p>
        </w:tc>
        <w:tc>
          <w:tcPr>
            <w:tcW w:w="984" w:type="dxa"/>
            <w:tcBorders>
              <w:top w:val="single" w:sz="8" w:space="0" w:color="auto"/>
              <w:left w:val="nil"/>
              <w:bottom w:val="single" w:sz="8" w:space="0" w:color="auto"/>
              <w:right w:val="single" w:sz="8"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8,47,158</w:t>
            </w:r>
          </w:p>
        </w:tc>
        <w:tc>
          <w:tcPr>
            <w:tcW w:w="1216" w:type="dxa"/>
            <w:tcBorders>
              <w:top w:val="single" w:sz="8" w:space="0" w:color="auto"/>
              <w:left w:val="nil"/>
              <w:bottom w:val="single" w:sz="8" w:space="0" w:color="auto"/>
              <w:right w:val="single" w:sz="8"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32,80,68,243</w:t>
            </w:r>
          </w:p>
        </w:tc>
      </w:tr>
    </w:tbl>
    <w:p w:rsidR="00692DA4" w:rsidRPr="00B12225" w:rsidRDefault="00692DA4" w:rsidP="00692DA4">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B12225">
        <w:rPr>
          <w:rFonts w:ascii="Garamond" w:hAnsi="Garamond"/>
          <w:bCs/>
          <w:sz w:val="18"/>
          <w:szCs w:val="18"/>
        </w:rPr>
        <w:t xml:space="preserve">NA: Not Available; data for </w:t>
      </w:r>
      <w:r w:rsidRPr="00B12225">
        <w:rPr>
          <w:rFonts w:ascii="Garamond" w:eastAsia="Times New Roman" w:hAnsi="Garamond" w:cs="Calibri"/>
          <w:color w:val="000000"/>
          <w:sz w:val="20"/>
          <w:szCs w:val="20"/>
          <w:lang w:val="en-IN" w:eastAsia="en-IN"/>
        </w:rPr>
        <w:t>Oslo Bors was not updated till the time of finalization of this report.</w:t>
      </w:r>
    </w:p>
    <w:p w:rsidR="00692DA4" w:rsidRPr="00B12225" w:rsidRDefault="00692DA4" w:rsidP="00692DA4">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B12225">
        <w:rPr>
          <w:rFonts w:ascii="Garamond" w:hAnsi="Garamond"/>
          <w:bCs/>
          <w:sz w:val="18"/>
          <w:szCs w:val="18"/>
        </w:rPr>
        <w:t>Source: World Federation of Exchanges</w:t>
      </w:r>
    </w:p>
    <w:p w:rsidR="00692DA4" w:rsidRPr="00B12225" w:rsidRDefault="00692DA4" w:rsidP="00692DA4">
      <w:pPr>
        <w:rPr>
          <w:rFonts w:ascii="Garamond" w:eastAsia="Times New Roman" w:hAnsi="Garamond"/>
          <w:bCs/>
          <w:sz w:val="22"/>
          <w:szCs w:val="22"/>
          <w:lang w:val="en-US"/>
        </w:rPr>
      </w:pPr>
    </w:p>
    <w:p w:rsidR="00692DA4" w:rsidRPr="00B12225" w:rsidRDefault="00692DA4" w:rsidP="00692DA4">
      <w:pPr>
        <w:rPr>
          <w:rFonts w:ascii="Garamond" w:eastAsia="Times New Roman" w:hAnsi="Garamond"/>
          <w:bCs/>
          <w:sz w:val="22"/>
          <w:szCs w:val="22"/>
          <w:lang w:val="en-US"/>
        </w:rPr>
      </w:pPr>
      <w:r w:rsidRPr="00B12225">
        <w:rPr>
          <w:rFonts w:ascii="Garamond" w:eastAsia="Times New Roman" w:hAnsi="Garamond"/>
          <w:bCs/>
          <w:sz w:val="22"/>
          <w:szCs w:val="22"/>
          <w:lang w:val="en-US"/>
        </w:rPr>
        <w:br w:type="page"/>
      </w:r>
    </w:p>
    <w:p w:rsidR="00692DA4" w:rsidRPr="00B12225" w:rsidRDefault="00692DA4" w:rsidP="00692DA4">
      <w:pPr>
        <w:spacing w:line="23" w:lineRule="atLeast"/>
        <w:rPr>
          <w:rFonts w:ascii="Garamond" w:eastAsia="Times New Roman" w:hAnsi="Garamond"/>
          <w:b/>
          <w:bCs/>
          <w:szCs w:val="22"/>
          <w:lang w:val="en-US"/>
        </w:rPr>
      </w:pPr>
      <w:r w:rsidRPr="00B12225">
        <w:rPr>
          <w:rFonts w:ascii="Garamond" w:eastAsia="Times New Roman" w:hAnsi="Garamond"/>
          <w:b/>
          <w:bCs/>
          <w:szCs w:val="22"/>
          <w:lang w:val="en-US"/>
        </w:rPr>
        <w:lastRenderedPageBreak/>
        <w:t xml:space="preserve">Table A5: Index Futures and Index Options Traded in Major Exchanges </w:t>
      </w:r>
    </w:p>
    <w:p w:rsidR="00692DA4" w:rsidRPr="00B12225" w:rsidRDefault="00692DA4" w:rsidP="00692DA4">
      <w:pPr>
        <w:spacing w:line="23" w:lineRule="atLeast"/>
        <w:ind w:right="249"/>
        <w:jc w:val="right"/>
        <w:rPr>
          <w:rFonts w:ascii="Garamond" w:eastAsia="Times New Roman" w:hAnsi="Garamond"/>
          <w:bCs/>
          <w:sz w:val="22"/>
          <w:szCs w:val="22"/>
          <w:lang w:val="en-US"/>
        </w:rPr>
      </w:pPr>
      <w:r w:rsidRPr="00B12225">
        <w:rPr>
          <w:rFonts w:ascii="Garamond" w:hAnsi="Garamond"/>
          <w:bCs/>
          <w:sz w:val="22"/>
          <w:szCs w:val="22"/>
        </w:rPr>
        <w:t>Notional Turnover in (</w:t>
      </w:r>
      <w:r w:rsidRPr="0078719D">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761" w:type="dxa"/>
        <w:tblLook w:val="04A0" w:firstRow="1" w:lastRow="0" w:firstColumn="1" w:lastColumn="0" w:noHBand="0" w:noVBand="1"/>
      </w:tblPr>
      <w:tblGrid>
        <w:gridCol w:w="2944"/>
        <w:gridCol w:w="1216"/>
        <w:gridCol w:w="1079"/>
        <w:gridCol w:w="1108"/>
        <w:gridCol w:w="1173"/>
        <w:gridCol w:w="1039"/>
        <w:gridCol w:w="1202"/>
      </w:tblGrid>
      <w:tr w:rsidR="00692DA4" w:rsidRPr="00B12225" w:rsidTr="00053B79">
        <w:trPr>
          <w:trHeight w:val="247"/>
        </w:trPr>
        <w:tc>
          <w:tcPr>
            <w:tcW w:w="294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Exchange</w:t>
            </w:r>
          </w:p>
        </w:tc>
        <w:tc>
          <w:tcPr>
            <w:tcW w:w="6817" w:type="dxa"/>
            <w:gridSpan w:val="6"/>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May-20</w:t>
            </w:r>
          </w:p>
        </w:tc>
      </w:tr>
      <w:tr w:rsidR="00692DA4" w:rsidRPr="00B12225" w:rsidTr="00053B79">
        <w:trPr>
          <w:trHeight w:val="247"/>
        </w:trPr>
        <w:tc>
          <w:tcPr>
            <w:tcW w:w="2944" w:type="dxa"/>
            <w:vMerge/>
            <w:tcBorders>
              <w:top w:val="single" w:sz="4" w:space="0" w:color="auto"/>
              <w:left w:val="single" w:sz="4" w:space="0" w:color="auto"/>
              <w:bottom w:val="single" w:sz="4" w:space="0" w:color="auto"/>
              <w:right w:val="single" w:sz="4"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3403" w:type="dxa"/>
            <w:gridSpan w:val="3"/>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Stock </w:t>
            </w: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 xml:space="preserve">ndex </w:t>
            </w:r>
            <w:r>
              <w:rPr>
                <w:rFonts w:ascii="Garamond" w:eastAsia="Times New Roman" w:hAnsi="Garamond" w:cs="Calibri"/>
                <w:b/>
                <w:bCs/>
                <w:color w:val="000000"/>
                <w:sz w:val="20"/>
                <w:szCs w:val="20"/>
                <w:lang w:val="en-IN" w:eastAsia="en-IN"/>
              </w:rPr>
              <w:t>F</w:t>
            </w:r>
            <w:r w:rsidRPr="00B12225">
              <w:rPr>
                <w:rFonts w:ascii="Garamond" w:eastAsia="Times New Roman" w:hAnsi="Garamond" w:cs="Calibri"/>
                <w:b/>
                <w:bCs/>
                <w:color w:val="000000"/>
                <w:sz w:val="20"/>
                <w:szCs w:val="20"/>
                <w:lang w:val="en-IN" w:eastAsia="en-IN"/>
              </w:rPr>
              <w:t>utures</w:t>
            </w:r>
          </w:p>
        </w:tc>
        <w:tc>
          <w:tcPr>
            <w:tcW w:w="3414" w:type="dxa"/>
            <w:gridSpan w:val="3"/>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Stock index options</w:t>
            </w:r>
          </w:p>
        </w:tc>
      </w:tr>
      <w:tr w:rsidR="00692DA4" w:rsidRPr="00B12225" w:rsidTr="00053B79">
        <w:trPr>
          <w:trHeight w:val="644"/>
        </w:trPr>
        <w:tc>
          <w:tcPr>
            <w:tcW w:w="2944" w:type="dxa"/>
            <w:vMerge/>
            <w:tcBorders>
              <w:top w:val="single" w:sz="4" w:space="0" w:color="auto"/>
              <w:left w:val="single" w:sz="4" w:space="0" w:color="auto"/>
              <w:bottom w:val="single" w:sz="4" w:space="0" w:color="auto"/>
              <w:right w:val="single" w:sz="4"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1216" w:type="dxa"/>
            <w:tcBorders>
              <w:top w:val="nil"/>
              <w:left w:val="nil"/>
              <w:bottom w:val="nil"/>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1079" w:type="dxa"/>
            <w:tcBorders>
              <w:top w:val="nil"/>
              <w:left w:val="nil"/>
              <w:bottom w:val="nil"/>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1108" w:type="dxa"/>
            <w:tcBorders>
              <w:top w:val="nil"/>
              <w:left w:val="nil"/>
              <w:bottom w:val="nil"/>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c>
          <w:tcPr>
            <w:tcW w:w="1173" w:type="dxa"/>
            <w:tcBorders>
              <w:top w:val="nil"/>
              <w:left w:val="nil"/>
              <w:bottom w:val="nil"/>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1039" w:type="dxa"/>
            <w:tcBorders>
              <w:top w:val="nil"/>
              <w:left w:val="nil"/>
              <w:bottom w:val="nil"/>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1202" w:type="dxa"/>
            <w:tcBorders>
              <w:top w:val="nil"/>
              <w:left w:val="nil"/>
              <w:bottom w:val="nil"/>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B3 - Brasil Bolsa Balcão</w:t>
            </w:r>
          </w:p>
        </w:tc>
        <w:tc>
          <w:tcPr>
            <w:tcW w:w="1216" w:type="dxa"/>
            <w:tcBorders>
              <w:top w:val="single" w:sz="8" w:space="0" w:color="auto"/>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19,20,44,616</w:t>
            </w:r>
          </w:p>
        </w:tc>
        <w:tc>
          <w:tcPr>
            <w:tcW w:w="1079"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6,21,727</w:t>
            </w:r>
          </w:p>
        </w:tc>
        <w:tc>
          <w:tcPr>
            <w:tcW w:w="1108"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13,53,260</w:t>
            </w:r>
          </w:p>
        </w:tc>
        <w:tc>
          <w:tcPr>
            <w:tcW w:w="1173"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42,32,748</w:t>
            </w:r>
          </w:p>
        </w:tc>
        <w:tc>
          <w:tcPr>
            <w:tcW w:w="1039"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3,130</w:t>
            </w:r>
          </w:p>
        </w:tc>
        <w:tc>
          <w:tcPr>
            <w:tcW w:w="1202"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5,21,967</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de Valores de Colombia</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2,411</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3,652</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Mexicana de Valores</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32,716</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537</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27,244</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189</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405</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y Mercados Argentinos</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8,962</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Cboe Global Markets</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3,00,63,443</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2,63,26,004</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Nasdaq - US</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2,05,820</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MIAX Exchange Group</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Matba Rofex</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2,17,684</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164</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7,840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684</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490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CME Group</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9,20,61,349</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84,06,781</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51,24,386</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1,23,40,564</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19,45,933</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38,44,699</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Cboe Futures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26,74,644</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2,19,242</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ASX Australian Securities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10,14,565</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94,337</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3,43,317</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5,04,383</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18,680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7,92,828</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Hong Kong Exchanges and Clearing</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85,45,404</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7,16,110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6,79,823</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25,43,704</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1,55,499</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29,59,738</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Japan Exchange Group</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2,66,76,489</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9,41,364</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23,39,537</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20,58,325</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21,82,268</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Korea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92,67,029</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3,58,253</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7,86,275</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3,64,68,754</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19,08,133</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23,23,113</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National Stock Exchange of India</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45,89,91,075</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29,33,922</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2,16,509</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1,28,43,909</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84,845</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14,92,553</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Singapore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1,20,54,755</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18,12,887</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6,91,301</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23,12,339</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Taiwan Futures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85,57,803</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3,46,385</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1,43,671</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1,43,70,183</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2,61,261</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6,39,638</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Thailand Futures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25,45,415</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2,70,056</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61,936</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50,036</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Bursa Malaysia Derivatives</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2,49,484</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4,089</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33,001</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743</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132</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China Financial Futures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42,98,702</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6,46,707</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3,88,511</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6,83,362</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558</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86,233</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Athens Stock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26,760</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87</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3,556</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2,134</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1,373</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BME Spanish Exchanges</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4,56,072</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28,374</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1,03,477</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1,61,200</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1,255</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6,80,571</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Borsa Istanbul</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56,81,927</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9,731</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4,80,920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6,747</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15,510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Budapest Stock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39,221</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16,146</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Deutsche Boerse AG</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3,62,75,402</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14,72,899</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1,27,45,905</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2,88,43,280</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8,91,576</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5,96,04,098</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Euronext</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24,87,335</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1,52,069</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7,96,768</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13,71,583</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72,486</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9,24,975</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Moscow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1,18,81,692</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28,340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4,79,362</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12,69,608</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3,035</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3,94,156</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Nasdaq Nordic and Baltics</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32,19,243</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52,568</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4,59,680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4,37,142</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7,233</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7,63,501</w:t>
            </w:r>
          </w:p>
        </w:tc>
      </w:tr>
      <w:tr w:rsidR="00692DA4" w:rsidRPr="00B12225" w:rsidTr="00053B79">
        <w:trPr>
          <w:trHeight w:val="247"/>
        </w:trPr>
        <w:tc>
          <w:tcPr>
            <w:tcW w:w="2944"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Tel-Aviv Stock Exchange</w:t>
            </w:r>
          </w:p>
        </w:tc>
        <w:tc>
          <w:tcPr>
            <w:tcW w:w="1216"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7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08"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1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21,33,163</w:t>
            </w:r>
          </w:p>
        </w:tc>
        <w:tc>
          <w:tcPr>
            <w:tcW w:w="1039"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86,775</w:t>
            </w:r>
          </w:p>
        </w:tc>
        <w:tc>
          <w:tcPr>
            <w:tcW w:w="1202"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1,17,636</w:t>
            </w:r>
          </w:p>
        </w:tc>
      </w:tr>
      <w:tr w:rsidR="00692DA4" w:rsidRPr="00B12225" w:rsidTr="00053B79">
        <w:trPr>
          <w:trHeight w:val="260"/>
        </w:trPr>
        <w:tc>
          <w:tcPr>
            <w:tcW w:w="2944" w:type="dxa"/>
            <w:tcBorders>
              <w:top w:val="nil"/>
              <w:left w:val="single" w:sz="4" w:space="0" w:color="auto"/>
              <w:bottom w:val="single" w:sz="4" w:space="0" w:color="auto"/>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Warsaw Stock Exchange</w:t>
            </w:r>
          </w:p>
        </w:tc>
        <w:tc>
          <w:tcPr>
            <w:tcW w:w="1216" w:type="dxa"/>
            <w:tcBorders>
              <w:top w:val="nil"/>
              <w:left w:val="single" w:sz="8" w:space="0" w:color="auto"/>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4,31,814</w:t>
            </w:r>
          </w:p>
        </w:tc>
        <w:tc>
          <w:tcPr>
            <w:tcW w:w="1079"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3,523</w:t>
            </w:r>
          </w:p>
        </w:tc>
        <w:tc>
          <w:tcPr>
            <w:tcW w:w="1108"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42,189</w:t>
            </w:r>
          </w:p>
        </w:tc>
        <w:tc>
          <w:tcPr>
            <w:tcW w:w="1173"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20,987</w:t>
            </w:r>
          </w:p>
        </w:tc>
        <w:tc>
          <w:tcPr>
            <w:tcW w:w="1039"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86</w:t>
            </w:r>
          </w:p>
        </w:tc>
        <w:tc>
          <w:tcPr>
            <w:tcW w:w="1202"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20,567</w:t>
            </w:r>
          </w:p>
        </w:tc>
      </w:tr>
      <w:tr w:rsidR="00692DA4" w:rsidRPr="00B12225" w:rsidTr="00053B79">
        <w:trPr>
          <w:trHeight w:val="260"/>
        </w:trPr>
        <w:tc>
          <w:tcPr>
            <w:tcW w:w="2944"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Grand Total</w:t>
            </w:r>
          </w:p>
        </w:tc>
        <w:tc>
          <w:tcPr>
            <w:tcW w:w="1216"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87,97,42,569 </w:t>
            </w:r>
          </w:p>
        </w:tc>
        <w:tc>
          <w:tcPr>
            <w:tcW w:w="1079"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1,68,18,018 </w:t>
            </w:r>
          </w:p>
        </w:tc>
        <w:tc>
          <w:tcPr>
            <w:tcW w:w="1108"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2,88,77,214 </w:t>
            </w:r>
          </w:p>
        </w:tc>
        <w:tc>
          <w:tcPr>
            <w:tcW w:w="1173"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15,13,15,893 </w:t>
            </w:r>
          </w:p>
        </w:tc>
        <w:tc>
          <w:tcPr>
            <w:tcW w:w="1039"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54,40,506 </w:t>
            </w:r>
          </w:p>
        </w:tc>
        <w:tc>
          <w:tcPr>
            <w:tcW w:w="1202"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10,60,54,830 </w:t>
            </w:r>
          </w:p>
        </w:tc>
      </w:tr>
    </w:tbl>
    <w:p w:rsidR="00692DA4" w:rsidRPr="00B12225" w:rsidRDefault="00692DA4" w:rsidP="00692DA4">
      <w:pPr>
        <w:spacing w:line="23" w:lineRule="atLeast"/>
        <w:rPr>
          <w:rFonts w:ascii="Garamond" w:hAnsi="Garamond"/>
          <w:bCs/>
          <w:sz w:val="18"/>
          <w:szCs w:val="18"/>
        </w:rPr>
      </w:pPr>
    </w:p>
    <w:p w:rsidR="00692DA4" w:rsidRPr="00B12225" w:rsidRDefault="00692DA4" w:rsidP="00692DA4">
      <w:pPr>
        <w:spacing w:line="23" w:lineRule="atLeast"/>
        <w:jc w:val="both"/>
        <w:outlineLvl w:val="0"/>
        <w:rPr>
          <w:rFonts w:ascii="Garamond" w:eastAsia="Times New Roman" w:hAnsi="Garamond" w:cs="Calibri"/>
          <w:color w:val="000000"/>
          <w:sz w:val="20"/>
          <w:szCs w:val="20"/>
          <w:lang w:val="en-IN" w:eastAsia="en-IN"/>
        </w:rPr>
      </w:pPr>
      <w:r w:rsidRPr="00B12225">
        <w:rPr>
          <w:rFonts w:ascii="Garamond" w:hAnsi="Garamond"/>
          <w:bCs/>
          <w:sz w:val="18"/>
          <w:szCs w:val="18"/>
        </w:rPr>
        <w:t xml:space="preserve">NA: Not Available; data for </w:t>
      </w:r>
      <w:r w:rsidRPr="00B12225">
        <w:rPr>
          <w:rFonts w:ascii="Garamond" w:eastAsia="Times New Roman" w:hAnsi="Garamond" w:cs="Calibri"/>
          <w:color w:val="000000"/>
          <w:sz w:val="20"/>
          <w:szCs w:val="20"/>
          <w:lang w:val="en-IN" w:eastAsia="en-IN"/>
        </w:rPr>
        <w:t>Oslo Bors was not updated till the time of finalization of this report.</w:t>
      </w:r>
    </w:p>
    <w:p w:rsidR="00692DA4" w:rsidRPr="00B12225" w:rsidRDefault="00692DA4" w:rsidP="00692DA4">
      <w:pPr>
        <w:spacing w:line="23" w:lineRule="atLeast"/>
        <w:jc w:val="both"/>
        <w:outlineLvl w:val="0"/>
        <w:rPr>
          <w:rFonts w:ascii="Garamond" w:eastAsia="Times New Roman" w:hAnsi="Garamond"/>
          <w:bCs/>
          <w:sz w:val="18"/>
          <w:szCs w:val="18"/>
          <w:lang w:val="en-US"/>
        </w:rPr>
      </w:pPr>
      <w:r w:rsidRPr="00B12225">
        <w:rPr>
          <w:rFonts w:ascii="Garamond" w:hAnsi="Garamond"/>
          <w:bCs/>
          <w:sz w:val="18"/>
          <w:szCs w:val="18"/>
        </w:rPr>
        <w:t>Source: World Federation of Exchanges</w:t>
      </w:r>
      <w:r w:rsidRPr="00B12225">
        <w:rPr>
          <w:rFonts w:ascii="Garamond" w:eastAsia="Times New Roman" w:hAnsi="Garamond"/>
          <w:bCs/>
          <w:sz w:val="18"/>
          <w:szCs w:val="18"/>
          <w:lang w:val="en-US"/>
        </w:rPr>
        <w:tab/>
      </w:r>
    </w:p>
    <w:p w:rsidR="00692DA4" w:rsidRPr="00B12225" w:rsidRDefault="00692DA4" w:rsidP="00692DA4">
      <w:pPr>
        <w:spacing w:line="23" w:lineRule="atLeast"/>
        <w:jc w:val="both"/>
        <w:outlineLvl w:val="0"/>
        <w:rPr>
          <w:rFonts w:ascii="Garamond" w:eastAsia="Times New Roman" w:hAnsi="Garamond"/>
          <w:bCs/>
          <w:sz w:val="18"/>
          <w:szCs w:val="18"/>
          <w:lang w:val="en-US"/>
        </w:rPr>
      </w:pPr>
    </w:p>
    <w:p w:rsidR="00692DA4" w:rsidRPr="00B12225" w:rsidRDefault="00692DA4" w:rsidP="00692DA4">
      <w:pPr>
        <w:rPr>
          <w:rFonts w:ascii="Garamond" w:hAnsi="Garamond"/>
          <w:bCs/>
          <w:strike/>
          <w:sz w:val="22"/>
          <w:szCs w:val="22"/>
        </w:rPr>
      </w:pPr>
      <w:r w:rsidRPr="00B12225">
        <w:rPr>
          <w:rFonts w:ascii="Garamond" w:hAnsi="Garamond"/>
          <w:bCs/>
          <w:strike/>
          <w:sz w:val="22"/>
          <w:szCs w:val="22"/>
        </w:rPr>
        <w:br w:type="page"/>
      </w:r>
    </w:p>
    <w:p w:rsidR="00692DA4" w:rsidRPr="00B12225" w:rsidRDefault="00692DA4" w:rsidP="00692DA4">
      <w:pPr>
        <w:spacing w:line="23" w:lineRule="atLeast"/>
        <w:jc w:val="both"/>
        <w:rPr>
          <w:rFonts w:ascii="Garamond" w:hAnsi="Garamond"/>
          <w:b/>
          <w:sz w:val="28"/>
          <w:lang w:val="en-US"/>
        </w:rPr>
      </w:pPr>
      <w:r w:rsidRPr="00B12225">
        <w:rPr>
          <w:rFonts w:ascii="Garamond" w:hAnsi="Garamond"/>
          <w:b/>
          <w:bCs/>
          <w:szCs w:val="22"/>
        </w:rPr>
        <w:lastRenderedPageBreak/>
        <w:t>Table A6: Currency Futures and Options Traded in Major Exchanges</w:t>
      </w:r>
    </w:p>
    <w:p w:rsidR="00692DA4" w:rsidRPr="00B12225" w:rsidRDefault="00692DA4" w:rsidP="00692DA4">
      <w:pPr>
        <w:ind w:right="957"/>
        <w:jc w:val="right"/>
        <w:rPr>
          <w:rFonts w:ascii="Garamond" w:eastAsia="Times New Roman" w:hAnsi="Garamond"/>
          <w:bCs/>
          <w:sz w:val="22"/>
          <w:szCs w:val="22"/>
          <w:lang w:val="en-US"/>
        </w:rPr>
      </w:pPr>
      <w:r w:rsidRPr="00B12225">
        <w:rPr>
          <w:rFonts w:ascii="Garamond" w:hAnsi="Garamond"/>
          <w:bCs/>
          <w:sz w:val="22"/>
          <w:szCs w:val="22"/>
        </w:rPr>
        <w:t>Notional Turnover in (</w:t>
      </w:r>
      <w:r w:rsidRPr="0078719D">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8960" w:type="dxa"/>
        <w:tblLook w:val="04A0" w:firstRow="1" w:lastRow="0" w:firstColumn="1" w:lastColumn="0" w:noHBand="0" w:noVBand="1"/>
      </w:tblPr>
      <w:tblGrid>
        <w:gridCol w:w="2604"/>
        <w:gridCol w:w="1173"/>
        <w:gridCol w:w="1002"/>
        <w:gridCol w:w="1094"/>
        <w:gridCol w:w="1108"/>
        <w:gridCol w:w="1002"/>
        <w:gridCol w:w="977"/>
      </w:tblGrid>
      <w:tr w:rsidR="00692DA4" w:rsidRPr="00B12225" w:rsidTr="00053B79">
        <w:trPr>
          <w:trHeight w:val="238"/>
        </w:trPr>
        <w:tc>
          <w:tcPr>
            <w:tcW w:w="3140"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Exchange</w:t>
            </w:r>
          </w:p>
        </w:tc>
        <w:tc>
          <w:tcPr>
            <w:tcW w:w="5820" w:type="dxa"/>
            <w:gridSpan w:val="6"/>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May-20</w:t>
            </w:r>
          </w:p>
        </w:tc>
      </w:tr>
      <w:tr w:rsidR="00692DA4" w:rsidRPr="00B12225" w:rsidTr="00053B79">
        <w:trPr>
          <w:trHeight w:val="238"/>
        </w:trPr>
        <w:tc>
          <w:tcPr>
            <w:tcW w:w="3140" w:type="dxa"/>
            <w:vMerge/>
            <w:tcBorders>
              <w:top w:val="single" w:sz="4" w:space="0" w:color="auto"/>
              <w:left w:val="single" w:sz="4" w:space="0" w:color="auto"/>
              <w:bottom w:val="single" w:sz="4" w:space="0" w:color="auto"/>
              <w:right w:val="single" w:sz="4"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2910" w:type="dxa"/>
            <w:gridSpan w:val="3"/>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Currency </w:t>
            </w:r>
            <w:r>
              <w:rPr>
                <w:rFonts w:ascii="Garamond" w:eastAsia="Times New Roman" w:hAnsi="Garamond" w:cs="Calibri"/>
                <w:b/>
                <w:bCs/>
                <w:color w:val="000000"/>
                <w:sz w:val="20"/>
                <w:szCs w:val="20"/>
                <w:lang w:val="en-IN" w:eastAsia="en-IN"/>
              </w:rPr>
              <w:t>F</w:t>
            </w:r>
            <w:r w:rsidRPr="00B12225">
              <w:rPr>
                <w:rFonts w:ascii="Garamond" w:eastAsia="Times New Roman" w:hAnsi="Garamond" w:cs="Calibri"/>
                <w:b/>
                <w:bCs/>
                <w:color w:val="000000"/>
                <w:sz w:val="20"/>
                <w:szCs w:val="20"/>
                <w:lang w:val="en-IN" w:eastAsia="en-IN"/>
              </w:rPr>
              <w:t>utures</w:t>
            </w:r>
          </w:p>
        </w:tc>
        <w:tc>
          <w:tcPr>
            <w:tcW w:w="2910" w:type="dxa"/>
            <w:gridSpan w:val="3"/>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Currency </w:t>
            </w:r>
            <w:r>
              <w:rPr>
                <w:rFonts w:ascii="Garamond" w:eastAsia="Times New Roman" w:hAnsi="Garamond" w:cs="Calibri"/>
                <w:b/>
                <w:bCs/>
                <w:color w:val="000000"/>
                <w:sz w:val="20"/>
                <w:szCs w:val="20"/>
                <w:lang w:val="en-IN" w:eastAsia="en-IN"/>
              </w:rPr>
              <w:t>O</w:t>
            </w:r>
            <w:r w:rsidRPr="00B12225">
              <w:rPr>
                <w:rFonts w:ascii="Garamond" w:eastAsia="Times New Roman" w:hAnsi="Garamond" w:cs="Calibri"/>
                <w:b/>
                <w:bCs/>
                <w:color w:val="000000"/>
                <w:sz w:val="20"/>
                <w:szCs w:val="20"/>
                <w:lang w:val="en-IN" w:eastAsia="en-IN"/>
              </w:rPr>
              <w:t>ptions</w:t>
            </w:r>
          </w:p>
        </w:tc>
      </w:tr>
      <w:tr w:rsidR="00692DA4" w:rsidRPr="00B12225" w:rsidTr="00053B79">
        <w:trPr>
          <w:trHeight w:val="620"/>
        </w:trPr>
        <w:tc>
          <w:tcPr>
            <w:tcW w:w="3140" w:type="dxa"/>
            <w:vMerge/>
            <w:tcBorders>
              <w:top w:val="single" w:sz="4" w:space="0" w:color="auto"/>
              <w:left w:val="single" w:sz="4" w:space="0" w:color="auto"/>
              <w:bottom w:val="single" w:sz="4" w:space="0" w:color="auto"/>
              <w:right w:val="single" w:sz="4"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970"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970"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970"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c>
          <w:tcPr>
            <w:tcW w:w="970"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970"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970"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B3 - Brasil Bolsa Balcão</w:t>
            </w:r>
          </w:p>
        </w:tc>
        <w:tc>
          <w:tcPr>
            <w:tcW w:w="970" w:type="dxa"/>
            <w:tcBorders>
              <w:top w:val="single" w:sz="8" w:space="0" w:color="auto"/>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5,96,96,575</w:t>
            </w:r>
          </w:p>
        </w:tc>
        <w:tc>
          <w:tcPr>
            <w:tcW w:w="970"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8,77,326</w:t>
            </w:r>
          </w:p>
        </w:tc>
        <w:tc>
          <w:tcPr>
            <w:tcW w:w="970"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44,16,865</w:t>
            </w:r>
          </w:p>
        </w:tc>
        <w:tc>
          <w:tcPr>
            <w:tcW w:w="970"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5,99,720</w:t>
            </w:r>
          </w:p>
        </w:tc>
        <w:tc>
          <w:tcPr>
            <w:tcW w:w="970"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566</w:t>
            </w:r>
          </w:p>
        </w:tc>
        <w:tc>
          <w:tcPr>
            <w:tcW w:w="970"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9,17,632</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de Valores de Colombia</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16,609</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822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10,357</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128</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Mexicana de Valores</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1,27,226</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1,350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4,13,780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1,925</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12,548</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y Mercados Argentinos</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11,80,288</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1,217</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4,510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Matba Rofex</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91,35,369</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9,922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33,39,642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1,009</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CME Group</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1,20,99,151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10,51,621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15,87,494</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7,18,204</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76,301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6,68,267</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BSE India Limited</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1,74,36,081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17,512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5,92,850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2,30,28,181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23,035</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1,03,398</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Hong Kong Exchanges and Clearing</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1,34,294</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12,851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24,466</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706</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3,245</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Korea Exchange</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81,95,527</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1,80,701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9,54,758</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National Stock Exchange of India</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4,74,43,900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48,713</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22,49,103</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4,76,29,422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47,907</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22,01,987</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Singapore Exchange</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19,98,469</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1,46,732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65</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Taiwan Futures Exchange</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25,200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709</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3,336</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3,464</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1,164</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Thailand Futures Exchange</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80,511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20,433</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Borsa Istanbul</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35,01,261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3,667</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8,39,711</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11,234</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16,498</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Budapest Stock Exchange</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2,91,269</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322</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5,79,360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200</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Moscow Exchange</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4,59,78,286</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49,035</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29,25,066</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18,16,274</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1,983</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16,62,184</w:t>
            </w:r>
          </w:p>
        </w:tc>
      </w:tr>
      <w:tr w:rsidR="00692DA4" w:rsidRPr="00B12225" w:rsidTr="00053B79">
        <w:trPr>
          <w:trHeight w:val="238"/>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Tel-Aviv Stock Exchange</w:t>
            </w:r>
          </w:p>
        </w:tc>
        <w:tc>
          <w:tcPr>
            <w:tcW w:w="970"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9,48,944</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9,583</w:t>
            </w:r>
          </w:p>
        </w:tc>
        <w:tc>
          <w:tcPr>
            <w:tcW w:w="970"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3,93,713</w:t>
            </w:r>
          </w:p>
        </w:tc>
      </w:tr>
      <w:tr w:rsidR="00692DA4" w:rsidRPr="00B12225" w:rsidTr="00053B79">
        <w:trPr>
          <w:trHeight w:val="250"/>
        </w:trPr>
        <w:tc>
          <w:tcPr>
            <w:tcW w:w="3140"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Dubai Gold and Commodities Exchange</w:t>
            </w:r>
          </w:p>
        </w:tc>
        <w:tc>
          <w:tcPr>
            <w:tcW w:w="970" w:type="dxa"/>
            <w:tcBorders>
              <w:top w:val="nil"/>
              <w:left w:val="single" w:sz="8" w:space="0" w:color="auto"/>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8,58,135</w:t>
            </w:r>
          </w:p>
        </w:tc>
        <w:tc>
          <w:tcPr>
            <w:tcW w:w="970"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5,415</w:t>
            </w:r>
          </w:p>
        </w:tc>
        <w:tc>
          <w:tcPr>
            <w:tcW w:w="970"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1,65,955</w:t>
            </w:r>
          </w:p>
        </w:tc>
        <w:tc>
          <w:tcPr>
            <w:tcW w:w="970"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970"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50"/>
        </w:trPr>
        <w:tc>
          <w:tcPr>
            <w:tcW w:w="3140" w:type="dxa"/>
            <w:tcBorders>
              <w:top w:val="single" w:sz="8" w:space="0" w:color="auto"/>
              <w:left w:val="single" w:sz="8" w:space="0" w:color="auto"/>
              <w:bottom w:val="single" w:sz="8" w:space="0" w:color="auto"/>
              <w:right w:val="single" w:sz="4" w:space="0" w:color="auto"/>
            </w:tcBorders>
            <w:shd w:val="clear" w:color="000000" w:fill="D9E1F2"/>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Grand Total</w:t>
            </w:r>
          </w:p>
        </w:tc>
        <w:tc>
          <w:tcPr>
            <w:tcW w:w="97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20,81,98,151 </w:t>
            </w:r>
          </w:p>
        </w:tc>
        <w:tc>
          <w:tcPr>
            <w:tcW w:w="97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22,61,184 </w:t>
            </w:r>
          </w:p>
        </w:tc>
        <w:tc>
          <w:tcPr>
            <w:tcW w:w="97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1,82,74,418 </w:t>
            </w:r>
          </w:p>
        </w:tc>
        <w:tc>
          <w:tcPr>
            <w:tcW w:w="97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7,47,59,221 </w:t>
            </w:r>
          </w:p>
        </w:tc>
        <w:tc>
          <w:tcPr>
            <w:tcW w:w="97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1,59,587 </w:t>
            </w:r>
          </w:p>
        </w:tc>
        <w:tc>
          <w:tcPr>
            <w:tcW w:w="97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59,80,965 </w:t>
            </w:r>
          </w:p>
        </w:tc>
      </w:tr>
    </w:tbl>
    <w:p w:rsidR="00692DA4" w:rsidRPr="00B12225" w:rsidRDefault="00692DA4" w:rsidP="00692DA4">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p>
    <w:p w:rsidR="00692DA4" w:rsidRPr="00B12225" w:rsidRDefault="00692DA4" w:rsidP="00692DA4">
      <w:pPr>
        <w:spacing w:line="23" w:lineRule="atLeast"/>
        <w:jc w:val="both"/>
        <w:rPr>
          <w:rFonts w:ascii="Garamond" w:hAnsi="Garamond"/>
          <w:bCs/>
          <w:sz w:val="18"/>
          <w:szCs w:val="18"/>
        </w:rPr>
      </w:pPr>
      <w:r w:rsidRPr="00B12225">
        <w:rPr>
          <w:rFonts w:ascii="Garamond" w:hAnsi="Garamond"/>
          <w:bCs/>
          <w:sz w:val="18"/>
          <w:szCs w:val="18"/>
        </w:rPr>
        <w:t>NA: Not Available</w:t>
      </w: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Source: World Federation of Exchanges</w:t>
      </w:r>
    </w:p>
    <w:p w:rsidR="00692DA4" w:rsidRPr="00B12225" w:rsidRDefault="00692DA4" w:rsidP="00692DA4">
      <w:pPr>
        <w:spacing w:line="23" w:lineRule="atLeast"/>
        <w:rPr>
          <w:rFonts w:ascii="Garamond" w:hAnsi="Garamond"/>
          <w:bCs/>
          <w:sz w:val="22"/>
          <w:szCs w:val="22"/>
          <w:highlight w:val="lightGray"/>
        </w:rPr>
      </w:pPr>
      <w:r w:rsidRPr="00B12225">
        <w:rPr>
          <w:rFonts w:ascii="Garamond" w:eastAsia="Times New Roman" w:hAnsi="Garamond"/>
          <w:bCs/>
          <w:sz w:val="22"/>
          <w:szCs w:val="22"/>
          <w:lang w:val="en-US"/>
        </w:rPr>
        <w:tab/>
      </w:r>
    </w:p>
    <w:p w:rsidR="00692DA4" w:rsidRPr="00B12225" w:rsidRDefault="00692DA4" w:rsidP="00692DA4">
      <w:pPr>
        <w:spacing w:line="23" w:lineRule="atLeast"/>
        <w:rPr>
          <w:rFonts w:ascii="Garamond" w:hAnsi="Garamond"/>
          <w:bCs/>
          <w:sz w:val="22"/>
          <w:szCs w:val="22"/>
        </w:rPr>
      </w:pPr>
    </w:p>
    <w:p w:rsidR="00692DA4" w:rsidRPr="00B12225" w:rsidRDefault="00692DA4" w:rsidP="00692DA4">
      <w:pPr>
        <w:rPr>
          <w:rFonts w:ascii="Garamond" w:eastAsia="Times New Roman" w:hAnsi="Garamond"/>
          <w:bCs/>
          <w:strike/>
          <w:sz w:val="22"/>
          <w:szCs w:val="22"/>
          <w:lang w:val="en-US"/>
        </w:rPr>
      </w:pPr>
      <w:r w:rsidRPr="00B12225">
        <w:rPr>
          <w:rFonts w:ascii="Garamond" w:eastAsia="Times New Roman" w:hAnsi="Garamond"/>
          <w:bCs/>
          <w:sz w:val="22"/>
          <w:szCs w:val="22"/>
          <w:lang w:val="en-US"/>
        </w:rPr>
        <w:br w:type="page"/>
      </w:r>
    </w:p>
    <w:p w:rsidR="00692DA4" w:rsidRPr="00B12225" w:rsidRDefault="00692DA4" w:rsidP="00692DA4">
      <w:pPr>
        <w:spacing w:line="23" w:lineRule="atLeast"/>
        <w:rPr>
          <w:rFonts w:ascii="Garamond" w:eastAsia="Times New Roman" w:hAnsi="Garamond"/>
          <w:b/>
          <w:bCs/>
          <w:szCs w:val="22"/>
          <w:lang w:val="en-US"/>
        </w:rPr>
      </w:pPr>
      <w:r w:rsidRPr="00B12225">
        <w:rPr>
          <w:rFonts w:ascii="Garamond" w:eastAsia="Times New Roman" w:hAnsi="Garamond"/>
          <w:b/>
          <w:bCs/>
          <w:szCs w:val="22"/>
          <w:lang w:val="en-US"/>
        </w:rPr>
        <w:lastRenderedPageBreak/>
        <w:t>Table A7: Interest Rate Futures and Options Traded in Major Exchanges</w:t>
      </w:r>
    </w:p>
    <w:p w:rsidR="00692DA4" w:rsidRPr="00B12225" w:rsidRDefault="00692DA4" w:rsidP="00692DA4">
      <w:pPr>
        <w:spacing w:line="23" w:lineRule="atLeast"/>
        <w:jc w:val="right"/>
        <w:rPr>
          <w:rFonts w:ascii="Garamond" w:eastAsia="Times New Roman" w:hAnsi="Garamond"/>
          <w:bCs/>
          <w:sz w:val="22"/>
          <w:szCs w:val="22"/>
          <w:lang w:val="en-US"/>
        </w:rPr>
      </w:pPr>
      <w:r w:rsidRPr="00B12225">
        <w:rPr>
          <w:rFonts w:ascii="Garamond" w:hAnsi="Garamond"/>
          <w:bCs/>
          <w:sz w:val="22"/>
          <w:szCs w:val="22"/>
        </w:rPr>
        <w:t>Notional Turnover in (</w:t>
      </w:r>
      <w:r w:rsidRPr="00F55507">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861" w:type="dxa"/>
        <w:tblLook w:val="04A0" w:firstRow="1" w:lastRow="0" w:firstColumn="1" w:lastColumn="0" w:noHBand="0" w:noVBand="1"/>
      </w:tblPr>
      <w:tblGrid>
        <w:gridCol w:w="3010"/>
        <w:gridCol w:w="1202"/>
        <w:gridCol w:w="1123"/>
        <w:gridCol w:w="1187"/>
        <w:gridCol w:w="1108"/>
        <w:gridCol w:w="1108"/>
        <w:gridCol w:w="1123"/>
      </w:tblGrid>
      <w:tr w:rsidR="00692DA4" w:rsidRPr="00B12225" w:rsidTr="00053B79">
        <w:trPr>
          <w:trHeight w:val="233"/>
        </w:trPr>
        <w:tc>
          <w:tcPr>
            <w:tcW w:w="3432"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Exchange</w:t>
            </w:r>
          </w:p>
        </w:tc>
        <w:tc>
          <w:tcPr>
            <w:tcW w:w="6429" w:type="dxa"/>
            <w:gridSpan w:val="6"/>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May-20</w:t>
            </w:r>
          </w:p>
        </w:tc>
      </w:tr>
      <w:tr w:rsidR="00692DA4" w:rsidRPr="00B12225" w:rsidTr="00053B79">
        <w:trPr>
          <w:trHeight w:val="233"/>
        </w:trPr>
        <w:tc>
          <w:tcPr>
            <w:tcW w:w="3432" w:type="dxa"/>
            <w:vMerge/>
            <w:tcBorders>
              <w:top w:val="single" w:sz="4" w:space="0" w:color="auto"/>
              <w:left w:val="single" w:sz="4" w:space="0" w:color="auto"/>
              <w:bottom w:val="single" w:sz="4" w:space="0" w:color="auto"/>
              <w:right w:val="single" w:sz="4"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3229" w:type="dxa"/>
            <w:gridSpan w:val="3"/>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Interest </w:t>
            </w:r>
            <w:r>
              <w:rPr>
                <w:rFonts w:ascii="Garamond" w:eastAsia="Times New Roman" w:hAnsi="Garamond" w:cs="Calibri"/>
                <w:b/>
                <w:bCs/>
                <w:color w:val="000000"/>
                <w:sz w:val="20"/>
                <w:szCs w:val="20"/>
                <w:lang w:val="en-IN" w:eastAsia="en-IN"/>
              </w:rPr>
              <w:t>R</w:t>
            </w:r>
            <w:r w:rsidRPr="00B12225">
              <w:rPr>
                <w:rFonts w:ascii="Garamond" w:eastAsia="Times New Roman" w:hAnsi="Garamond" w:cs="Calibri"/>
                <w:b/>
                <w:bCs/>
                <w:color w:val="000000"/>
                <w:sz w:val="20"/>
                <w:szCs w:val="20"/>
                <w:lang w:val="en-IN" w:eastAsia="en-IN"/>
              </w:rPr>
              <w:t xml:space="preserve">ate </w:t>
            </w:r>
            <w:r>
              <w:rPr>
                <w:rFonts w:ascii="Garamond" w:eastAsia="Times New Roman" w:hAnsi="Garamond" w:cs="Calibri"/>
                <w:b/>
                <w:bCs/>
                <w:color w:val="000000"/>
                <w:sz w:val="20"/>
                <w:szCs w:val="20"/>
                <w:lang w:val="en-IN" w:eastAsia="en-IN"/>
              </w:rPr>
              <w:t>F</w:t>
            </w:r>
            <w:r w:rsidRPr="00B12225">
              <w:rPr>
                <w:rFonts w:ascii="Garamond" w:eastAsia="Times New Roman" w:hAnsi="Garamond" w:cs="Calibri"/>
                <w:b/>
                <w:bCs/>
                <w:color w:val="000000"/>
                <w:sz w:val="20"/>
                <w:szCs w:val="20"/>
                <w:lang w:val="en-IN" w:eastAsia="en-IN"/>
              </w:rPr>
              <w:t>utures</w:t>
            </w:r>
          </w:p>
        </w:tc>
        <w:tc>
          <w:tcPr>
            <w:tcW w:w="3200" w:type="dxa"/>
            <w:gridSpan w:val="3"/>
            <w:tcBorders>
              <w:top w:val="single" w:sz="4" w:space="0" w:color="auto"/>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Interest rate options</w:t>
            </w:r>
          </w:p>
        </w:tc>
      </w:tr>
      <w:tr w:rsidR="00692DA4" w:rsidRPr="00B12225" w:rsidTr="00053B79">
        <w:trPr>
          <w:trHeight w:val="607"/>
        </w:trPr>
        <w:tc>
          <w:tcPr>
            <w:tcW w:w="3432" w:type="dxa"/>
            <w:vMerge/>
            <w:tcBorders>
              <w:top w:val="single" w:sz="4" w:space="0" w:color="auto"/>
              <w:left w:val="single" w:sz="4" w:space="0" w:color="auto"/>
              <w:bottom w:val="single" w:sz="4" w:space="0" w:color="auto"/>
              <w:right w:val="single" w:sz="4" w:space="0" w:color="auto"/>
            </w:tcBorders>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p>
        </w:tc>
        <w:tc>
          <w:tcPr>
            <w:tcW w:w="1088"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1066"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1073"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c>
          <w:tcPr>
            <w:tcW w:w="1066"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Number of</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C</w:t>
            </w:r>
            <w:r w:rsidRPr="00B12225">
              <w:rPr>
                <w:rFonts w:ascii="Garamond" w:eastAsia="Times New Roman" w:hAnsi="Garamond" w:cs="Calibri"/>
                <w:b/>
                <w:bCs/>
                <w:color w:val="000000"/>
                <w:sz w:val="20"/>
                <w:szCs w:val="20"/>
                <w:lang w:val="en-IN" w:eastAsia="en-IN"/>
              </w:rPr>
              <w:t xml:space="preserve">ontracts </w:t>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raded</w:t>
            </w:r>
          </w:p>
        </w:tc>
        <w:tc>
          <w:tcPr>
            <w:tcW w:w="1066"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Notional</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T</w:t>
            </w:r>
            <w:r w:rsidRPr="00B12225">
              <w:rPr>
                <w:rFonts w:ascii="Garamond" w:eastAsia="Times New Roman" w:hAnsi="Garamond" w:cs="Calibri"/>
                <w:b/>
                <w:bCs/>
                <w:color w:val="000000"/>
                <w:sz w:val="20"/>
                <w:szCs w:val="20"/>
                <w:lang w:val="en-IN" w:eastAsia="en-IN"/>
              </w:rPr>
              <w:t>urnover</w:t>
            </w:r>
          </w:p>
        </w:tc>
        <w:tc>
          <w:tcPr>
            <w:tcW w:w="1066" w:type="dxa"/>
            <w:tcBorders>
              <w:top w:val="nil"/>
              <w:left w:val="nil"/>
              <w:bottom w:val="single" w:sz="4" w:space="0" w:color="auto"/>
              <w:right w:val="single" w:sz="4" w:space="0" w:color="auto"/>
            </w:tcBorders>
            <w:shd w:val="clear" w:color="000000" w:fill="B4C6E7"/>
            <w:vAlign w:val="center"/>
            <w:hideMark/>
          </w:tcPr>
          <w:p w:rsidR="00692DA4" w:rsidRPr="00B12225" w:rsidRDefault="00692DA4" w:rsidP="00053B79">
            <w:pPr>
              <w:jc w:val="cente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Open</w:t>
            </w:r>
            <w:r w:rsidRPr="00B12225">
              <w:rPr>
                <w:rFonts w:ascii="Garamond" w:eastAsia="Times New Roman" w:hAnsi="Garamond" w:cs="Calibri"/>
                <w:b/>
                <w:bCs/>
                <w:color w:val="000000"/>
                <w:sz w:val="20"/>
                <w:szCs w:val="20"/>
                <w:lang w:val="en-IN" w:eastAsia="en-IN"/>
              </w:rPr>
              <w:br/>
            </w:r>
            <w:r>
              <w:rPr>
                <w:rFonts w:ascii="Garamond" w:eastAsia="Times New Roman" w:hAnsi="Garamond" w:cs="Calibri"/>
                <w:b/>
                <w:bCs/>
                <w:color w:val="000000"/>
                <w:sz w:val="20"/>
                <w:szCs w:val="20"/>
                <w:lang w:val="en-IN" w:eastAsia="en-IN"/>
              </w:rPr>
              <w:t>I</w:t>
            </w:r>
            <w:r w:rsidRPr="00B12225">
              <w:rPr>
                <w:rFonts w:ascii="Garamond" w:eastAsia="Times New Roman" w:hAnsi="Garamond" w:cs="Calibri"/>
                <w:b/>
                <w:bCs/>
                <w:color w:val="000000"/>
                <w:sz w:val="20"/>
                <w:szCs w:val="20"/>
                <w:lang w:val="en-IN" w:eastAsia="en-IN"/>
              </w:rPr>
              <w:t>nterest</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B3 - Brasil Bolsa Balcão</w:t>
            </w:r>
          </w:p>
        </w:tc>
        <w:tc>
          <w:tcPr>
            <w:tcW w:w="1088" w:type="dxa"/>
            <w:tcBorders>
              <w:top w:val="single" w:sz="8" w:space="0" w:color="auto"/>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3,49,72,459</w:t>
            </w:r>
          </w:p>
        </w:tc>
        <w:tc>
          <w:tcPr>
            <w:tcW w:w="1066"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8,01,006</w:t>
            </w:r>
          </w:p>
        </w:tc>
        <w:tc>
          <w:tcPr>
            <w:tcW w:w="1073"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8,82,77,530</w:t>
            </w:r>
          </w:p>
        </w:tc>
        <w:tc>
          <w:tcPr>
            <w:tcW w:w="1066"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33,000</w:t>
            </w:r>
          </w:p>
        </w:tc>
        <w:tc>
          <w:tcPr>
            <w:tcW w:w="1066"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w:t>
            </w:r>
          </w:p>
        </w:tc>
        <w:tc>
          <w:tcPr>
            <w:tcW w:w="1066" w:type="dxa"/>
            <w:tcBorders>
              <w:top w:val="single" w:sz="8" w:space="0" w:color="auto"/>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de Valores de Colombia</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10,853</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798</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8,825</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Bolsa Mexicana de Valores</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5,600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29</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6,570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CME Group</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13,58,19,663</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6,86,81,344</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2,57,29,419</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2,79,45,767</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1,82,69,054</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5,15,97,414</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ASX Australian Securities Exchange</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73,78,739</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13,03,988</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35,52,080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16,250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1,105</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3,900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BSE India Limited</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92,350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251</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32,071</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Japan Exchange Group</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2,49,701</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80,112</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8,247</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1,023</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Korea Exchange</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26,89,416</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2,63,965</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5,23,162</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National Stock Exchange of India</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5,78,495</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1,574</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63,073</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15,039</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41</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101</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Singapore Exchange</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12,312</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12,912</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China Financial Futures Exchange</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73,91,102</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10,15,428</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6,09,150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Deutsche Boerse AG</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3,27,58,003</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54,00,259</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49,57,446</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34,38,601</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5,49,065</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11,87,898</w:t>
            </w:r>
          </w:p>
        </w:tc>
      </w:tr>
      <w:tr w:rsidR="00692DA4" w:rsidRPr="00B12225" w:rsidTr="00053B79">
        <w:trPr>
          <w:trHeight w:val="233"/>
        </w:trPr>
        <w:tc>
          <w:tcPr>
            <w:tcW w:w="3432" w:type="dxa"/>
            <w:tcBorders>
              <w:top w:val="nil"/>
              <w:left w:val="single" w:sz="4" w:space="0" w:color="auto"/>
              <w:bottom w:val="nil"/>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Moscow Exchange</w:t>
            </w:r>
          </w:p>
        </w:tc>
        <w:tc>
          <w:tcPr>
            <w:tcW w:w="1088" w:type="dxa"/>
            <w:tcBorders>
              <w:top w:val="nil"/>
              <w:left w:val="single" w:sz="8" w:space="0" w:color="auto"/>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21,719</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5</w:t>
            </w:r>
          </w:p>
        </w:tc>
        <w:tc>
          <w:tcPr>
            <w:tcW w:w="1073"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45,188</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c>
          <w:tcPr>
            <w:tcW w:w="1066" w:type="dxa"/>
            <w:tcBorders>
              <w:top w:val="nil"/>
              <w:left w:val="nil"/>
              <w:bottom w:val="nil"/>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5"/>
        </w:trPr>
        <w:tc>
          <w:tcPr>
            <w:tcW w:w="3432" w:type="dxa"/>
            <w:tcBorders>
              <w:top w:val="nil"/>
              <w:left w:val="single" w:sz="4" w:space="0" w:color="auto"/>
              <w:bottom w:val="single" w:sz="4" w:space="0" w:color="auto"/>
              <w:right w:val="nil"/>
            </w:tcBorders>
            <w:shd w:val="clear" w:color="000000" w:fill="B4C6E7"/>
            <w:vAlign w:val="center"/>
            <w:hideMark/>
          </w:tcPr>
          <w:p w:rsidR="00692DA4" w:rsidRPr="00B12225" w:rsidRDefault="00692DA4" w:rsidP="00053B79">
            <w:pPr>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Nasdaq Nordic and Baltics</w:t>
            </w:r>
          </w:p>
        </w:tc>
        <w:tc>
          <w:tcPr>
            <w:tcW w:w="1088" w:type="dxa"/>
            <w:tcBorders>
              <w:top w:val="nil"/>
              <w:left w:val="single" w:sz="8" w:space="0" w:color="auto"/>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6,46,489</w:t>
            </w:r>
          </w:p>
        </w:tc>
        <w:tc>
          <w:tcPr>
            <w:tcW w:w="1066"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68,718</w:t>
            </w:r>
          </w:p>
        </w:tc>
        <w:tc>
          <w:tcPr>
            <w:tcW w:w="1073"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13,98,333</w:t>
            </w:r>
          </w:p>
        </w:tc>
        <w:tc>
          <w:tcPr>
            <w:tcW w:w="1066"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3,70,451</w:t>
            </w:r>
          </w:p>
        </w:tc>
        <w:tc>
          <w:tcPr>
            <w:tcW w:w="1066"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39,377</w:t>
            </w:r>
          </w:p>
        </w:tc>
        <w:tc>
          <w:tcPr>
            <w:tcW w:w="1066" w:type="dxa"/>
            <w:tcBorders>
              <w:top w:val="nil"/>
              <w:left w:val="nil"/>
              <w:bottom w:val="single" w:sz="4" w:space="0" w:color="auto"/>
              <w:right w:val="single" w:sz="8" w:space="0" w:color="auto"/>
            </w:tcBorders>
            <w:shd w:val="clear" w:color="auto" w:fill="auto"/>
            <w:vAlign w:val="center"/>
            <w:hideMark/>
          </w:tcPr>
          <w:p w:rsidR="00692DA4" w:rsidRPr="00B12225" w:rsidRDefault="00692DA4" w:rsidP="00053B79">
            <w:pPr>
              <w:jc w:val="right"/>
              <w:rPr>
                <w:rFonts w:ascii="Garamond" w:eastAsia="Times New Roman" w:hAnsi="Garamond" w:cs="Calibri"/>
                <w:color w:val="000000"/>
                <w:sz w:val="20"/>
                <w:szCs w:val="20"/>
                <w:lang w:val="en-IN" w:eastAsia="en-IN"/>
              </w:rPr>
            </w:pPr>
            <w:r w:rsidRPr="00B12225">
              <w:rPr>
                <w:rFonts w:ascii="Garamond" w:eastAsia="Times New Roman" w:hAnsi="Garamond" w:cs="Calibri"/>
                <w:color w:val="000000"/>
                <w:sz w:val="20"/>
                <w:szCs w:val="20"/>
                <w:lang w:val="en-IN" w:eastAsia="en-IN"/>
              </w:rPr>
              <w:t>0</w:t>
            </w:r>
          </w:p>
        </w:tc>
      </w:tr>
      <w:tr w:rsidR="00692DA4" w:rsidRPr="00B12225" w:rsidTr="00053B79">
        <w:trPr>
          <w:trHeight w:val="245"/>
        </w:trPr>
        <w:tc>
          <w:tcPr>
            <w:tcW w:w="3432"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Grand Total</w:t>
            </w:r>
          </w:p>
        </w:tc>
        <w:tc>
          <w:tcPr>
            <w:tcW w:w="1088"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22,26,26,901 </w:t>
            </w:r>
          </w:p>
        </w:tc>
        <w:tc>
          <w:tcPr>
            <w:tcW w:w="1066"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7,75,37,364 </w:t>
            </w:r>
          </w:p>
        </w:tc>
        <w:tc>
          <w:tcPr>
            <w:tcW w:w="1073"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12,52,95,871 </w:t>
            </w:r>
          </w:p>
        </w:tc>
        <w:tc>
          <w:tcPr>
            <w:tcW w:w="1066"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3,18,27,355 </w:t>
            </w:r>
          </w:p>
        </w:tc>
        <w:tc>
          <w:tcPr>
            <w:tcW w:w="1066"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1,88,58,646 </w:t>
            </w:r>
          </w:p>
        </w:tc>
        <w:tc>
          <w:tcPr>
            <w:tcW w:w="1066"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692DA4" w:rsidRPr="00B12225" w:rsidRDefault="00692DA4" w:rsidP="00053B79">
            <w:pPr>
              <w:jc w:val="right"/>
              <w:rPr>
                <w:rFonts w:ascii="Garamond" w:eastAsia="Times New Roman" w:hAnsi="Garamond" w:cs="Calibri"/>
                <w:b/>
                <w:bCs/>
                <w:color w:val="000000"/>
                <w:sz w:val="20"/>
                <w:szCs w:val="20"/>
                <w:lang w:val="en-IN" w:eastAsia="en-IN"/>
              </w:rPr>
            </w:pPr>
            <w:r w:rsidRPr="00B12225">
              <w:rPr>
                <w:rFonts w:ascii="Garamond" w:eastAsia="Times New Roman" w:hAnsi="Garamond" w:cs="Calibri"/>
                <w:b/>
                <w:bCs/>
                <w:color w:val="000000"/>
                <w:sz w:val="20"/>
                <w:szCs w:val="20"/>
                <w:lang w:val="en-IN" w:eastAsia="en-IN"/>
              </w:rPr>
              <w:t xml:space="preserve">    5,27,90,336 </w:t>
            </w:r>
          </w:p>
        </w:tc>
      </w:tr>
    </w:tbl>
    <w:p w:rsidR="00692DA4" w:rsidRPr="00B12225" w:rsidRDefault="00692DA4" w:rsidP="00692DA4">
      <w:pPr>
        <w:spacing w:line="23" w:lineRule="atLeast"/>
        <w:rPr>
          <w:rFonts w:ascii="Garamond" w:eastAsia="Times New Roman" w:hAnsi="Garamond"/>
          <w:bCs/>
          <w:sz w:val="18"/>
          <w:szCs w:val="18"/>
          <w:lang w:val="en-US"/>
        </w:rPr>
      </w:pPr>
      <w:r w:rsidRPr="00B12225">
        <w:rPr>
          <w:rFonts w:ascii="Garamond" w:eastAsia="Times New Roman" w:hAnsi="Garamond"/>
          <w:bCs/>
          <w:sz w:val="18"/>
          <w:szCs w:val="18"/>
          <w:lang w:val="en-US"/>
        </w:rPr>
        <w:tab/>
      </w:r>
    </w:p>
    <w:p w:rsidR="00692DA4" w:rsidRPr="00B12225" w:rsidRDefault="00692DA4" w:rsidP="00692DA4">
      <w:pPr>
        <w:spacing w:line="23" w:lineRule="atLeast"/>
        <w:jc w:val="both"/>
        <w:rPr>
          <w:rFonts w:ascii="Garamond" w:hAnsi="Garamond"/>
          <w:bCs/>
          <w:sz w:val="18"/>
          <w:szCs w:val="18"/>
        </w:rPr>
      </w:pPr>
      <w:r w:rsidRPr="00B12225">
        <w:rPr>
          <w:rFonts w:ascii="Garamond" w:hAnsi="Garamond"/>
          <w:bCs/>
          <w:sz w:val="18"/>
          <w:szCs w:val="18"/>
        </w:rPr>
        <w:t>NA: Not Available</w:t>
      </w: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Source: World Federation of Exchanges</w:t>
      </w:r>
    </w:p>
    <w:p w:rsidR="00692DA4" w:rsidRPr="00B12225" w:rsidRDefault="00692DA4" w:rsidP="00692DA4">
      <w:pPr>
        <w:rPr>
          <w:rFonts w:ascii="Garamond" w:eastAsia="Times New Roman" w:hAnsi="Garamond"/>
          <w:bCs/>
          <w:sz w:val="22"/>
          <w:szCs w:val="22"/>
          <w:lang w:val="en-US"/>
        </w:rPr>
      </w:pPr>
    </w:p>
    <w:p w:rsidR="00692DA4" w:rsidRPr="00B12225" w:rsidRDefault="00692DA4" w:rsidP="00692DA4">
      <w:pPr>
        <w:rPr>
          <w:rFonts w:ascii="Garamond" w:eastAsia="Times New Roman" w:hAnsi="Garamond"/>
          <w:bCs/>
          <w:sz w:val="22"/>
          <w:szCs w:val="22"/>
          <w:lang w:val="en-US"/>
        </w:rPr>
      </w:pPr>
      <w:r w:rsidRPr="00B12225">
        <w:rPr>
          <w:rFonts w:ascii="Garamond" w:eastAsia="Times New Roman" w:hAnsi="Garamond"/>
          <w:bCs/>
          <w:sz w:val="22"/>
          <w:szCs w:val="22"/>
          <w:lang w:val="en-US"/>
        </w:rPr>
        <w:br w:type="page"/>
      </w:r>
    </w:p>
    <w:p w:rsidR="00692DA4" w:rsidRPr="00B12225" w:rsidRDefault="00692DA4" w:rsidP="00692DA4">
      <w:pPr>
        <w:spacing w:line="23" w:lineRule="atLeast"/>
        <w:rPr>
          <w:rFonts w:ascii="Garamond" w:hAnsi="Garamond"/>
          <w:b/>
          <w:bCs/>
          <w:szCs w:val="22"/>
        </w:rPr>
      </w:pPr>
      <w:r w:rsidRPr="00B12225">
        <w:rPr>
          <w:rFonts w:ascii="Garamond" w:eastAsia="Times New Roman" w:hAnsi="Garamond"/>
          <w:b/>
          <w:bCs/>
          <w:szCs w:val="22"/>
          <w:lang w:val="en-US"/>
        </w:rPr>
        <w:lastRenderedPageBreak/>
        <w:t>Table A8: Commodity Futures and Options Traded in Major Exchanges</w:t>
      </w:r>
    </w:p>
    <w:p w:rsidR="00692DA4" w:rsidRPr="00B12225" w:rsidRDefault="00692DA4" w:rsidP="00692DA4">
      <w:pPr>
        <w:spacing w:line="23" w:lineRule="atLeast"/>
        <w:ind w:right="348"/>
        <w:jc w:val="right"/>
        <w:rPr>
          <w:rFonts w:ascii="Garamond" w:hAnsi="Garamond"/>
          <w:bCs/>
          <w:sz w:val="22"/>
          <w:szCs w:val="22"/>
        </w:rPr>
      </w:pPr>
      <w:r w:rsidRPr="00B12225">
        <w:rPr>
          <w:rFonts w:ascii="Garamond" w:hAnsi="Garamond"/>
          <w:bCs/>
          <w:sz w:val="22"/>
          <w:szCs w:val="22"/>
        </w:rPr>
        <w:t>Notional Turnover in (</w:t>
      </w:r>
      <w:r w:rsidRPr="00CA071E">
        <w:rPr>
          <w:rFonts w:ascii="Garamond" w:hAnsi="Garamond"/>
          <w:bCs/>
          <w:sz w:val="22"/>
          <w:szCs w:val="22"/>
        </w:rPr>
        <w:t>USD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648" w:type="dxa"/>
        <w:tblCellMar>
          <w:left w:w="0" w:type="dxa"/>
          <w:right w:w="0" w:type="dxa"/>
        </w:tblCellMar>
        <w:tblLook w:val="04A0" w:firstRow="1" w:lastRow="0" w:firstColumn="1" w:lastColumn="0" w:noHBand="0" w:noVBand="1"/>
      </w:tblPr>
      <w:tblGrid>
        <w:gridCol w:w="3134"/>
        <w:gridCol w:w="1173"/>
        <w:gridCol w:w="1079"/>
        <w:gridCol w:w="1094"/>
        <w:gridCol w:w="1065"/>
        <w:gridCol w:w="1024"/>
        <w:gridCol w:w="1079"/>
      </w:tblGrid>
      <w:tr w:rsidR="00692DA4" w:rsidRPr="00CA071E" w:rsidTr="00053B79">
        <w:trPr>
          <w:trHeight w:val="231"/>
        </w:trPr>
        <w:tc>
          <w:tcPr>
            <w:tcW w:w="3381"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jc w:val="center"/>
              <w:rPr>
                <w:rFonts w:ascii="Garamond" w:hAnsi="Garamond" w:cs="Calibri"/>
                <w:b/>
                <w:bCs/>
                <w:color w:val="000000"/>
                <w:sz w:val="20"/>
                <w:szCs w:val="20"/>
              </w:rPr>
            </w:pPr>
            <w:r w:rsidRPr="00CA071E">
              <w:rPr>
                <w:rFonts w:ascii="Garamond" w:hAnsi="Garamond" w:cs="Calibri"/>
                <w:b/>
                <w:bCs/>
                <w:color w:val="000000"/>
                <w:sz w:val="20"/>
                <w:szCs w:val="20"/>
              </w:rPr>
              <w:t>Exchange</w:t>
            </w:r>
          </w:p>
        </w:tc>
        <w:tc>
          <w:tcPr>
            <w:tcW w:w="6267" w:type="dxa"/>
            <w:gridSpan w:val="6"/>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jc w:val="center"/>
              <w:rPr>
                <w:rFonts w:ascii="Garamond" w:hAnsi="Garamond" w:cs="Calibri"/>
                <w:b/>
                <w:bCs/>
                <w:color w:val="000000"/>
                <w:sz w:val="20"/>
                <w:szCs w:val="20"/>
              </w:rPr>
            </w:pPr>
            <w:r w:rsidRPr="00CA071E">
              <w:rPr>
                <w:rFonts w:ascii="Garamond" w:hAnsi="Garamond" w:cs="Calibri"/>
                <w:b/>
                <w:bCs/>
                <w:color w:val="000000"/>
                <w:sz w:val="20"/>
                <w:szCs w:val="20"/>
              </w:rPr>
              <w:t>May-20</w:t>
            </w:r>
          </w:p>
        </w:tc>
      </w:tr>
      <w:tr w:rsidR="00692DA4" w:rsidRPr="00CA071E" w:rsidTr="00053B79">
        <w:trPr>
          <w:trHeight w:val="231"/>
        </w:trPr>
        <w:tc>
          <w:tcPr>
            <w:tcW w:w="0" w:type="auto"/>
            <w:vMerge/>
            <w:tcBorders>
              <w:top w:val="single" w:sz="4" w:space="0" w:color="auto"/>
              <w:left w:val="single" w:sz="4" w:space="0" w:color="auto"/>
              <w:bottom w:val="single" w:sz="4" w:space="0" w:color="auto"/>
              <w:right w:val="single" w:sz="4" w:space="0" w:color="auto"/>
            </w:tcBorders>
            <w:vAlign w:val="center"/>
            <w:hideMark/>
          </w:tcPr>
          <w:p w:rsidR="00692DA4" w:rsidRPr="00CA071E" w:rsidRDefault="00692DA4" w:rsidP="00053B79">
            <w:pPr>
              <w:rPr>
                <w:rFonts w:ascii="Garamond" w:hAnsi="Garamond" w:cs="Calibri"/>
                <w:b/>
                <w:bCs/>
                <w:color w:val="000000"/>
                <w:sz w:val="20"/>
                <w:szCs w:val="20"/>
              </w:rPr>
            </w:pPr>
          </w:p>
        </w:tc>
        <w:tc>
          <w:tcPr>
            <w:tcW w:w="3133" w:type="dxa"/>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jc w:val="center"/>
              <w:rPr>
                <w:rFonts w:ascii="Garamond" w:hAnsi="Garamond" w:cs="Calibri"/>
                <w:b/>
                <w:bCs/>
                <w:color w:val="000000"/>
                <w:sz w:val="20"/>
                <w:szCs w:val="20"/>
              </w:rPr>
            </w:pPr>
            <w:r w:rsidRPr="00CA071E">
              <w:rPr>
                <w:rFonts w:ascii="Garamond" w:hAnsi="Garamond" w:cs="Calibri"/>
                <w:b/>
                <w:bCs/>
                <w:color w:val="000000"/>
                <w:sz w:val="20"/>
                <w:szCs w:val="20"/>
              </w:rPr>
              <w:t>Commodities Futures</w:t>
            </w:r>
          </w:p>
        </w:tc>
        <w:tc>
          <w:tcPr>
            <w:tcW w:w="3133" w:type="dxa"/>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jc w:val="center"/>
              <w:rPr>
                <w:rFonts w:ascii="Garamond" w:hAnsi="Garamond" w:cs="Calibri"/>
                <w:b/>
                <w:bCs/>
                <w:color w:val="000000"/>
                <w:sz w:val="20"/>
                <w:szCs w:val="20"/>
              </w:rPr>
            </w:pPr>
            <w:r w:rsidRPr="00CA071E">
              <w:rPr>
                <w:rFonts w:ascii="Garamond" w:hAnsi="Garamond" w:cs="Calibri"/>
                <w:b/>
                <w:bCs/>
                <w:color w:val="000000"/>
                <w:sz w:val="20"/>
                <w:szCs w:val="20"/>
              </w:rPr>
              <w:t>Commodities Options</w:t>
            </w:r>
          </w:p>
        </w:tc>
      </w:tr>
      <w:tr w:rsidR="00692DA4" w:rsidRPr="00CA071E" w:rsidTr="00053B79">
        <w:trPr>
          <w:trHeight w:val="602"/>
        </w:trPr>
        <w:tc>
          <w:tcPr>
            <w:tcW w:w="0" w:type="auto"/>
            <w:vMerge/>
            <w:tcBorders>
              <w:top w:val="single" w:sz="4" w:space="0" w:color="auto"/>
              <w:left w:val="single" w:sz="4" w:space="0" w:color="auto"/>
              <w:bottom w:val="single" w:sz="4" w:space="0" w:color="auto"/>
              <w:right w:val="single" w:sz="4" w:space="0" w:color="auto"/>
            </w:tcBorders>
            <w:vAlign w:val="center"/>
            <w:hideMark/>
          </w:tcPr>
          <w:p w:rsidR="00692DA4" w:rsidRPr="00CA071E" w:rsidRDefault="00692DA4" w:rsidP="00053B79">
            <w:pPr>
              <w:rPr>
                <w:rFonts w:ascii="Garamond" w:hAnsi="Garamond" w:cs="Calibri"/>
                <w:b/>
                <w:bCs/>
                <w:color w:val="000000"/>
                <w:sz w:val="20"/>
                <w:szCs w:val="20"/>
              </w:rPr>
            </w:pPr>
          </w:p>
        </w:tc>
        <w:tc>
          <w:tcPr>
            <w:tcW w:w="1044" w:type="dxa"/>
            <w:tcBorders>
              <w:top w:val="nil"/>
              <w:left w:val="nil"/>
              <w:bottom w:val="nil"/>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b/>
                <w:bCs/>
                <w:color w:val="000000"/>
                <w:sz w:val="20"/>
                <w:szCs w:val="20"/>
              </w:rPr>
            </w:pPr>
            <w:r w:rsidRPr="00CA071E">
              <w:rPr>
                <w:rFonts w:ascii="Garamond" w:hAnsi="Garamond" w:cs="Calibri"/>
                <w:b/>
                <w:bCs/>
                <w:color w:val="000000"/>
                <w:sz w:val="20"/>
                <w:szCs w:val="20"/>
              </w:rPr>
              <w:t xml:space="preserve">Number </w:t>
            </w:r>
            <w:r>
              <w:rPr>
                <w:rFonts w:ascii="Garamond" w:hAnsi="Garamond" w:cs="Calibri"/>
                <w:b/>
                <w:bCs/>
                <w:color w:val="000000"/>
                <w:sz w:val="20"/>
                <w:szCs w:val="20"/>
              </w:rPr>
              <w:t>o</w:t>
            </w:r>
            <w:r w:rsidRPr="00CA071E">
              <w:rPr>
                <w:rFonts w:ascii="Garamond" w:hAnsi="Garamond" w:cs="Calibri"/>
                <w:b/>
                <w:bCs/>
                <w:color w:val="000000"/>
                <w:sz w:val="20"/>
                <w:szCs w:val="20"/>
              </w:rPr>
              <w:t>f</w:t>
            </w:r>
            <w:r w:rsidRPr="00CA071E">
              <w:rPr>
                <w:rFonts w:ascii="Garamond" w:hAnsi="Garamond" w:cs="Calibri"/>
                <w:b/>
                <w:bCs/>
                <w:color w:val="000000"/>
                <w:sz w:val="20"/>
                <w:szCs w:val="20"/>
              </w:rPr>
              <w:br/>
              <w:t>Contracts Traded</w:t>
            </w:r>
          </w:p>
        </w:tc>
        <w:tc>
          <w:tcPr>
            <w:tcW w:w="1044" w:type="dxa"/>
            <w:tcBorders>
              <w:top w:val="nil"/>
              <w:left w:val="nil"/>
              <w:bottom w:val="nil"/>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b/>
                <w:bCs/>
                <w:color w:val="000000"/>
                <w:sz w:val="20"/>
                <w:szCs w:val="20"/>
              </w:rPr>
            </w:pPr>
            <w:r w:rsidRPr="00CA071E">
              <w:rPr>
                <w:rFonts w:ascii="Garamond" w:hAnsi="Garamond" w:cs="Calibri"/>
                <w:b/>
                <w:bCs/>
                <w:color w:val="000000"/>
                <w:sz w:val="20"/>
                <w:szCs w:val="20"/>
              </w:rPr>
              <w:t>Notional</w:t>
            </w:r>
            <w:r w:rsidRPr="00CA071E">
              <w:rPr>
                <w:rFonts w:ascii="Garamond" w:hAnsi="Garamond" w:cs="Calibri"/>
                <w:b/>
                <w:bCs/>
                <w:color w:val="000000"/>
                <w:sz w:val="20"/>
                <w:szCs w:val="20"/>
              </w:rPr>
              <w:br/>
              <w:t>Turnover</w:t>
            </w:r>
          </w:p>
        </w:tc>
        <w:tc>
          <w:tcPr>
            <w:tcW w:w="1044" w:type="dxa"/>
            <w:tcBorders>
              <w:top w:val="nil"/>
              <w:left w:val="nil"/>
              <w:bottom w:val="nil"/>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b/>
                <w:bCs/>
                <w:color w:val="000000"/>
                <w:sz w:val="20"/>
                <w:szCs w:val="20"/>
              </w:rPr>
            </w:pPr>
            <w:r w:rsidRPr="00CA071E">
              <w:rPr>
                <w:rFonts w:ascii="Garamond" w:hAnsi="Garamond" w:cs="Calibri"/>
                <w:b/>
                <w:bCs/>
                <w:color w:val="000000"/>
                <w:sz w:val="20"/>
                <w:szCs w:val="20"/>
              </w:rPr>
              <w:t>Open</w:t>
            </w:r>
            <w:r w:rsidRPr="00CA071E">
              <w:rPr>
                <w:rFonts w:ascii="Garamond" w:hAnsi="Garamond" w:cs="Calibri"/>
                <w:b/>
                <w:bCs/>
                <w:color w:val="000000"/>
                <w:sz w:val="20"/>
                <w:szCs w:val="20"/>
              </w:rPr>
              <w:br/>
              <w:t>Interest</w:t>
            </w:r>
          </w:p>
        </w:tc>
        <w:tc>
          <w:tcPr>
            <w:tcW w:w="1044" w:type="dxa"/>
            <w:tcBorders>
              <w:top w:val="nil"/>
              <w:left w:val="nil"/>
              <w:bottom w:val="nil"/>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b/>
                <w:bCs/>
                <w:color w:val="000000"/>
                <w:sz w:val="20"/>
                <w:szCs w:val="20"/>
              </w:rPr>
            </w:pPr>
            <w:r w:rsidRPr="00CA071E">
              <w:rPr>
                <w:rFonts w:ascii="Garamond" w:hAnsi="Garamond" w:cs="Calibri"/>
                <w:b/>
                <w:bCs/>
                <w:color w:val="000000"/>
                <w:sz w:val="20"/>
                <w:szCs w:val="20"/>
              </w:rPr>
              <w:t>Number of</w:t>
            </w:r>
            <w:r w:rsidRPr="00CA071E">
              <w:rPr>
                <w:rFonts w:ascii="Garamond" w:hAnsi="Garamond" w:cs="Calibri"/>
                <w:b/>
                <w:bCs/>
                <w:color w:val="000000"/>
                <w:sz w:val="20"/>
                <w:szCs w:val="20"/>
              </w:rPr>
              <w:br/>
              <w:t>Contracts Traded</w:t>
            </w:r>
          </w:p>
        </w:tc>
        <w:tc>
          <w:tcPr>
            <w:tcW w:w="1044" w:type="dxa"/>
            <w:tcBorders>
              <w:top w:val="nil"/>
              <w:left w:val="nil"/>
              <w:bottom w:val="nil"/>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b/>
                <w:bCs/>
                <w:color w:val="000000"/>
                <w:sz w:val="20"/>
                <w:szCs w:val="20"/>
              </w:rPr>
            </w:pPr>
            <w:r w:rsidRPr="00CA071E">
              <w:rPr>
                <w:rFonts w:ascii="Garamond" w:hAnsi="Garamond" w:cs="Calibri"/>
                <w:b/>
                <w:bCs/>
                <w:color w:val="000000"/>
                <w:sz w:val="20"/>
                <w:szCs w:val="20"/>
              </w:rPr>
              <w:t>Notional</w:t>
            </w:r>
            <w:r w:rsidRPr="00CA071E">
              <w:rPr>
                <w:rFonts w:ascii="Garamond" w:hAnsi="Garamond" w:cs="Calibri"/>
                <w:b/>
                <w:bCs/>
                <w:color w:val="000000"/>
                <w:sz w:val="20"/>
                <w:szCs w:val="20"/>
              </w:rPr>
              <w:br/>
              <w:t>Turnover</w:t>
            </w:r>
          </w:p>
        </w:tc>
        <w:tc>
          <w:tcPr>
            <w:tcW w:w="1044" w:type="dxa"/>
            <w:tcBorders>
              <w:top w:val="nil"/>
              <w:left w:val="nil"/>
              <w:bottom w:val="nil"/>
              <w:right w:val="single" w:sz="4" w:space="0" w:color="auto"/>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b/>
                <w:bCs/>
                <w:color w:val="000000"/>
                <w:sz w:val="20"/>
                <w:szCs w:val="20"/>
              </w:rPr>
            </w:pPr>
            <w:r w:rsidRPr="00CA071E">
              <w:rPr>
                <w:rFonts w:ascii="Garamond" w:hAnsi="Garamond" w:cs="Calibri"/>
                <w:b/>
                <w:bCs/>
                <w:color w:val="000000"/>
                <w:sz w:val="20"/>
                <w:szCs w:val="20"/>
              </w:rPr>
              <w:t>Open</w:t>
            </w:r>
            <w:r w:rsidRPr="00CA071E">
              <w:rPr>
                <w:rFonts w:ascii="Garamond" w:hAnsi="Garamond" w:cs="Calibri"/>
                <w:b/>
                <w:bCs/>
                <w:color w:val="000000"/>
                <w:sz w:val="20"/>
                <w:szCs w:val="20"/>
              </w:rPr>
              <w:br/>
              <w:t>Interest</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B3 - Brasil Bolsa Balcão</w:t>
            </w:r>
          </w:p>
        </w:tc>
        <w:tc>
          <w:tcPr>
            <w:tcW w:w="1044" w:type="dxa"/>
            <w:tcBorders>
              <w:top w:val="single" w:sz="8" w:space="0" w:color="auto"/>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1,67,137</w:t>
            </w:r>
          </w:p>
        </w:tc>
        <w:tc>
          <w:tcPr>
            <w:tcW w:w="1044" w:type="dxa"/>
            <w:tcBorders>
              <w:top w:val="single" w:sz="8" w:space="0" w:color="auto"/>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988</w:t>
            </w:r>
          </w:p>
        </w:tc>
        <w:tc>
          <w:tcPr>
            <w:tcW w:w="1044" w:type="dxa"/>
            <w:tcBorders>
              <w:top w:val="single" w:sz="8" w:space="0" w:color="auto"/>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47,144</w:t>
            </w:r>
          </w:p>
        </w:tc>
        <w:tc>
          <w:tcPr>
            <w:tcW w:w="1044" w:type="dxa"/>
            <w:tcBorders>
              <w:top w:val="single" w:sz="8" w:space="0" w:color="auto"/>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1,97,631</w:t>
            </w:r>
          </w:p>
        </w:tc>
        <w:tc>
          <w:tcPr>
            <w:tcW w:w="1044" w:type="dxa"/>
            <w:tcBorders>
              <w:top w:val="single" w:sz="8" w:space="0" w:color="auto"/>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864</w:t>
            </w:r>
          </w:p>
        </w:tc>
        <w:tc>
          <w:tcPr>
            <w:tcW w:w="1044" w:type="dxa"/>
            <w:tcBorders>
              <w:top w:val="single" w:sz="8" w:space="0" w:color="auto"/>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5,319</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Matba Rofex</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1,17,048</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579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42,956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5,995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10,832</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CME Group</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6,82,56,449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27,78,071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1,42,95,416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94,68,220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3,57,978</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1,11,61,707</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ASX Australian Securities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66,942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2,701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1,06,433</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9,641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884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32,205</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Hong Kong Exchanges and Clearing</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19,387</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257</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3,902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National Stock Exchange of India</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1,651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NZX Limited</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28,076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117</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62,910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3,100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14,493</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Singapore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17,67,054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9,11,042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3,79,814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11,01,388</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Taiwan Futures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19,681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329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1,525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2,501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1,330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Thailand Futures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4,70,140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35,224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Bursa Malaysia Derivatives</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7,70,901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9,491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2,06,847</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5,300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16,850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Zhengzhou Commodity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11,29,28,701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5,10,985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65,79,825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19,20,249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174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6,72,821</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Dalian Commodity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13,93,24,949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8,83,440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80,20,125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30,71,688</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426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6,81,787</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Multi Commodity Exchange of India</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1,49,77,375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66,096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1,35,281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1,62,348</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2,126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7,927</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Shanghai Futures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17,11,36,113</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12,70,370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66,42,032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Indian Commodity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6,52,734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10,497</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Borsa Istanbul</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74,80,378</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2,093</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12,64,642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Deutsche Boerse AG</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4,52,726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13,768</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18,35,260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2,41,724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1,067</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2,66,209</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Euronext</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7,39,552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8,412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4,55,400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72,702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830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2,28,566</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LSE Group</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165</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Moscow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6,36,76,043</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24,376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16,84,042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7,60,344</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266</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1,98,196</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Dubai Gold and Commodities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15,131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201</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1,113</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CA071E" w:rsidTr="00053B79">
        <w:trPr>
          <w:trHeight w:val="231"/>
        </w:trPr>
        <w:tc>
          <w:tcPr>
            <w:tcW w:w="3381" w:type="dxa"/>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London Metal Exchange</w:t>
            </w:r>
          </w:p>
        </w:tc>
        <w:tc>
          <w:tcPr>
            <w:tcW w:w="1044" w:type="dxa"/>
            <w:tcBorders>
              <w:top w:val="nil"/>
              <w:left w:val="single" w:sz="8" w:space="0" w:color="auto"/>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1,16,70,992</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8,68,099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21,63,639</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4,30,367</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33,018</w:t>
            </w:r>
          </w:p>
        </w:tc>
        <w:tc>
          <w:tcPr>
            <w:tcW w:w="1044" w:type="dxa"/>
            <w:tcBorders>
              <w:top w:val="nil"/>
              <w:left w:val="nil"/>
              <w:bottom w:val="nil"/>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4,46,072</w:t>
            </w:r>
          </w:p>
        </w:tc>
      </w:tr>
      <w:tr w:rsidR="00692DA4" w:rsidRPr="00CA071E" w:rsidTr="00053B79">
        <w:trPr>
          <w:trHeight w:val="405"/>
        </w:trPr>
        <w:tc>
          <w:tcPr>
            <w:tcW w:w="3381" w:type="dxa"/>
            <w:tcBorders>
              <w:top w:val="nil"/>
              <w:left w:val="single" w:sz="4" w:space="0" w:color="auto"/>
              <w:bottom w:val="single" w:sz="4" w:space="0" w:color="auto"/>
              <w:right w:val="nil"/>
            </w:tcBorders>
            <w:shd w:val="clear" w:color="000000" w:fill="B4C6E7"/>
            <w:tcMar>
              <w:top w:w="15" w:type="dxa"/>
              <w:left w:w="15" w:type="dxa"/>
              <w:bottom w:w="0" w:type="dxa"/>
              <w:right w:w="15" w:type="dxa"/>
            </w:tcMar>
            <w:vAlign w:val="center"/>
            <w:hideMark/>
          </w:tcPr>
          <w:p w:rsidR="00692DA4" w:rsidRPr="00CA071E" w:rsidRDefault="00692DA4" w:rsidP="00053B79">
            <w:pPr>
              <w:rPr>
                <w:rFonts w:ascii="Garamond" w:hAnsi="Garamond" w:cs="Calibri"/>
                <w:color w:val="000000"/>
                <w:sz w:val="20"/>
                <w:szCs w:val="20"/>
              </w:rPr>
            </w:pPr>
            <w:r w:rsidRPr="00CA071E">
              <w:rPr>
                <w:rFonts w:ascii="Garamond" w:hAnsi="Garamond" w:cs="Calibri"/>
                <w:color w:val="000000"/>
                <w:sz w:val="20"/>
                <w:szCs w:val="20"/>
              </w:rPr>
              <w:t>The Saint-Petersburg International Mercantile Exchange</w:t>
            </w:r>
          </w:p>
        </w:tc>
        <w:tc>
          <w:tcPr>
            <w:tcW w:w="1044" w:type="dxa"/>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2,100</w:t>
            </w:r>
          </w:p>
        </w:tc>
        <w:tc>
          <w:tcPr>
            <w:tcW w:w="1044" w:type="dxa"/>
            <w:tcBorders>
              <w:top w:val="nil"/>
              <w:left w:val="nil"/>
              <w:bottom w:val="single" w:sz="4" w:space="0" w:color="auto"/>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4,40,67,453</w:t>
            </w:r>
          </w:p>
        </w:tc>
        <w:tc>
          <w:tcPr>
            <w:tcW w:w="1044" w:type="dxa"/>
            <w:tcBorders>
              <w:top w:val="nil"/>
              <w:left w:val="nil"/>
              <w:bottom w:val="single" w:sz="4" w:space="0" w:color="auto"/>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211</w:t>
            </w:r>
          </w:p>
        </w:tc>
        <w:tc>
          <w:tcPr>
            <w:tcW w:w="1044" w:type="dxa"/>
            <w:tcBorders>
              <w:top w:val="nil"/>
              <w:left w:val="nil"/>
              <w:bottom w:val="single" w:sz="4" w:space="0" w:color="auto"/>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single" w:sz="4" w:space="0" w:color="auto"/>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c>
          <w:tcPr>
            <w:tcW w:w="1044" w:type="dxa"/>
            <w:tcBorders>
              <w:top w:val="nil"/>
              <w:left w:val="nil"/>
              <w:bottom w:val="single" w:sz="4" w:space="0" w:color="auto"/>
              <w:right w:val="single" w:sz="8" w:space="0" w:color="auto"/>
            </w:tcBorders>
            <w:shd w:val="clear" w:color="auto" w:fill="auto"/>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color w:val="000000"/>
                <w:sz w:val="20"/>
                <w:szCs w:val="20"/>
              </w:rPr>
            </w:pPr>
            <w:r w:rsidRPr="00CA071E">
              <w:rPr>
                <w:rFonts w:ascii="Garamond" w:hAnsi="Garamond" w:cs="Calibri"/>
                <w:color w:val="000000"/>
                <w:sz w:val="20"/>
                <w:szCs w:val="20"/>
              </w:rPr>
              <w:t>0</w:t>
            </w:r>
          </w:p>
        </w:tc>
      </w:tr>
      <w:tr w:rsidR="00692DA4" w:rsidRPr="00B12225" w:rsidTr="00053B79">
        <w:trPr>
          <w:trHeight w:val="243"/>
        </w:trPr>
        <w:tc>
          <w:tcPr>
            <w:tcW w:w="3381" w:type="dxa"/>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692DA4" w:rsidRPr="00CA071E" w:rsidRDefault="00692DA4" w:rsidP="00053B79">
            <w:pPr>
              <w:rPr>
                <w:rFonts w:ascii="Garamond" w:hAnsi="Garamond" w:cs="Calibri"/>
                <w:b/>
                <w:bCs/>
                <w:color w:val="000000"/>
                <w:sz w:val="20"/>
                <w:szCs w:val="20"/>
              </w:rPr>
            </w:pPr>
            <w:r w:rsidRPr="00CA071E">
              <w:rPr>
                <w:rFonts w:ascii="Garamond" w:hAnsi="Garamond" w:cs="Calibri"/>
                <w:b/>
                <w:bCs/>
                <w:color w:val="000000"/>
                <w:sz w:val="20"/>
                <w:szCs w:val="20"/>
              </w:rPr>
              <w:t>Grand Total</w:t>
            </w:r>
          </w:p>
        </w:tc>
        <w:tc>
          <w:tcPr>
            <w:tcW w:w="1044" w:type="dxa"/>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b/>
                <w:bCs/>
                <w:color w:val="000000"/>
                <w:sz w:val="20"/>
                <w:szCs w:val="20"/>
              </w:rPr>
            </w:pPr>
            <w:r w:rsidRPr="00CA071E">
              <w:rPr>
                <w:rFonts w:ascii="Garamond" w:hAnsi="Garamond" w:cs="Calibri"/>
                <w:b/>
                <w:bCs/>
                <w:color w:val="000000"/>
                <w:sz w:val="20"/>
                <w:szCs w:val="20"/>
              </w:rPr>
              <w:t xml:space="preserve">   59,47,41,335 </w:t>
            </w:r>
          </w:p>
        </w:tc>
        <w:tc>
          <w:tcPr>
            <w:tcW w:w="1044" w:type="dxa"/>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b/>
                <w:bCs/>
                <w:color w:val="000000"/>
                <w:sz w:val="20"/>
                <w:szCs w:val="20"/>
              </w:rPr>
            </w:pPr>
            <w:r w:rsidRPr="00CA071E">
              <w:rPr>
                <w:rFonts w:ascii="Garamond" w:hAnsi="Garamond" w:cs="Calibri"/>
                <w:b/>
                <w:bCs/>
                <w:color w:val="000000"/>
                <w:sz w:val="20"/>
                <w:szCs w:val="20"/>
              </w:rPr>
              <w:t xml:space="preserve">     5,05,07,910 </w:t>
            </w:r>
          </w:p>
        </w:tc>
        <w:tc>
          <w:tcPr>
            <w:tcW w:w="1044" w:type="dxa"/>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b/>
                <w:bCs/>
                <w:color w:val="000000"/>
                <w:sz w:val="20"/>
                <w:szCs w:val="20"/>
              </w:rPr>
            </w:pPr>
            <w:r w:rsidRPr="00CA071E">
              <w:rPr>
                <w:rFonts w:ascii="Garamond" w:hAnsi="Garamond" w:cs="Calibri"/>
                <w:b/>
                <w:bCs/>
                <w:color w:val="000000"/>
                <w:sz w:val="20"/>
                <w:szCs w:val="20"/>
              </w:rPr>
              <w:t xml:space="preserve">    4,45,05,634 </w:t>
            </w:r>
          </w:p>
        </w:tc>
        <w:tc>
          <w:tcPr>
            <w:tcW w:w="1044" w:type="dxa"/>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b/>
                <w:bCs/>
                <w:color w:val="000000"/>
                <w:sz w:val="20"/>
                <w:szCs w:val="20"/>
              </w:rPr>
            </w:pPr>
            <w:r w:rsidRPr="00CA071E">
              <w:rPr>
                <w:rFonts w:ascii="Garamond" w:hAnsi="Garamond" w:cs="Calibri"/>
                <w:b/>
                <w:bCs/>
                <w:color w:val="000000"/>
                <w:sz w:val="20"/>
                <w:szCs w:val="20"/>
              </w:rPr>
              <w:t xml:space="preserve">     1,67,31,624 </w:t>
            </w:r>
          </w:p>
        </w:tc>
        <w:tc>
          <w:tcPr>
            <w:tcW w:w="1044" w:type="dxa"/>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692DA4" w:rsidRPr="00CA071E" w:rsidRDefault="00692DA4" w:rsidP="00053B79">
            <w:pPr>
              <w:ind w:right="157"/>
              <w:jc w:val="right"/>
              <w:rPr>
                <w:rFonts w:ascii="Garamond" w:hAnsi="Garamond" w:cs="Calibri"/>
                <w:b/>
                <w:bCs/>
                <w:color w:val="000000"/>
                <w:sz w:val="20"/>
                <w:szCs w:val="20"/>
              </w:rPr>
            </w:pPr>
            <w:r w:rsidRPr="00CA071E">
              <w:rPr>
                <w:rFonts w:ascii="Garamond" w:hAnsi="Garamond" w:cs="Calibri"/>
                <w:b/>
                <w:bCs/>
                <w:color w:val="000000"/>
                <w:sz w:val="20"/>
                <w:szCs w:val="20"/>
              </w:rPr>
              <w:t xml:space="preserve">         3,97,670 </w:t>
            </w:r>
          </w:p>
        </w:tc>
        <w:tc>
          <w:tcPr>
            <w:tcW w:w="1044" w:type="dxa"/>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692DA4" w:rsidRPr="00B12225" w:rsidRDefault="00692DA4" w:rsidP="00053B79">
            <w:pPr>
              <w:ind w:right="157"/>
              <w:jc w:val="right"/>
              <w:rPr>
                <w:rFonts w:ascii="Garamond" w:hAnsi="Garamond" w:cs="Calibri"/>
                <w:b/>
                <w:bCs/>
                <w:color w:val="000000"/>
                <w:sz w:val="20"/>
                <w:szCs w:val="20"/>
              </w:rPr>
            </w:pPr>
            <w:r w:rsidRPr="00CA071E">
              <w:rPr>
                <w:rFonts w:ascii="Garamond" w:hAnsi="Garamond" w:cs="Calibri"/>
                <w:b/>
                <w:bCs/>
                <w:color w:val="000000"/>
                <w:sz w:val="20"/>
                <w:szCs w:val="20"/>
              </w:rPr>
              <w:t xml:space="preserve">     1,48,45,702</w:t>
            </w:r>
            <w:r w:rsidRPr="00B12225">
              <w:rPr>
                <w:rFonts w:ascii="Garamond" w:hAnsi="Garamond" w:cs="Calibri"/>
                <w:b/>
                <w:bCs/>
                <w:color w:val="000000"/>
                <w:sz w:val="20"/>
                <w:szCs w:val="20"/>
              </w:rPr>
              <w:t xml:space="preserve"> </w:t>
            </w:r>
          </w:p>
        </w:tc>
      </w:tr>
    </w:tbl>
    <w:p w:rsidR="00692DA4" w:rsidRPr="00B12225" w:rsidRDefault="00692DA4" w:rsidP="00692DA4">
      <w:pPr>
        <w:spacing w:line="23" w:lineRule="atLeast"/>
        <w:rPr>
          <w:rFonts w:ascii="Garamond" w:hAnsi="Garamond"/>
          <w:bCs/>
          <w:sz w:val="18"/>
          <w:szCs w:val="18"/>
        </w:rPr>
      </w:pPr>
      <w:r w:rsidRPr="00B12225">
        <w:rPr>
          <w:rFonts w:ascii="Garamond" w:hAnsi="Garamond"/>
          <w:bCs/>
          <w:sz w:val="18"/>
          <w:szCs w:val="18"/>
        </w:rPr>
        <w:t xml:space="preserve"> NA: Not Available</w:t>
      </w:r>
    </w:p>
    <w:p w:rsidR="00692DA4" w:rsidRPr="00B12225" w:rsidRDefault="00692DA4" w:rsidP="00692DA4">
      <w:pPr>
        <w:spacing w:line="23" w:lineRule="atLeast"/>
        <w:jc w:val="both"/>
        <w:outlineLvl w:val="0"/>
        <w:rPr>
          <w:rFonts w:ascii="Garamond" w:hAnsi="Garamond"/>
          <w:bCs/>
          <w:sz w:val="18"/>
          <w:szCs w:val="18"/>
        </w:rPr>
      </w:pPr>
      <w:r w:rsidRPr="00B12225">
        <w:rPr>
          <w:rFonts w:ascii="Garamond" w:hAnsi="Garamond"/>
          <w:bCs/>
          <w:sz w:val="18"/>
          <w:szCs w:val="18"/>
        </w:rPr>
        <w:t>Source: World Federation of Exchanges</w:t>
      </w:r>
    </w:p>
    <w:p w:rsidR="00692DA4" w:rsidRPr="00B12225" w:rsidRDefault="00692DA4" w:rsidP="00692DA4">
      <w:pPr>
        <w:spacing w:line="23" w:lineRule="atLeast"/>
        <w:jc w:val="both"/>
        <w:rPr>
          <w:rFonts w:ascii="Garamond" w:hAnsi="Garamond"/>
          <w:bCs/>
          <w:sz w:val="22"/>
          <w:szCs w:val="22"/>
        </w:rPr>
      </w:pPr>
    </w:p>
    <w:p w:rsidR="00692DA4" w:rsidRPr="00B12225" w:rsidRDefault="00692DA4" w:rsidP="00692DA4">
      <w:pPr>
        <w:rPr>
          <w:rFonts w:ascii="Garamond" w:hAnsi="Garamond"/>
          <w:bCs/>
          <w:sz w:val="22"/>
          <w:szCs w:val="22"/>
        </w:rPr>
      </w:pPr>
      <w:r w:rsidRPr="00B12225">
        <w:rPr>
          <w:rFonts w:ascii="Garamond" w:hAnsi="Garamond"/>
          <w:bCs/>
          <w:sz w:val="22"/>
          <w:szCs w:val="22"/>
        </w:rPr>
        <w:br w:type="page"/>
      </w:r>
    </w:p>
    <w:p w:rsidR="00692DA4" w:rsidRPr="00B12225" w:rsidRDefault="00692DA4" w:rsidP="00692DA4">
      <w:pPr>
        <w:spacing w:line="23" w:lineRule="atLeast"/>
        <w:jc w:val="both"/>
        <w:rPr>
          <w:rFonts w:ascii="Garamond" w:hAnsi="Garamond"/>
          <w:b/>
          <w:bCs/>
          <w:szCs w:val="22"/>
        </w:rPr>
      </w:pPr>
      <w:r w:rsidRPr="00B12225">
        <w:rPr>
          <w:rFonts w:ascii="Garamond" w:hAnsi="Garamond"/>
          <w:b/>
          <w:bCs/>
          <w:szCs w:val="22"/>
        </w:rPr>
        <w:lastRenderedPageBreak/>
        <w:t>Table A9: Major Foreign Holders of US Treasury Securities (</w:t>
      </w:r>
      <w:r>
        <w:rPr>
          <w:rFonts w:ascii="Garamond" w:hAnsi="Garamond"/>
          <w:b/>
          <w:bCs/>
          <w:szCs w:val="22"/>
        </w:rPr>
        <w:t>USD</w:t>
      </w:r>
      <w:r w:rsidRPr="00B12225">
        <w:rPr>
          <w:rFonts w:ascii="Garamond" w:hAnsi="Garamond"/>
          <w:b/>
          <w:bCs/>
          <w:szCs w:val="22"/>
        </w:rPr>
        <w:t xml:space="preserve"> billion)</w:t>
      </w:r>
    </w:p>
    <w:tbl>
      <w:tblPr>
        <w:tblW w:w="9945" w:type="dxa"/>
        <w:tblCellMar>
          <w:left w:w="0" w:type="dxa"/>
          <w:right w:w="0" w:type="dxa"/>
        </w:tblCellMar>
        <w:tblLook w:val="04A0" w:firstRow="1" w:lastRow="0" w:firstColumn="1" w:lastColumn="0" w:noHBand="0" w:noVBand="1"/>
      </w:tblPr>
      <w:tblGrid>
        <w:gridCol w:w="1585"/>
        <w:gridCol w:w="760"/>
        <w:gridCol w:w="760"/>
        <w:gridCol w:w="760"/>
        <w:gridCol w:w="760"/>
        <w:gridCol w:w="760"/>
        <w:gridCol w:w="760"/>
        <w:gridCol w:w="760"/>
        <w:gridCol w:w="760"/>
        <w:gridCol w:w="760"/>
        <w:gridCol w:w="760"/>
        <w:gridCol w:w="760"/>
      </w:tblGrid>
      <w:tr w:rsidR="00692DA4" w:rsidTr="00053B79">
        <w:trPr>
          <w:trHeight w:val="262"/>
        </w:trPr>
        <w:tc>
          <w:tcPr>
            <w:tcW w:w="1585" w:type="dxa"/>
            <w:vMerge w:val="restart"/>
            <w:tcBorders>
              <w:top w:val="single" w:sz="8" w:space="0" w:color="auto"/>
              <w:left w:val="single" w:sz="8" w:space="0" w:color="auto"/>
              <w:bottom w:val="nil"/>
              <w:right w:val="single" w:sz="4" w:space="0" w:color="000000"/>
            </w:tcBorders>
            <w:shd w:val="clear" w:color="auto" w:fill="auto"/>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Country/ Month</w:t>
            </w:r>
          </w:p>
        </w:tc>
        <w:tc>
          <w:tcPr>
            <w:tcW w:w="760" w:type="dxa"/>
            <w:tcBorders>
              <w:top w:val="single" w:sz="8" w:space="0" w:color="auto"/>
              <w:left w:val="single" w:sz="8" w:space="0" w:color="auto"/>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2019</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single" w:sz="8" w:space="0" w:color="auto"/>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2020</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single" w:sz="8" w:space="0" w:color="auto"/>
            </w:tcBorders>
            <w:shd w:val="clear" w:color="000000" w:fill="FFFFFF"/>
            <w:noWrap/>
            <w:tcMar>
              <w:top w:w="15" w:type="dxa"/>
              <w:left w:w="15" w:type="dxa"/>
              <w:bottom w:w="0" w:type="dxa"/>
              <w:right w:w="15" w:type="dxa"/>
            </w:tcMar>
            <w:vAlign w:val="cente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 </w:t>
            </w:r>
          </w:p>
        </w:tc>
      </w:tr>
      <w:tr w:rsidR="00692DA4" w:rsidTr="00053B79">
        <w:trPr>
          <w:trHeight w:val="262"/>
        </w:trPr>
        <w:tc>
          <w:tcPr>
            <w:tcW w:w="0" w:type="auto"/>
            <w:vMerge/>
            <w:tcBorders>
              <w:top w:val="single" w:sz="8" w:space="0" w:color="auto"/>
              <w:left w:val="single" w:sz="8" w:space="0" w:color="auto"/>
              <w:bottom w:val="nil"/>
              <w:right w:val="single" w:sz="4" w:space="0" w:color="000000"/>
            </w:tcBorders>
            <w:vAlign w:val="center"/>
            <w:hideMark/>
          </w:tcPr>
          <w:p w:rsidR="00692DA4" w:rsidRDefault="00692DA4" w:rsidP="00053B79">
            <w:pPr>
              <w:rPr>
                <w:rFonts w:ascii="Garamond" w:hAnsi="Garamond"/>
                <w:b/>
                <w:bCs/>
                <w:color w:val="000000"/>
                <w:sz w:val="20"/>
                <w:szCs w:val="20"/>
              </w:rPr>
            </w:pPr>
          </w:p>
        </w:tc>
        <w:tc>
          <w:tcPr>
            <w:tcW w:w="760" w:type="dxa"/>
            <w:tcBorders>
              <w:top w:val="nil"/>
              <w:left w:val="single" w:sz="8" w:space="0" w:color="auto"/>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Jul</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Aug</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Sep</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Oct</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Nov</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Dec</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Jan</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Feb</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Mar</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Apr</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692DA4" w:rsidRDefault="00692DA4" w:rsidP="00053B79">
            <w:pPr>
              <w:jc w:val="center"/>
              <w:rPr>
                <w:rFonts w:ascii="Garamond" w:hAnsi="Garamond"/>
                <w:b/>
                <w:bCs/>
                <w:color w:val="000000"/>
                <w:sz w:val="20"/>
                <w:szCs w:val="20"/>
              </w:rPr>
            </w:pPr>
            <w:r>
              <w:rPr>
                <w:rFonts w:ascii="Garamond" w:hAnsi="Garamond"/>
                <w:b/>
                <w:bCs/>
                <w:color w:val="000000"/>
                <w:sz w:val="20"/>
                <w:szCs w:val="20"/>
              </w:rPr>
              <w:t>May</w:t>
            </w:r>
          </w:p>
        </w:tc>
      </w:tr>
      <w:tr w:rsidR="00692DA4" w:rsidTr="00053B79">
        <w:trPr>
          <w:trHeight w:val="250"/>
        </w:trPr>
        <w:tc>
          <w:tcPr>
            <w:tcW w:w="0" w:type="auto"/>
            <w:tcBorders>
              <w:top w:val="single" w:sz="8" w:space="0" w:color="auto"/>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Japan</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1130.7</w:t>
            </w:r>
          </w:p>
        </w:tc>
        <w:tc>
          <w:tcPr>
            <w:tcW w:w="0" w:type="auto"/>
            <w:tcBorders>
              <w:top w:val="single" w:sz="8" w:space="0" w:color="auto"/>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1174.6</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1145.8</w:t>
            </w:r>
          </w:p>
        </w:tc>
        <w:tc>
          <w:tcPr>
            <w:tcW w:w="0" w:type="auto"/>
            <w:tcBorders>
              <w:top w:val="single" w:sz="8" w:space="0" w:color="auto"/>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1168</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1160.6</w:t>
            </w:r>
          </w:p>
        </w:tc>
        <w:tc>
          <w:tcPr>
            <w:tcW w:w="0" w:type="auto"/>
            <w:tcBorders>
              <w:top w:val="single" w:sz="8" w:space="0" w:color="auto"/>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1154.9</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1211.6</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1268.3</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1271.7</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1266</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1260.2</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China, Mainland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1110.3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1103.5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1102.4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1101.5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1089.1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1069.9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1078.6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1092.3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1081.6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1072.8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1083.7</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United Kingdom</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337.4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353.9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349.5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336.8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332.2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334.9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375.1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406.4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399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373.8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393.5</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Ireland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257.1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272.1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273.8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285.4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289.7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281.7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271.4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282.7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271.5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300.3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323.5</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Brazil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309.9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313.4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298.5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281.8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283.3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285.9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264.4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259.5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264.4</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Luxembourg</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244.2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252.3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261.9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254.6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255.2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265.5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262.7</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Hong Kong</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212.8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225.5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225.1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223.6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223.7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249.8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245.3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242.8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254.2</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Switzerland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228.3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233.2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233.4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237.5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238.1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243.7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244.6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241.3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243.1</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Cayman Islands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222.2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239.2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231.9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223.6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207.7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216.1</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Belgium</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215.5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205.6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207.4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206.5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210.2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212.1</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Taiwan</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178.7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185.9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191.2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188.6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193.1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199.2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201.9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201.7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199.2</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b/>
                <w:bCs/>
                <w:color w:val="000000"/>
                <w:sz w:val="20"/>
                <w:szCs w:val="20"/>
              </w:rPr>
            </w:pPr>
            <w:r>
              <w:rPr>
                <w:rFonts w:ascii="Garamond" w:hAnsi="Garamond"/>
                <w:b/>
                <w:bCs/>
                <w:color w:val="000000"/>
                <w:sz w:val="20"/>
                <w:szCs w:val="20"/>
              </w:rPr>
              <w:t>India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159.9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162.2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160.7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161.4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159.2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162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164.3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177.5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156.5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157.4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169.9</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Singapore</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137.9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145.5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141.8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138.8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150.6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147.9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160.7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165.4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151.5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146.1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142.1</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France</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133.4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122.9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127.5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133.8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147.4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154.9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137.2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130.2</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Saudi Arabia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183.8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178.9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179.7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179.8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182.9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184.4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159.1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125.3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123.5</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Korea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116.8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117.8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117.1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117.2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121.9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121.1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120</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117.3</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Canada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114.5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123.7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121.6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115.5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120.2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110</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105.9</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Norway</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100.3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90.1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97.7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103.3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87.6</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Thailand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94.1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93.5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95.2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90.5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91.3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80.5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85.8</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Germany</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85.8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86.4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79.8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78.3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83.7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85.8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77.1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77.5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80.5</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Bermuda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74.4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69.6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65.4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68.2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71.3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64.8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65.9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64.2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65.5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63.9</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Netherlands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48.4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50.2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49.7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48.1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48.2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50.1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52.2</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Mexico</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49.1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49.1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47.5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47.4</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Israel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46.8</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Spain</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43.9</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Kuwait</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43.6</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Philippines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33.9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33.9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34.6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37.4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34.8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42.7</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Italy</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46.7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47.2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47.1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46.8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44.8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41.4</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Australia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40.1</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Poland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36.8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35.7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37.7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35.6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34.4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Sweden</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47.7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48.4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47.3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46.9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48.7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45.4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39.5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36.5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37.1</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Iraq</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35.1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31.9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32.6</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Vietnam</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24.6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30.3</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Chile</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31.1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30.1</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All Other</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551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526.6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526.9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517.9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538.6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548.9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499.7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517</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b/>
                <w:bCs/>
                <w:color w:val="000000"/>
                <w:sz w:val="20"/>
                <w:szCs w:val="20"/>
              </w:rPr>
            </w:pPr>
            <w:r>
              <w:rPr>
                <w:rFonts w:ascii="Garamond" w:hAnsi="Garamond"/>
                <w:b/>
                <w:bCs/>
                <w:color w:val="000000"/>
                <w:sz w:val="20"/>
                <w:szCs w:val="20"/>
              </w:rPr>
              <w:t>Grand Total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6641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6866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6786.5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6787.1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6748.3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6700.6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6867.2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7080.6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6820.2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6782.1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b/>
                <w:bCs/>
                <w:color w:val="000000"/>
                <w:sz w:val="20"/>
                <w:szCs w:val="20"/>
              </w:rPr>
            </w:pPr>
            <w:r>
              <w:rPr>
                <w:rFonts w:ascii="Garamond" w:hAnsi="Garamond"/>
                <w:b/>
                <w:bCs/>
                <w:color w:val="000000"/>
                <w:sz w:val="20"/>
                <w:szCs w:val="20"/>
              </w:rPr>
              <w:t>6862.7</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 </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Of which:</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rPr>
                <w:rFonts w:ascii="Garamond" w:hAnsi="Garamond"/>
                <w:color w:val="000000"/>
                <w:sz w:val="20"/>
                <w:szCs w:val="20"/>
              </w:rPr>
            </w:pPr>
            <w:r>
              <w:rPr>
                <w:rFonts w:ascii="Garamond" w:hAnsi="Garamond"/>
                <w:color w:val="000000"/>
                <w:sz w:val="20"/>
                <w:szCs w:val="20"/>
              </w:rPr>
              <w:t> </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For. Official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4139.3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4200.2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4150.9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4122.9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4101.2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4076.9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4169.9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4264.9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4117.9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4047.4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4105.9</w:t>
            </w:r>
          </w:p>
        </w:tc>
      </w:tr>
      <w:tr w:rsidR="00692DA4" w:rsidTr="00053B79">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Treasury Bills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285.8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295.2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288.1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273.6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268.6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294.8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306.1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283.2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331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355.7</w:t>
            </w:r>
          </w:p>
        </w:tc>
      </w:tr>
      <w:tr w:rsidR="00692DA4" w:rsidTr="00053B79">
        <w:trPr>
          <w:trHeight w:val="262"/>
        </w:trPr>
        <w:tc>
          <w:tcPr>
            <w:tcW w:w="0" w:type="auto"/>
            <w:tcBorders>
              <w:top w:val="nil"/>
              <w:left w:val="single" w:sz="8" w:space="0" w:color="auto"/>
              <w:bottom w:val="single" w:sz="8" w:space="0" w:color="auto"/>
              <w:right w:val="nil"/>
            </w:tcBorders>
            <w:shd w:val="clear" w:color="auto" w:fill="auto"/>
            <w:noWrap/>
            <w:tcMar>
              <w:top w:w="15" w:type="dxa"/>
              <w:left w:w="15" w:type="dxa"/>
              <w:bottom w:w="0" w:type="dxa"/>
              <w:right w:w="15" w:type="dxa"/>
            </w:tcMar>
            <w:vAlign w:val="center"/>
            <w:hideMark/>
          </w:tcPr>
          <w:p w:rsidR="00692DA4" w:rsidRDefault="00692DA4" w:rsidP="00053B79">
            <w:pPr>
              <w:rPr>
                <w:rFonts w:ascii="Garamond" w:hAnsi="Garamond"/>
                <w:color w:val="000000"/>
                <w:sz w:val="20"/>
                <w:szCs w:val="20"/>
              </w:rPr>
            </w:pPr>
            <w:r>
              <w:rPr>
                <w:rFonts w:ascii="Garamond" w:hAnsi="Garamond"/>
                <w:color w:val="000000"/>
                <w:sz w:val="20"/>
                <w:szCs w:val="20"/>
              </w:rPr>
              <w:t>T-Bonds &amp; Notes</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3853.5</w:t>
            </w:r>
          </w:p>
        </w:tc>
        <w:tc>
          <w:tcPr>
            <w:tcW w:w="0" w:type="auto"/>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3905</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3860.1</w:t>
            </w:r>
          </w:p>
        </w:tc>
        <w:tc>
          <w:tcPr>
            <w:tcW w:w="0" w:type="auto"/>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3834.8</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3827.6</w:t>
            </w:r>
          </w:p>
        </w:tc>
        <w:tc>
          <w:tcPr>
            <w:tcW w:w="0" w:type="auto"/>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3808.3</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3875.1</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3958.8</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3834.6</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3716.4</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692DA4" w:rsidRDefault="00692DA4" w:rsidP="00053B79">
            <w:pPr>
              <w:ind w:left="-186" w:right="72"/>
              <w:jc w:val="right"/>
              <w:rPr>
                <w:rFonts w:ascii="Garamond" w:hAnsi="Garamond"/>
                <w:color w:val="000000"/>
                <w:sz w:val="20"/>
                <w:szCs w:val="20"/>
              </w:rPr>
            </w:pPr>
            <w:r>
              <w:rPr>
                <w:rFonts w:ascii="Garamond" w:hAnsi="Garamond"/>
                <w:color w:val="000000"/>
                <w:sz w:val="20"/>
                <w:szCs w:val="20"/>
              </w:rPr>
              <w:t>3750.2</w:t>
            </w:r>
          </w:p>
        </w:tc>
      </w:tr>
    </w:tbl>
    <w:p w:rsidR="00692DA4" w:rsidRPr="00B12225" w:rsidRDefault="00692DA4" w:rsidP="00692DA4">
      <w:pPr>
        <w:spacing w:line="23" w:lineRule="atLeast"/>
        <w:rPr>
          <w:rFonts w:ascii="Garamond" w:hAnsi="Garamond"/>
          <w:bCs/>
          <w:sz w:val="18"/>
          <w:szCs w:val="18"/>
        </w:rPr>
      </w:pPr>
      <w:r w:rsidRPr="00B12225">
        <w:rPr>
          <w:rFonts w:ascii="Garamond" w:hAnsi="Garamond"/>
          <w:bCs/>
          <w:sz w:val="18"/>
          <w:szCs w:val="18"/>
        </w:rPr>
        <w:t xml:space="preserve"> Note: </w:t>
      </w:r>
    </w:p>
    <w:p w:rsidR="00692DA4" w:rsidRPr="00B12225" w:rsidRDefault="00692DA4" w:rsidP="00692DA4">
      <w:pPr>
        <w:numPr>
          <w:ilvl w:val="0"/>
          <w:numId w:val="2"/>
        </w:numPr>
        <w:spacing w:line="23" w:lineRule="atLeast"/>
        <w:ind w:left="360"/>
        <w:contextualSpacing/>
        <w:jc w:val="both"/>
        <w:rPr>
          <w:rFonts w:ascii="Garamond" w:eastAsia="Calibri" w:hAnsi="Garamond"/>
          <w:bCs/>
          <w:sz w:val="18"/>
          <w:szCs w:val="18"/>
          <w:lang w:val="en-US"/>
        </w:rPr>
      </w:pPr>
      <w:r w:rsidRPr="00B12225">
        <w:rPr>
          <w:rFonts w:ascii="Garamond" w:eastAsia="Calibri" w:hAnsi="Garamond"/>
          <w:bCs/>
          <w:sz w:val="18"/>
          <w:szCs w:val="18"/>
          <w:lang w:val="en-US"/>
        </w:rPr>
        <w:t>Data available as on 1</w:t>
      </w:r>
      <w:r>
        <w:rPr>
          <w:rFonts w:ascii="Garamond" w:eastAsia="Calibri" w:hAnsi="Garamond"/>
          <w:bCs/>
          <w:sz w:val="18"/>
          <w:szCs w:val="18"/>
          <w:lang w:val="en-US"/>
        </w:rPr>
        <w:t>6</w:t>
      </w:r>
      <w:r w:rsidRPr="00B12225">
        <w:rPr>
          <w:rFonts w:ascii="Garamond" w:eastAsia="Calibri" w:hAnsi="Garamond"/>
          <w:bCs/>
          <w:sz w:val="18"/>
          <w:szCs w:val="18"/>
          <w:lang w:val="en-US"/>
        </w:rPr>
        <w:t xml:space="preserve"> July, 2020</w:t>
      </w:r>
    </w:p>
    <w:p w:rsidR="00692DA4" w:rsidRPr="00B12225" w:rsidRDefault="00692DA4" w:rsidP="00692DA4">
      <w:pPr>
        <w:numPr>
          <w:ilvl w:val="0"/>
          <w:numId w:val="2"/>
        </w:numPr>
        <w:spacing w:line="23" w:lineRule="atLeast"/>
        <w:ind w:left="360"/>
        <w:contextualSpacing/>
        <w:jc w:val="both"/>
        <w:rPr>
          <w:rFonts w:ascii="Garamond" w:eastAsia="Calibri" w:hAnsi="Garamond"/>
          <w:bCs/>
          <w:sz w:val="18"/>
          <w:szCs w:val="18"/>
          <w:lang w:val="en-US"/>
        </w:rPr>
      </w:pPr>
      <w:r w:rsidRPr="00B12225">
        <w:rPr>
          <w:rFonts w:ascii="Garamond" w:eastAsia="Calibri"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692DA4" w:rsidRPr="00B12225" w:rsidRDefault="00692DA4" w:rsidP="00692DA4">
      <w:pPr>
        <w:numPr>
          <w:ilvl w:val="0"/>
          <w:numId w:val="2"/>
        </w:numPr>
        <w:spacing w:line="23" w:lineRule="atLeast"/>
        <w:ind w:left="360"/>
        <w:contextualSpacing/>
        <w:jc w:val="both"/>
        <w:rPr>
          <w:rFonts w:ascii="Garamond" w:eastAsia="Calibri" w:hAnsi="Garamond"/>
          <w:bCs/>
          <w:sz w:val="18"/>
          <w:szCs w:val="18"/>
          <w:lang w:val="en-US"/>
        </w:rPr>
      </w:pPr>
      <w:r w:rsidRPr="00B12225">
        <w:rPr>
          <w:rFonts w:ascii="Garamond" w:eastAsia="Calibri"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9554DD" w:rsidRPr="009554DD" w:rsidRDefault="00692DA4" w:rsidP="00692DA4">
      <w:pPr>
        <w:spacing w:line="23" w:lineRule="atLeast"/>
        <w:rPr>
          <w:rFonts w:ascii="Times New Roman" w:hAnsi="Times New Roman"/>
          <w:bCs/>
          <w:sz w:val="18"/>
          <w:szCs w:val="18"/>
        </w:rPr>
      </w:pPr>
      <w:r w:rsidRPr="00B12225">
        <w:rPr>
          <w:rFonts w:ascii="Garamond" w:hAnsi="Garamond"/>
          <w:bCs/>
          <w:sz w:val="18"/>
          <w:szCs w:val="18"/>
        </w:rPr>
        <w:t>Source: Department of the Treasury/Federal Reserve Board</w:t>
      </w:r>
    </w:p>
    <w:p w:rsidR="00D46528" w:rsidRPr="00D46528" w:rsidRDefault="00D46528" w:rsidP="007737AA">
      <w:pPr>
        <w:spacing w:line="23" w:lineRule="atLeast"/>
        <w:rPr>
          <w:rFonts w:ascii="Times New Roman" w:hAnsi="Times New Roman"/>
          <w:bCs/>
          <w:sz w:val="18"/>
          <w:szCs w:val="18"/>
        </w:rPr>
      </w:pPr>
    </w:p>
    <w:p w:rsidR="00C64A64" w:rsidRPr="00C64A64" w:rsidRDefault="00C64A64" w:rsidP="00C64A64">
      <w:pPr>
        <w:spacing w:line="23" w:lineRule="atLeast"/>
        <w:jc w:val="both"/>
        <w:rPr>
          <w:rFonts w:asciiTheme="minorHAnsi" w:hAnsiTheme="minorHAnsi" w:cstheme="minorHAnsi"/>
          <w:bCs/>
          <w:strike/>
          <w:sz w:val="18"/>
          <w:szCs w:val="18"/>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1D68DB" w:rsidRPr="00FC1D6F" w:rsidRDefault="001D68DB" w:rsidP="000920E5">
      <w:pPr>
        <w:jc w:val="both"/>
        <w:rPr>
          <w:rFonts w:ascii="Palatino Linotype" w:hAnsi="Palatino Linotype" w:cstheme="minorHAnsi"/>
          <w:b/>
          <w:sz w:val="36"/>
          <w:szCs w:val="36"/>
        </w:rPr>
      </w:pPr>
      <w:r w:rsidRPr="00FC1D6F">
        <w:rPr>
          <w:rFonts w:ascii="Palatino Linotype" w:hAnsi="Palatino Linotype" w:cstheme="minorHAnsi"/>
          <w:b/>
          <w:sz w:val="36"/>
          <w:szCs w:val="36"/>
        </w:rPr>
        <w:t>HIGHLIGHTS OF DEVELOPMENTS IN INTERNATIONAL SECURITIES MARKET</w:t>
      </w:r>
    </w:p>
    <w:p w:rsidR="001D68DB" w:rsidRPr="00B93856" w:rsidRDefault="001D68DB" w:rsidP="009271A2">
      <w:pPr>
        <w:tabs>
          <w:tab w:val="left" w:pos="8160"/>
        </w:tabs>
        <w:jc w:val="both"/>
        <w:rPr>
          <w:rFonts w:ascii="Palatino Linotype" w:hAnsi="Palatino Linotype"/>
          <w:b/>
          <w:sz w:val="22"/>
          <w:szCs w:val="22"/>
        </w:rPr>
      </w:pPr>
    </w:p>
    <w:p w:rsidR="00B93856" w:rsidRDefault="00B93856"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4A4D62" w:rsidRDefault="004A4D62" w:rsidP="004A4D62">
      <w:pPr>
        <w:spacing w:line="276" w:lineRule="auto"/>
        <w:contextualSpacing/>
        <w:jc w:val="both"/>
        <w:rPr>
          <w:rFonts w:ascii="Palatino Linotype" w:hAnsi="Palatino Linotype"/>
          <w:b/>
          <w:bCs/>
          <w:sz w:val="22"/>
          <w:szCs w:val="22"/>
          <w:lang w:val="en-US" w:bidi="hi-IN"/>
        </w:rPr>
      </w:pPr>
      <w:r w:rsidRPr="00E71481">
        <w:rPr>
          <w:rFonts w:ascii="Palatino Linotype" w:hAnsi="Palatino Linotype"/>
          <w:b/>
          <w:bCs/>
          <w:sz w:val="22"/>
          <w:szCs w:val="22"/>
          <w:lang w:val="en-US" w:bidi="hi-IN"/>
        </w:rPr>
        <w:t xml:space="preserve">1) </w:t>
      </w:r>
      <w:r w:rsidRPr="00163595">
        <w:rPr>
          <w:rFonts w:ascii="Palatino Linotype" w:hAnsi="Palatino Linotype"/>
          <w:b/>
          <w:bCs/>
          <w:sz w:val="22"/>
          <w:szCs w:val="22"/>
          <w:lang w:val="en-US" w:bidi="hi-IN"/>
        </w:rPr>
        <w:t>SEC Extends Relief for Virtual Meetings of Fund Boards</w:t>
      </w:r>
      <w:r>
        <w:rPr>
          <w:rFonts w:ascii="Palatino Linotype" w:hAnsi="Palatino Linotype"/>
          <w:b/>
          <w:bCs/>
          <w:sz w:val="22"/>
          <w:szCs w:val="22"/>
          <w:lang w:val="en-US" w:bidi="hi-IN"/>
        </w:rPr>
        <w:t xml:space="preserve"> </w:t>
      </w:r>
    </w:p>
    <w:p w:rsidR="004A4D62" w:rsidRPr="00E71481" w:rsidRDefault="004A4D62" w:rsidP="004A4D62">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4A4D62" w:rsidRPr="00163595" w:rsidRDefault="004A4D62" w:rsidP="004A4D62">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r>
        <w:rPr>
          <w:rFonts w:ascii="Palatino Linotype" w:eastAsia="Times New Roman" w:hAnsi="Palatino Linotype"/>
          <w:sz w:val="22"/>
          <w:szCs w:val="22"/>
          <w:bdr w:val="none" w:sz="0" w:space="0" w:color="auto" w:frame="1"/>
          <w:lang w:val="en-US" w:bidi="hi-IN"/>
        </w:rPr>
        <w:t xml:space="preserve">The </w:t>
      </w:r>
      <w:r w:rsidRPr="00163595">
        <w:rPr>
          <w:rFonts w:ascii="Palatino Linotype" w:eastAsia="Times New Roman" w:hAnsi="Palatino Linotype"/>
          <w:sz w:val="22"/>
          <w:szCs w:val="22"/>
          <w:bdr w:val="none" w:sz="0" w:space="0" w:color="auto" w:frame="1"/>
          <w:lang w:val="en-US" w:bidi="hi-IN"/>
        </w:rPr>
        <w:t>Securities and Exchange Commission</w:t>
      </w:r>
      <w:r w:rsidR="00775564">
        <w:rPr>
          <w:rFonts w:ascii="Palatino Linotype" w:eastAsia="Times New Roman" w:hAnsi="Palatino Linotype"/>
          <w:sz w:val="22"/>
          <w:szCs w:val="22"/>
          <w:bdr w:val="none" w:sz="0" w:space="0" w:color="auto" w:frame="1"/>
          <w:lang w:val="en-US" w:bidi="hi-IN"/>
        </w:rPr>
        <w:t xml:space="preserve"> </w:t>
      </w:r>
      <w:r>
        <w:rPr>
          <w:rFonts w:ascii="Palatino Linotype" w:eastAsia="Times New Roman" w:hAnsi="Palatino Linotype"/>
          <w:sz w:val="22"/>
          <w:szCs w:val="22"/>
          <w:bdr w:val="none" w:sz="0" w:space="0" w:color="auto" w:frame="1"/>
          <w:lang w:val="en-US" w:bidi="hi-IN"/>
        </w:rPr>
        <w:t>(SEC)</w:t>
      </w:r>
      <w:r w:rsidRPr="00163595">
        <w:rPr>
          <w:rFonts w:ascii="Palatino Linotype" w:eastAsia="Times New Roman" w:hAnsi="Palatino Linotype"/>
          <w:sz w:val="22"/>
          <w:szCs w:val="22"/>
          <w:bdr w:val="none" w:sz="0" w:space="0" w:color="auto" w:frame="1"/>
          <w:lang w:val="en-US" w:bidi="hi-IN"/>
        </w:rPr>
        <w:t xml:space="preserve"> announced that it is extending conditional relief from the in-person voting requirements for fund boards.  </w:t>
      </w:r>
    </w:p>
    <w:p w:rsidR="004A4D62" w:rsidRPr="00163595" w:rsidRDefault="004A4D62" w:rsidP="004A4D62">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4A4D62" w:rsidRDefault="004A4D62" w:rsidP="004A4D62">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r w:rsidRPr="00163595">
        <w:rPr>
          <w:rFonts w:ascii="Palatino Linotype" w:eastAsia="Times New Roman" w:hAnsi="Palatino Linotype"/>
          <w:sz w:val="22"/>
          <w:szCs w:val="22"/>
          <w:bdr w:val="none" w:sz="0" w:space="0" w:color="auto" w:frame="1"/>
          <w:lang w:val="en-US" w:bidi="hi-IN"/>
        </w:rPr>
        <w:t>The Commission initially provided in-person board meeting relief in March as part of broader exemptive orders providing temporary relief from several requirements of the Investment Company Act a</w:t>
      </w:r>
      <w:r>
        <w:rPr>
          <w:rFonts w:ascii="Palatino Linotype" w:eastAsia="Times New Roman" w:hAnsi="Palatino Linotype"/>
          <w:sz w:val="22"/>
          <w:szCs w:val="22"/>
          <w:bdr w:val="none" w:sz="0" w:space="0" w:color="auto" w:frame="1"/>
          <w:lang w:val="en-US" w:bidi="hi-IN"/>
        </w:rPr>
        <w:t xml:space="preserve">nd Investment Advisers Act.  </w:t>
      </w:r>
      <w:r w:rsidRPr="00163595">
        <w:rPr>
          <w:rFonts w:ascii="Palatino Linotype" w:eastAsia="Times New Roman" w:hAnsi="Palatino Linotype"/>
          <w:sz w:val="22"/>
          <w:szCs w:val="22"/>
          <w:bdr w:val="none" w:sz="0" w:space="0" w:color="auto" w:frame="1"/>
          <w:lang w:val="en-US" w:bidi="hi-IN"/>
        </w:rPr>
        <w:t>Based on staff outreach to fund and adviser representatives, the Commission has determined not to extend the other relief provided in those orders at this time.  The Commission and its staff continue to assess impacts relating to COVID-19 on investors and market participants.  Firms and financial professionals affected by COVID-19 are encouraged to contact the staff with questions and concerns.</w:t>
      </w:r>
    </w:p>
    <w:p w:rsidR="004A4D62" w:rsidRPr="00E71481" w:rsidRDefault="004A4D62" w:rsidP="004A4D62">
      <w:pPr>
        <w:shd w:val="clear" w:color="auto" w:fill="FFFFFF"/>
        <w:spacing w:line="276" w:lineRule="auto"/>
        <w:jc w:val="both"/>
        <w:textAlignment w:val="baseline"/>
        <w:rPr>
          <w:rFonts w:ascii="Palatino Linotype" w:eastAsia="Times New Roman" w:hAnsi="Palatino Linotype"/>
          <w:bdr w:val="none" w:sz="0" w:space="0" w:color="auto" w:frame="1"/>
          <w:lang w:val="en-US" w:bidi="hi-IN"/>
        </w:rPr>
      </w:pPr>
    </w:p>
    <w:p w:rsidR="004A4D62" w:rsidRPr="00E71481" w:rsidRDefault="004A4D62" w:rsidP="004A4D62">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https://www.sec.gov/news/press-release/2020-1</w:t>
      </w:r>
      <w:r>
        <w:rPr>
          <w:rFonts w:ascii="Palatino Linotype" w:hAnsi="Palatino Linotype"/>
          <w:b/>
          <w:i/>
          <w:iCs/>
          <w:sz w:val="20"/>
          <w:szCs w:val="20"/>
          <w:u w:val="single"/>
          <w:lang w:val="en-US" w:bidi="hi-IN"/>
        </w:rPr>
        <w:t>39</w:t>
      </w:r>
    </w:p>
    <w:p w:rsidR="004A4D62" w:rsidRPr="00E71481" w:rsidRDefault="004A4D62" w:rsidP="004A4D62">
      <w:pPr>
        <w:spacing w:line="276" w:lineRule="auto"/>
        <w:jc w:val="both"/>
        <w:rPr>
          <w:rFonts w:ascii="Palatino Linotype" w:hAnsi="Palatino Linotype"/>
          <w:i/>
          <w:iCs/>
          <w:lang w:val="en-US" w:bidi="hi-IN"/>
        </w:rPr>
      </w:pPr>
    </w:p>
    <w:p w:rsidR="004A4D62" w:rsidRPr="00E71481" w:rsidRDefault="004A4D62" w:rsidP="004A4D62">
      <w:pPr>
        <w:tabs>
          <w:tab w:val="left" w:pos="8160"/>
        </w:tabs>
        <w:jc w:val="both"/>
        <w:rPr>
          <w:rFonts w:ascii="Palatino Linotype" w:hAnsi="Palatino Linotype"/>
          <w:b/>
          <w:sz w:val="22"/>
          <w:szCs w:val="22"/>
        </w:rPr>
      </w:pPr>
      <w:r w:rsidRPr="00E71481">
        <w:rPr>
          <w:rFonts w:ascii="Palatino Linotype" w:hAnsi="Palatino Linotype"/>
          <w:b/>
          <w:sz w:val="22"/>
          <w:szCs w:val="22"/>
        </w:rPr>
        <w:t xml:space="preserve">2) </w:t>
      </w:r>
      <w:r w:rsidRPr="00163595">
        <w:rPr>
          <w:rFonts w:ascii="Palatino Linotype" w:hAnsi="Palatino Linotype"/>
          <w:b/>
          <w:sz w:val="22"/>
          <w:szCs w:val="22"/>
        </w:rPr>
        <w:t>SEC Updates Filing Threshold to Rule 17h Reporting Requirements for Broker-Dealers</w:t>
      </w:r>
    </w:p>
    <w:p w:rsidR="004A4D62" w:rsidRPr="00E71481" w:rsidRDefault="004A4D62" w:rsidP="004A4D62">
      <w:pPr>
        <w:tabs>
          <w:tab w:val="left" w:pos="8160"/>
        </w:tabs>
        <w:jc w:val="both"/>
        <w:rPr>
          <w:rFonts w:ascii="Palatino Linotype" w:hAnsi="Palatino Linotype"/>
          <w:bCs/>
        </w:rPr>
      </w:pPr>
    </w:p>
    <w:p w:rsidR="004A4D62" w:rsidRPr="00163595" w:rsidRDefault="004A4D62" w:rsidP="004A4D62">
      <w:pPr>
        <w:tabs>
          <w:tab w:val="left" w:pos="8160"/>
        </w:tabs>
        <w:jc w:val="both"/>
        <w:rPr>
          <w:rFonts w:ascii="Palatino Linotype" w:hAnsi="Palatino Linotype"/>
          <w:bCs/>
          <w:sz w:val="22"/>
          <w:szCs w:val="22"/>
        </w:rPr>
      </w:pPr>
      <w:r w:rsidRPr="00163595">
        <w:rPr>
          <w:rFonts w:ascii="Palatino Linotype" w:hAnsi="Palatino Linotype"/>
          <w:bCs/>
          <w:sz w:val="22"/>
          <w:szCs w:val="22"/>
        </w:rPr>
        <w:t>The Securities and Exchange Commission issued an order to update the filing threshold for broker-dealers’ Form 17-H filings made pursuant to Exchange Act Rules 17h-1T and Rule 17h-2T. The threshold, which had not been updated in nearly 30 years, will exempt certain smaller broker-dealers from the reporting requirements of the rules while continuing to provide important information to the Commission on the financial condition of covered broker-dealers and their affiliates.</w:t>
      </w:r>
    </w:p>
    <w:p w:rsidR="004A4D62" w:rsidRPr="00163595" w:rsidRDefault="004A4D62" w:rsidP="004A4D62">
      <w:pPr>
        <w:tabs>
          <w:tab w:val="left" w:pos="8160"/>
        </w:tabs>
        <w:jc w:val="both"/>
        <w:rPr>
          <w:rFonts w:ascii="Palatino Linotype" w:hAnsi="Palatino Linotype"/>
          <w:bCs/>
          <w:sz w:val="22"/>
          <w:szCs w:val="22"/>
        </w:rPr>
      </w:pPr>
    </w:p>
    <w:p w:rsidR="004A4D62" w:rsidRPr="00163595" w:rsidRDefault="004A4D62" w:rsidP="004A4D62">
      <w:pPr>
        <w:tabs>
          <w:tab w:val="left" w:pos="8160"/>
        </w:tabs>
        <w:jc w:val="both"/>
        <w:rPr>
          <w:rFonts w:ascii="Palatino Linotype" w:hAnsi="Palatino Linotype"/>
          <w:bCs/>
          <w:sz w:val="22"/>
          <w:szCs w:val="22"/>
        </w:rPr>
      </w:pPr>
      <w:r w:rsidRPr="00163595">
        <w:rPr>
          <w:rFonts w:ascii="Palatino Linotype" w:hAnsi="Palatino Linotype"/>
          <w:bCs/>
          <w:sz w:val="22"/>
          <w:szCs w:val="22"/>
        </w:rPr>
        <w:t>The order follows the recommendation of the SEC’s Office of Inspector General, published earlier this year, that raising the reporting threshold would, among other things, increase the overall efficiency of the Form 17-H filing intake and review processes and reduce the reporting burden on smaller broker-dealer firms.</w:t>
      </w:r>
    </w:p>
    <w:p w:rsidR="004A4D62" w:rsidRPr="00163595" w:rsidRDefault="004A4D62" w:rsidP="004A4D62">
      <w:pPr>
        <w:tabs>
          <w:tab w:val="left" w:pos="8160"/>
        </w:tabs>
        <w:jc w:val="both"/>
        <w:rPr>
          <w:rFonts w:ascii="Palatino Linotype" w:hAnsi="Palatino Linotype"/>
          <w:bCs/>
          <w:sz w:val="22"/>
          <w:szCs w:val="22"/>
        </w:rPr>
      </w:pPr>
    </w:p>
    <w:p w:rsidR="004A4D62" w:rsidRDefault="004A4D62" w:rsidP="004A4D62">
      <w:pPr>
        <w:spacing w:line="276" w:lineRule="auto"/>
        <w:jc w:val="both"/>
        <w:rPr>
          <w:rFonts w:ascii="Palatino Linotype" w:hAnsi="Palatino Linotype"/>
          <w:b/>
          <w:i/>
          <w:iCs/>
          <w:sz w:val="20"/>
          <w:szCs w:val="20"/>
          <w:u w:val="single"/>
          <w:lang w:val="en-US" w:bidi="hi-IN"/>
        </w:rPr>
      </w:pPr>
    </w:p>
    <w:p w:rsidR="004A4D62" w:rsidRPr="00E71481" w:rsidRDefault="004A4D62" w:rsidP="004A4D62">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https://www.sec.gov/news/press-release/2020-1</w:t>
      </w:r>
      <w:r>
        <w:rPr>
          <w:rFonts w:ascii="Palatino Linotype" w:hAnsi="Palatino Linotype"/>
          <w:b/>
          <w:i/>
          <w:iCs/>
          <w:sz w:val="20"/>
          <w:szCs w:val="20"/>
          <w:u w:val="single"/>
          <w:lang w:val="en-US" w:bidi="hi-IN"/>
        </w:rPr>
        <w:t>47</w:t>
      </w:r>
    </w:p>
    <w:p w:rsidR="004A4D62" w:rsidRPr="00E71481" w:rsidRDefault="004A4D62" w:rsidP="004A4D62">
      <w:pPr>
        <w:tabs>
          <w:tab w:val="left" w:pos="8160"/>
        </w:tabs>
        <w:jc w:val="both"/>
        <w:rPr>
          <w:rFonts w:ascii="Palatino Linotype" w:hAnsi="Palatino Linotype"/>
          <w:b/>
        </w:rPr>
      </w:pPr>
    </w:p>
    <w:p w:rsidR="004A4D62" w:rsidRPr="00E71481" w:rsidRDefault="004A4D62" w:rsidP="004A4D62">
      <w:pPr>
        <w:tabs>
          <w:tab w:val="left" w:pos="8160"/>
        </w:tabs>
        <w:jc w:val="both"/>
        <w:rPr>
          <w:rFonts w:ascii="Palatino Linotype" w:hAnsi="Palatino Linotype"/>
          <w:b/>
        </w:rPr>
      </w:pPr>
    </w:p>
    <w:p w:rsidR="004A4D62" w:rsidRPr="00E71481" w:rsidRDefault="004A4D62" w:rsidP="004A4D62">
      <w:pPr>
        <w:tabs>
          <w:tab w:val="left" w:pos="8160"/>
        </w:tabs>
        <w:jc w:val="both"/>
        <w:rPr>
          <w:rFonts w:ascii="Palatino Linotype" w:hAnsi="Palatino Linotype"/>
          <w:b/>
          <w:sz w:val="22"/>
          <w:szCs w:val="22"/>
        </w:rPr>
      </w:pPr>
      <w:r>
        <w:rPr>
          <w:rFonts w:ascii="Palatino Linotype" w:hAnsi="Palatino Linotype"/>
          <w:b/>
          <w:sz w:val="22"/>
          <w:szCs w:val="22"/>
        </w:rPr>
        <w:t>3</w:t>
      </w:r>
      <w:r w:rsidRPr="00E71481">
        <w:rPr>
          <w:rFonts w:ascii="Palatino Linotype" w:hAnsi="Palatino Linotype"/>
          <w:b/>
          <w:sz w:val="22"/>
          <w:szCs w:val="22"/>
        </w:rPr>
        <w:t xml:space="preserve">) </w:t>
      </w:r>
      <w:r w:rsidRPr="00163595">
        <w:rPr>
          <w:rFonts w:ascii="Palatino Linotype" w:hAnsi="Palatino Linotype"/>
          <w:b/>
          <w:sz w:val="22"/>
          <w:szCs w:val="22"/>
        </w:rPr>
        <w:t xml:space="preserve">IOSCO </w:t>
      </w:r>
      <w:r>
        <w:rPr>
          <w:rFonts w:ascii="Palatino Linotype" w:hAnsi="Palatino Linotype"/>
          <w:b/>
          <w:sz w:val="22"/>
          <w:szCs w:val="22"/>
        </w:rPr>
        <w:t>C</w:t>
      </w:r>
      <w:r w:rsidRPr="00163595">
        <w:rPr>
          <w:rFonts w:ascii="Palatino Linotype" w:hAnsi="Palatino Linotype"/>
          <w:b/>
          <w:sz w:val="22"/>
          <w:szCs w:val="22"/>
        </w:rPr>
        <w:t xml:space="preserve">onsults on AI/ML </w:t>
      </w:r>
      <w:r>
        <w:rPr>
          <w:rFonts w:ascii="Palatino Linotype" w:hAnsi="Palatino Linotype"/>
          <w:b/>
          <w:sz w:val="22"/>
          <w:szCs w:val="22"/>
        </w:rPr>
        <w:t>G</w:t>
      </w:r>
      <w:r w:rsidRPr="00163595">
        <w:rPr>
          <w:rFonts w:ascii="Palatino Linotype" w:hAnsi="Palatino Linotype"/>
          <w:b/>
          <w:sz w:val="22"/>
          <w:szCs w:val="22"/>
        </w:rPr>
        <w:t xml:space="preserve">uidance for </w:t>
      </w:r>
      <w:r>
        <w:rPr>
          <w:rFonts w:ascii="Palatino Linotype" w:hAnsi="Palatino Linotype"/>
          <w:b/>
          <w:sz w:val="22"/>
          <w:szCs w:val="22"/>
        </w:rPr>
        <w:t>M</w:t>
      </w:r>
      <w:r w:rsidRPr="00163595">
        <w:rPr>
          <w:rFonts w:ascii="Palatino Linotype" w:hAnsi="Palatino Linotype"/>
          <w:b/>
          <w:sz w:val="22"/>
          <w:szCs w:val="22"/>
        </w:rPr>
        <w:t xml:space="preserve">arket </w:t>
      </w:r>
      <w:r>
        <w:rPr>
          <w:rFonts w:ascii="Palatino Linotype" w:hAnsi="Palatino Linotype"/>
          <w:b/>
          <w:sz w:val="22"/>
          <w:szCs w:val="22"/>
        </w:rPr>
        <w:t>I</w:t>
      </w:r>
      <w:r w:rsidRPr="00163595">
        <w:rPr>
          <w:rFonts w:ascii="Palatino Linotype" w:hAnsi="Palatino Linotype"/>
          <w:b/>
          <w:sz w:val="22"/>
          <w:szCs w:val="22"/>
        </w:rPr>
        <w:t xml:space="preserve">ntermediaries and </w:t>
      </w:r>
      <w:r>
        <w:rPr>
          <w:rFonts w:ascii="Palatino Linotype" w:hAnsi="Palatino Linotype"/>
          <w:b/>
          <w:sz w:val="22"/>
          <w:szCs w:val="22"/>
        </w:rPr>
        <w:t>A</w:t>
      </w:r>
      <w:r w:rsidRPr="00163595">
        <w:rPr>
          <w:rFonts w:ascii="Palatino Linotype" w:hAnsi="Palatino Linotype"/>
          <w:b/>
          <w:sz w:val="22"/>
          <w:szCs w:val="22"/>
        </w:rPr>
        <w:t xml:space="preserve">sset </w:t>
      </w:r>
      <w:r>
        <w:rPr>
          <w:rFonts w:ascii="Palatino Linotype" w:hAnsi="Palatino Linotype"/>
          <w:b/>
          <w:sz w:val="22"/>
          <w:szCs w:val="22"/>
        </w:rPr>
        <w:t>M</w:t>
      </w:r>
      <w:r w:rsidRPr="00163595">
        <w:rPr>
          <w:rFonts w:ascii="Palatino Linotype" w:hAnsi="Palatino Linotype"/>
          <w:b/>
          <w:sz w:val="22"/>
          <w:szCs w:val="22"/>
        </w:rPr>
        <w:t>anagers</w:t>
      </w:r>
      <w:r w:rsidRPr="00163595">
        <w:rPr>
          <w:rFonts w:ascii="Palatino Linotype" w:hAnsi="Palatino Linotype"/>
          <w:b/>
          <w:sz w:val="22"/>
          <w:szCs w:val="22"/>
        </w:rPr>
        <w:cr/>
      </w:r>
    </w:p>
    <w:p w:rsidR="004A4D62" w:rsidRPr="00E71481" w:rsidRDefault="004A4D62" w:rsidP="004A4D62">
      <w:pPr>
        <w:tabs>
          <w:tab w:val="left" w:pos="8160"/>
        </w:tabs>
        <w:jc w:val="both"/>
        <w:rPr>
          <w:rFonts w:ascii="Palatino Linotype" w:hAnsi="Palatino Linotype"/>
          <w:bCs/>
        </w:rPr>
      </w:pPr>
    </w:p>
    <w:p w:rsidR="004A4D62" w:rsidRDefault="004A4D62" w:rsidP="004A4D62">
      <w:pPr>
        <w:spacing w:line="276" w:lineRule="auto"/>
        <w:jc w:val="both"/>
        <w:rPr>
          <w:rFonts w:ascii="Palatino Linotype" w:hAnsi="Palatino Linotype"/>
          <w:bCs/>
          <w:sz w:val="22"/>
          <w:szCs w:val="22"/>
        </w:rPr>
      </w:pPr>
      <w:r w:rsidRPr="00163595">
        <w:rPr>
          <w:rFonts w:ascii="Palatino Linotype" w:hAnsi="Palatino Linotype"/>
          <w:bCs/>
          <w:sz w:val="22"/>
          <w:szCs w:val="22"/>
        </w:rPr>
        <w:t xml:space="preserve">The Board of the International Organization of Securities Commissions </w:t>
      </w:r>
      <w:r>
        <w:rPr>
          <w:rFonts w:ascii="Palatino Linotype" w:hAnsi="Palatino Linotype"/>
          <w:bCs/>
          <w:sz w:val="22"/>
          <w:szCs w:val="22"/>
        </w:rPr>
        <w:t>ha</w:t>
      </w:r>
      <w:r w:rsidRPr="00163595">
        <w:rPr>
          <w:rFonts w:ascii="Palatino Linotype" w:hAnsi="Palatino Linotype"/>
          <w:bCs/>
          <w:sz w:val="22"/>
          <w:szCs w:val="22"/>
        </w:rPr>
        <w:t>s request</w:t>
      </w:r>
      <w:r>
        <w:rPr>
          <w:rFonts w:ascii="Palatino Linotype" w:hAnsi="Palatino Linotype"/>
          <w:bCs/>
          <w:sz w:val="22"/>
          <w:szCs w:val="22"/>
        </w:rPr>
        <w:t>ed</w:t>
      </w:r>
      <w:r w:rsidRPr="00163595">
        <w:rPr>
          <w:rFonts w:ascii="Palatino Linotype" w:hAnsi="Palatino Linotype"/>
          <w:bCs/>
          <w:sz w:val="22"/>
          <w:szCs w:val="22"/>
        </w:rPr>
        <w:t xml:space="preserve"> feedback</w:t>
      </w:r>
      <w:r>
        <w:rPr>
          <w:rFonts w:ascii="Palatino Linotype" w:hAnsi="Palatino Linotype"/>
          <w:bCs/>
          <w:sz w:val="22"/>
          <w:szCs w:val="22"/>
        </w:rPr>
        <w:t xml:space="preserve"> </w:t>
      </w:r>
      <w:r w:rsidRPr="00163595">
        <w:rPr>
          <w:rFonts w:ascii="Palatino Linotype" w:hAnsi="Palatino Linotype"/>
          <w:bCs/>
          <w:sz w:val="22"/>
          <w:szCs w:val="22"/>
        </w:rPr>
        <w:t>on proposed guidance to help its members regulate and supervise the use of Artificial</w:t>
      </w:r>
      <w:r>
        <w:rPr>
          <w:rFonts w:ascii="Palatino Linotype" w:hAnsi="Palatino Linotype"/>
          <w:bCs/>
          <w:sz w:val="22"/>
          <w:szCs w:val="22"/>
        </w:rPr>
        <w:t xml:space="preserve"> </w:t>
      </w:r>
      <w:r w:rsidRPr="00163595">
        <w:rPr>
          <w:rFonts w:ascii="Palatino Linotype" w:hAnsi="Palatino Linotype"/>
          <w:bCs/>
          <w:sz w:val="22"/>
          <w:szCs w:val="22"/>
        </w:rPr>
        <w:t>Intelligence (AI) and Machine Learning (ML) by market intermediaries and asset managers.</w:t>
      </w:r>
    </w:p>
    <w:p w:rsidR="004A4D62" w:rsidRPr="00163595" w:rsidRDefault="004A4D62" w:rsidP="004A4D62">
      <w:pPr>
        <w:spacing w:line="276" w:lineRule="auto"/>
        <w:jc w:val="both"/>
        <w:rPr>
          <w:rFonts w:ascii="Palatino Linotype" w:hAnsi="Palatino Linotype"/>
          <w:bCs/>
          <w:sz w:val="22"/>
          <w:szCs w:val="22"/>
        </w:rPr>
      </w:pPr>
    </w:p>
    <w:p w:rsidR="004A4D62" w:rsidRDefault="004A4D62" w:rsidP="004A4D62">
      <w:pPr>
        <w:spacing w:line="276" w:lineRule="auto"/>
        <w:jc w:val="both"/>
        <w:rPr>
          <w:rFonts w:ascii="Palatino Linotype" w:hAnsi="Palatino Linotype"/>
          <w:bCs/>
          <w:sz w:val="22"/>
          <w:szCs w:val="22"/>
        </w:rPr>
      </w:pPr>
      <w:r w:rsidRPr="00163595">
        <w:rPr>
          <w:rFonts w:ascii="Palatino Linotype" w:hAnsi="Palatino Linotype"/>
          <w:bCs/>
          <w:sz w:val="22"/>
          <w:szCs w:val="22"/>
        </w:rPr>
        <w:t>The use of these technologies may benefit firms and investors, such as by increasing execution</w:t>
      </w:r>
      <w:r>
        <w:rPr>
          <w:rFonts w:ascii="Palatino Linotype" w:hAnsi="Palatino Linotype"/>
          <w:bCs/>
          <w:sz w:val="22"/>
          <w:szCs w:val="22"/>
        </w:rPr>
        <w:t xml:space="preserve"> </w:t>
      </w:r>
      <w:r w:rsidRPr="00163595">
        <w:rPr>
          <w:rFonts w:ascii="Palatino Linotype" w:hAnsi="Palatino Linotype"/>
          <w:bCs/>
          <w:sz w:val="22"/>
          <w:szCs w:val="22"/>
        </w:rPr>
        <w:t>speed and reducing the cost of investment services. However, it may also create or amplify</w:t>
      </w:r>
      <w:r>
        <w:rPr>
          <w:rFonts w:ascii="Palatino Linotype" w:hAnsi="Palatino Linotype"/>
          <w:bCs/>
          <w:sz w:val="22"/>
          <w:szCs w:val="22"/>
        </w:rPr>
        <w:t xml:space="preserve"> </w:t>
      </w:r>
      <w:r w:rsidRPr="00163595">
        <w:rPr>
          <w:rFonts w:ascii="Palatino Linotype" w:hAnsi="Palatino Linotype"/>
          <w:bCs/>
          <w:sz w:val="22"/>
          <w:szCs w:val="22"/>
        </w:rPr>
        <w:t>risks, potentially undermining financial markets efficiency and causing harm to consumers and</w:t>
      </w:r>
      <w:r>
        <w:rPr>
          <w:rFonts w:ascii="Palatino Linotype" w:hAnsi="Palatino Linotype"/>
          <w:bCs/>
          <w:sz w:val="22"/>
          <w:szCs w:val="22"/>
        </w:rPr>
        <w:t xml:space="preserve"> </w:t>
      </w:r>
      <w:r w:rsidRPr="00163595">
        <w:rPr>
          <w:rFonts w:ascii="Palatino Linotype" w:hAnsi="Palatino Linotype"/>
          <w:bCs/>
          <w:sz w:val="22"/>
          <w:szCs w:val="22"/>
        </w:rPr>
        <w:t>other market participants.</w:t>
      </w:r>
    </w:p>
    <w:p w:rsidR="004A4D62" w:rsidRPr="00163595" w:rsidRDefault="004A4D62" w:rsidP="004A4D62">
      <w:pPr>
        <w:spacing w:line="276" w:lineRule="auto"/>
        <w:jc w:val="both"/>
        <w:rPr>
          <w:rFonts w:ascii="Palatino Linotype" w:hAnsi="Palatino Linotype"/>
          <w:bCs/>
          <w:sz w:val="22"/>
          <w:szCs w:val="22"/>
        </w:rPr>
      </w:pPr>
    </w:p>
    <w:p w:rsidR="004A4D62" w:rsidRDefault="004A4D62" w:rsidP="004A4D62">
      <w:pPr>
        <w:spacing w:line="276" w:lineRule="auto"/>
        <w:jc w:val="both"/>
        <w:rPr>
          <w:rFonts w:ascii="Palatino Linotype" w:hAnsi="Palatino Linotype"/>
          <w:bCs/>
          <w:sz w:val="22"/>
          <w:szCs w:val="22"/>
        </w:rPr>
      </w:pPr>
      <w:r w:rsidRPr="00163595">
        <w:rPr>
          <w:rFonts w:ascii="Palatino Linotype" w:hAnsi="Palatino Linotype"/>
          <w:bCs/>
          <w:sz w:val="22"/>
          <w:szCs w:val="22"/>
        </w:rPr>
        <w:t>Consequently, regulators are focusing increasingly on the use and control of AI and ML in</w:t>
      </w:r>
      <w:r>
        <w:rPr>
          <w:rFonts w:ascii="Palatino Linotype" w:hAnsi="Palatino Linotype"/>
          <w:bCs/>
          <w:sz w:val="22"/>
          <w:szCs w:val="22"/>
        </w:rPr>
        <w:t xml:space="preserve"> </w:t>
      </w:r>
      <w:r w:rsidRPr="00163595">
        <w:rPr>
          <w:rFonts w:ascii="Palatino Linotype" w:hAnsi="Palatino Linotype"/>
          <w:bCs/>
          <w:sz w:val="22"/>
          <w:szCs w:val="22"/>
        </w:rPr>
        <w:t>financial markets to mitigate the potential risks and prevent consumer harm. In 2019, the</w:t>
      </w:r>
      <w:r>
        <w:rPr>
          <w:rFonts w:ascii="Palatino Linotype" w:hAnsi="Palatino Linotype"/>
          <w:bCs/>
          <w:sz w:val="22"/>
          <w:szCs w:val="22"/>
        </w:rPr>
        <w:t xml:space="preserve"> </w:t>
      </w:r>
      <w:r w:rsidRPr="00163595">
        <w:rPr>
          <w:rFonts w:ascii="Palatino Linotype" w:hAnsi="Palatino Linotype"/>
          <w:bCs/>
          <w:sz w:val="22"/>
          <w:szCs w:val="22"/>
        </w:rPr>
        <w:t>IOSCO Board identified AI and ML as an important priority.</w:t>
      </w:r>
    </w:p>
    <w:p w:rsidR="004A4D62" w:rsidRPr="00163595" w:rsidRDefault="004A4D62" w:rsidP="004A4D62">
      <w:pPr>
        <w:spacing w:line="276" w:lineRule="auto"/>
        <w:jc w:val="both"/>
        <w:rPr>
          <w:rFonts w:ascii="Palatino Linotype" w:hAnsi="Palatino Linotype"/>
          <w:bCs/>
          <w:sz w:val="22"/>
          <w:szCs w:val="22"/>
        </w:rPr>
      </w:pPr>
    </w:p>
    <w:p w:rsidR="004A4D62" w:rsidRDefault="004A4D62" w:rsidP="004A4D62">
      <w:pPr>
        <w:spacing w:line="276" w:lineRule="auto"/>
        <w:jc w:val="both"/>
        <w:rPr>
          <w:rFonts w:ascii="Palatino Linotype" w:hAnsi="Palatino Linotype"/>
          <w:bCs/>
          <w:sz w:val="22"/>
          <w:szCs w:val="22"/>
        </w:rPr>
      </w:pPr>
      <w:r w:rsidRPr="00163595">
        <w:rPr>
          <w:rFonts w:ascii="Palatino Linotype" w:hAnsi="Palatino Linotype"/>
          <w:bCs/>
          <w:sz w:val="22"/>
          <w:szCs w:val="22"/>
        </w:rPr>
        <w:t xml:space="preserve">The consultation report on </w:t>
      </w:r>
      <w:r>
        <w:rPr>
          <w:rFonts w:ascii="Palatino Linotype" w:hAnsi="Palatino Linotype"/>
          <w:bCs/>
          <w:sz w:val="22"/>
          <w:szCs w:val="22"/>
        </w:rPr>
        <w:t>t</w:t>
      </w:r>
      <w:r w:rsidRPr="00163595">
        <w:rPr>
          <w:rFonts w:ascii="Palatino Linotype" w:hAnsi="Palatino Linotype"/>
          <w:bCs/>
          <w:sz w:val="22"/>
          <w:szCs w:val="22"/>
        </w:rPr>
        <w:t>he use of artificial intelligence and machine learning by market</w:t>
      </w:r>
      <w:r>
        <w:rPr>
          <w:rFonts w:ascii="Palatino Linotype" w:hAnsi="Palatino Linotype"/>
          <w:bCs/>
          <w:sz w:val="22"/>
          <w:szCs w:val="22"/>
        </w:rPr>
        <w:t xml:space="preserve"> </w:t>
      </w:r>
      <w:r w:rsidRPr="00163595">
        <w:rPr>
          <w:rFonts w:ascii="Palatino Linotype" w:hAnsi="Palatino Linotype"/>
          <w:bCs/>
          <w:sz w:val="22"/>
          <w:szCs w:val="22"/>
        </w:rPr>
        <w:t>intermediaries and asset managers proposes six measures to assist IOSCO members in creating</w:t>
      </w:r>
      <w:r>
        <w:rPr>
          <w:rFonts w:ascii="Palatino Linotype" w:hAnsi="Palatino Linotype"/>
          <w:bCs/>
          <w:sz w:val="22"/>
          <w:szCs w:val="22"/>
        </w:rPr>
        <w:t xml:space="preserve"> </w:t>
      </w:r>
      <w:r w:rsidRPr="00163595">
        <w:rPr>
          <w:rFonts w:ascii="Palatino Linotype" w:hAnsi="Palatino Linotype"/>
          <w:bCs/>
          <w:sz w:val="22"/>
          <w:szCs w:val="22"/>
        </w:rPr>
        <w:t>appropriate regulatory frameworks to supervise market intermediaries and asset managers that</w:t>
      </w:r>
      <w:r>
        <w:rPr>
          <w:rFonts w:ascii="Palatino Linotype" w:hAnsi="Palatino Linotype"/>
          <w:bCs/>
          <w:sz w:val="22"/>
          <w:szCs w:val="22"/>
        </w:rPr>
        <w:t xml:space="preserve"> </w:t>
      </w:r>
      <w:r w:rsidRPr="00163595">
        <w:rPr>
          <w:rFonts w:ascii="Palatino Linotype" w:hAnsi="Palatino Linotype"/>
          <w:bCs/>
          <w:sz w:val="22"/>
          <w:szCs w:val="22"/>
        </w:rPr>
        <w:t>use AI and ML. The proposed measures seek to ensure that market intermediaries and asset</w:t>
      </w:r>
      <w:r>
        <w:rPr>
          <w:rFonts w:ascii="Palatino Linotype" w:hAnsi="Palatino Linotype"/>
          <w:bCs/>
          <w:sz w:val="22"/>
          <w:szCs w:val="22"/>
        </w:rPr>
        <w:t xml:space="preserve"> </w:t>
      </w:r>
      <w:r w:rsidRPr="00163595">
        <w:rPr>
          <w:rFonts w:ascii="Palatino Linotype" w:hAnsi="Palatino Linotype"/>
          <w:bCs/>
          <w:sz w:val="22"/>
          <w:szCs w:val="22"/>
        </w:rPr>
        <w:t>managers have the following features:</w:t>
      </w:r>
    </w:p>
    <w:p w:rsidR="004A4D62" w:rsidRPr="00163595" w:rsidRDefault="004A4D62" w:rsidP="004A4D62">
      <w:pPr>
        <w:spacing w:line="276" w:lineRule="auto"/>
        <w:jc w:val="both"/>
        <w:rPr>
          <w:rFonts w:ascii="Palatino Linotype" w:hAnsi="Palatino Linotype"/>
          <w:bCs/>
          <w:sz w:val="22"/>
          <w:szCs w:val="22"/>
        </w:rPr>
      </w:pPr>
    </w:p>
    <w:p w:rsidR="004A4D62" w:rsidRDefault="004A4D62" w:rsidP="004A4D62">
      <w:pPr>
        <w:spacing w:line="276" w:lineRule="auto"/>
        <w:jc w:val="both"/>
        <w:rPr>
          <w:rFonts w:ascii="Palatino Linotype" w:hAnsi="Palatino Linotype"/>
          <w:bCs/>
          <w:sz w:val="22"/>
          <w:szCs w:val="22"/>
        </w:rPr>
      </w:pPr>
      <w:r w:rsidRPr="00163595">
        <w:rPr>
          <w:rFonts w:ascii="Palatino Linotype" w:hAnsi="Palatino Linotype"/>
          <w:bCs/>
          <w:sz w:val="22"/>
          <w:szCs w:val="22"/>
        </w:rPr>
        <w:t>• Appropriate governance, controls and oversight frameworks over the development,</w:t>
      </w:r>
      <w:r>
        <w:rPr>
          <w:rFonts w:ascii="Palatino Linotype" w:hAnsi="Palatino Linotype"/>
          <w:bCs/>
          <w:sz w:val="22"/>
          <w:szCs w:val="22"/>
        </w:rPr>
        <w:t xml:space="preserve"> </w:t>
      </w:r>
      <w:r w:rsidRPr="00163595">
        <w:rPr>
          <w:rFonts w:ascii="Palatino Linotype" w:hAnsi="Palatino Linotype"/>
          <w:bCs/>
          <w:sz w:val="22"/>
          <w:szCs w:val="22"/>
        </w:rPr>
        <w:t>testing, use and performance monitoring of AI and ML;</w:t>
      </w:r>
      <w:r>
        <w:rPr>
          <w:rFonts w:ascii="Palatino Linotype" w:hAnsi="Palatino Linotype"/>
          <w:bCs/>
          <w:sz w:val="22"/>
          <w:szCs w:val="22"/>
        </w:rPr>
        <w:t xml:space="preserve"> and</w:t>
      </w:r>
    </w:p>
    <w:p w:rsidR="004A4D62" w:rsidRPr="00163595" w:rsidRDefault="004A4D62" w:rsidP="004A4D62">
      <w:pPr>
        <w:spacing w:line="276" w:lineRule="auto"/>
        <w:jc w:val="both"/>
        <w:rPr>
          <w:rFonts w:ascii="Palatino Linotype" w:hAnsi="Palatino Linotype"/>
          <w:bCs/>
          <w:sz w:val="22"/>
          <w:szCs w:val="22"/>
        </w:rPr>
      </w:pPr>
    </w:p>
    <w:p w:rsidR="004A4D62" w:rsidRDefault="004A4D62" w:rsidP="004A4D62">
      <w:pPr>
        <w:spacing w:line="276" w:lineRule="auto"/>
        <w:jc w:val="both"/>
        <w:rPr>
          <w:rFonts w:ascii="Palatino Linotype" w:hAnsi="Palatino Linotype"/>
          <w:bCs/>
          <w:sz w:val="22"/>
          <w:szCs w:val="22"/>
        </w:rPr>
      </w:pPr>
      <w:r w:rsidRPr="00163595">
        <w:rPr>
          <w:rFonts w:ascii="Palatino Linotype" w:hAnsi="Palatino Linotype"/>
          <w:bCs/>
          <w:sz w:val="22"/>
          <w:szCs w:val="22"/>
        </w:rPr>
        <w:t>• Ensuring staff have adequate knowledge, skills and experience to implement, oversee,</w:t>
      </w:r>
      <w:r w:rsidRPr="0026401E">
        <w:rPr>
          <w:rFonts w:ascii="Palatino Linotype" w:hAnsi="Palatino Linotype"/>
          <w:bCs/>
          <w:sz w:val="22"/>
          <w:szCs w:val="22"/>
        </w:rPr>
        <w:t xml:space="preserve"> </w:t>
      </w:r>
      <w:r w:rsidRPr="00163595">
        <w:rPr>
          <w:rFonts w:ascii="Palatino Linotype" w:hAnsi="Palatino Linotype"/>
          <w:bCs/>
          <w:sz w:val="22"/>
          <w:szCs w:val="22"/>
        </w:rPr>
        <w:t>and challenge the outcomes of the AI and ML;</w:t>
      </w:r>
    </w:p>
    <w:p w:rsidR="004A4D62" w:rsidRPr="00163595" w:rsidRDefault="004A4D62" w:rsidP="004A4D62">
      <w:pPr>
        <w:spacing w:line="276" w:lineRule="auto"/>
        <w:jc w:val="both"/>
        <w:rPr>
          <w:rFonts w:ascii="Palatino Linotype" w:hAnsi="Palatino Linotype"/>
          <w:bCs/>
          <w:sz w:val="22"/>
          <w:szCs w:val="22"/>
        </w:rPr>
      </w:pPr>
    </w:p>
    <w:p w:rsidR="004A4D62" w:rsidRPr="00163595" w:rsidRDefault="004A4D62" w:rsidP="004A4D62">
      <w:pPr>
        <w:spacing w:line="276" w:lineRule="auto"/>
        <w:jc w:val="both"/>
        <w:rPr>
          <w:rFonts w:ascii="Palatino Linotype" w:hAnsi="Palatino Linotype"/>
          <w:bCs/>
          <w:sz w:val="22"/>
          <w:szCs w:val="22"/>
        </w:rPr>
      </w:pPr>
      <w:r w:rsidRPr="00163595">
        <w:rPr>
          <w:rFonts w:ascii="Palatino Linotype" w:hAnsi="Palatino Linotype"/>
          <w:bCs/>
          <w:sz w:val="22"/>
          <w:szCs w:val="22"/>
        </w:rPr>
        <w:t>• Robust, consistent and clearly defined development and testing processes to enable</w:t>
      </w:r>
      <w:r w:rsidRPr="0026401E">
        <w:rPr>
          <w:rFonts w:ascii="Palatino Linotype" w:hAnsi="Palatino Linotype"/>
          <w:bCs/>
          <w:sz w:val="22"/>
          <w:szCs w:val="22"/>
        </w:rPr>
        <w:t xml:space="preserve"> </w:t>
      </w:r>
      <w:r w:rsidRPr="00163595">
        <w:rPr>
          <w:rFonts w:ascii="Palatino Linotype" w:hAnsi="Palatino Linotype"/>
          <w:bCs/>
          <w:sz w:val="22"/>
          <w:szCs w:val="22"/>
        </w:rPr>
        <w:t>firms to identify potential issues prior to f</w:t>
      </w:r>
      <w:r>
        <w:rPr>
          <w:rFonts w:ascii="Palatino Linotype" w:hAnsi="Palatino Linotype"/>
          <w:bCs/>
          <w:sz w:val="22"/>
          <w:szCs w:val="22"/>
        </w:rPr>
        <w:t>ull deployment of AI and ML</w:t>
      </w:r>
    </w:p>
    <w:p w:rsidR="004A4D62" w:rsidRPr="00163595" w:rsidRDefault="004A4D62" w:rsidP="004A4D62">
      <w:pPr>
        <w:spacing w:line="276" w:lineRule="auto"/>
        <w:jc w:val="both"/>
        <w:rPr>
          <w:rFonts w:ascii="Palatino Linotype" w:hAnsi="Palatino Linotype"/>
          <w:bCs/>
          <w:sz w:val="22"/>
          <w:szCs w:val="22"/>
        </w:rPr>
      </w:pPr>
    </w:p>
    <w:p w:rsidR="004A4D62" w:rsidRDefault="004A4D62" w:rsidP="004A4D62">
      <w:pPr>
        <w:spacing w:line="276" w:lineRule="auto"/>
        <w:jc w:val="both"/>
        <w:rPr>
          <w:rFonts w:ascii="Palatino Linotype" w:hAnsi="Palatino Linotype"/>
          <w:b/>
          <w:i/>
          <w:iCs/>
          <w:sz w:val="20"/>
          <w:szCs w:val="20"/>
          <w:u w:val="single"/>
          <w:lang w:val="en-US" w:bidi="hi-IN"/>
        </w:rPr>
      </w:pPr>
    </w:p>
    <w:p w:rsidR="004A4D62" w:rsidRPr="00E71481" w:rsidRDefault="004A4D62" w:rsidP="004A4D62">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https://www.iosco.org/news/pdf/IOSCONEWS</w:t>
      </w:r>
      <w:r>
        <w:rPr>
          <w:rFonts w:ascii="Palatino Linotype" w:hAnsi="Palatino Linotype"/>
          <w:b/>
          <w:i/>
          <w:iCs/>
          <w:sz w:val="20"/>
          <w:szCs w:val="20"/>
          <w:u w:val="single"/>
          <w:lang w:val="en-US" w:bidi="hi-IN"/>
        </w:rPr>
        <w:t>571</w:t>
      </w:r>
      <w:r w:rsidRPr="00E71481">
        <w:rPr>
          <w:rFonts w:ascii="Palatino Linotype" w:hAnsi="Palatino Linotype"/>
          <w:b/>
          <w:i/>
          <w:iCs/>
          <w:sz w:val="20"/>
          <w:szCs w:val="20"/>
          <w:u w:val="single"/>
          <w:lang w:val="en-US" w:bidi="hi-IN"/>
        </w:rPr>
        <w:t>.pdf</w:t>
      </w:r>
    </w:p>
    <w:p w:rsidR="004A4D62" w:rsidRPr="00E71481" w:rsidRDefault="004A4D62" w:rsidP="004A4D62">
      <w:pPr>
        <w:tabs>
          <w:tab w:val="left" w:pos="8160"/>
        </w:tabs>
        <w:jc w:val="both"/>
        <w:rPr>
          <w:rFonts w:ascii="Palatino Linotype" w:hAnsi="Palatino Linotype"/>
          <w:bCs/>
        </w:rPr>
      </w:pPr>
    </w:p>
    <w:p w:rsidR="004A4D62" w:rsidRPr="00E71481" w:rsidRDefault="004A4D62" w:rsidP="004A4D62">
      <w:pPr>
        <w:tabs>
          <w:tab w:val="left" w:pos="8160"/>
        </w:tabs>
        <w:jc w:val="both"/>
        <w:rPr>
          <w:rFonts w:ascii="Palatino Linotype" w:hAnsi="Palatino Linotype"/>
          <w:b/>
          <w:sz w:val="22"/>
          <w:szCs w:val="22"/>
        </w:rPr>
      </w:pPr>
      <w:r>
        <w:rPr>
          <w:rFonts w:ascii="Palatino Linotype" w:hAnsi="Palatino Linotype"/>
          <w:b/>
          <w:sz w:val="22"/>
          <w:szCs w:val="22"/>
        </w:rPr>
        <w:t>4</w:t>
      </w:r>
      <w:r w:rsidRPr="00E71481">
        <w:rPr>
          <w:rFonts w:ascii="Palatino Linotype" w:hAnsi="Palatino Linotype"/>
          <w:b/>
          <w:sz w:val="22"/>
          <w:szCs w:val="22"/>
        </w:rPr>
        <w:t xml:space="preserve">) </w:t>
      </w:r>
      <w:r w:rsidRPr="00163595">
        <w:rPr>
          <w:rFonts w:ascii="Palatino Linotype" w:hAnsi="Palatino Linotype"/>
          <w:b/>
          <w:sz w:val="22"/>
          <w:szCs w:val="22"/>
        </w:rPr>
        <w:t xml:space="preserve">IOSCO publishes Good Practices on </w:t>
      </w:r>
      <w:r>
        <w:rPr>
          <w:rFonts w:ascii="Palatino Linotype" w:hAnsi="Palatino Linotype"/>
          <w:b/>
          <w:sz w:val="22"/>
          <w:szCs w:val="22"/>
        </w:rPr>
        <w:t>P</w:t>
      </w:r>
      <w:r w:rsidRPr="00163595">
        <w:rPr>
          <w:rFonts w:ascii="Palatino Linotype" w:hAnsi="Palatino Linotype"/>
          <w:b/>
          <w:sz w:val="22"/>
          <w:szCs w:val="22"/>
        </w:rPr>
        <w:t xml:space="preserve">rocesses for </w:t>
      </w:r>
      <w:r>
        <w:rPr>
          <w:rFonts w:ascii="Palatino Linotype" w:hAnsi="Palatino Linotype"/>
          <w:b/>
          <w:sz w:val="22"/>
          <w:szCs w:val="22"/>
        </w:rPr>
        <w:t>D</w:t>
      </w:r>
      <w:r w:rsidRPr="00163595">
        <w:rPr>
          <w:rFonts w:ascii="Palatino Linotype" w:hAnsi="Palatino Linotype"/>
          <w:b/>
          <w:sz w:val="22"/>
          <w:szCs w:val="22"/>
        </w:rPr>
        <w:t>eference</w:t>
      </w:r>
      <w:r w:rsidRPr="00E71481">
        <w:rPr>
          <w:rFonts w:ascii="Palatino Linotype" w:hAnsi="Palatino Linotype"/>
          <w:b/>
          <w:sz w:val="22"/>
          <w:szCs w:val="22"/>
        </w:rPr>
        <w:cr/>
      </w:r>
    </w:p>
    <w:p w:rsidR="004A4D62" w:rsidRDefault="004A4D62" w:rsidP="004A4D62">
      <w:pPr>
        <w:tabs>
          <w:tab w:val="left" w:pos="8160"/>
        </w:tabs>
        <w:jc w:val="both"/>
        <w:rPr>
          <w:rFonts w:ascii="Palatino Linotype" w:hAnsi="Palatino Linotype"/>
          <w:bCs/>
          <w:sz w:val="22"/>
          <w:szCs w:val="22"/>
        </w:rPr>
      </w:pPr>
      <w:r w:rsidRPr="00163595">
        <w:rPr>
          <w:rFonts w:ascii="Palatino Linotype" w:hAnsi="Palatino Linotype"/>
          <w:bCs/>
          <w:sz w:val="22"/>
          <w:szCs w:val="22"/>
        </w:rPr>
        <w:t>The Board of the International Organization of Securities Commissions (IOSCO) published a series of eleven good practices on processes for deference to assist regulatory</w:t>
      </w:r>
      <w:r>
        <w:rPr>
          <w:rFonts w:ascii="Palatino Linotype" w:hAnsi="Palatino Linotype"/>
          <w:bCs/>
          <w:sz w:val="22"/>
          <w:szCs w:val="22"/>
        </w:rPr>
        <w:t xml:space="preserve"> </w:t>
      </w:r>
      <w:r w:rsidRPr="00163595">
        <w:rPr>
          <w:rFonts w:ascii="Palatino Linotype" w:hAnsi="Palatino Linotype"/>
          <w:bCs/>
          <w:sz w:val="22"/>
          <w:szCs w:val="22"/>
        </w:rPr>
        <w:t>authorities in mitigating the risk of unintended, regulatory-driven market fragmentation and to</w:t>
      </w:r>
      <w:r>
        <w:rPr>
          <w:rFonts w:ascii="Palatino Linotype" w:hAnsi="Palatino Linotype"/>
          <w:bCs/>
          <w:sz w:val="22"/>
          <w:szCs w:val="22"/>
        </w:rPr>
        <w:t xml:space="preserve"> </w:t>
      </w:r>
      <w:r w:rsidRPr="00163595">
        <w:rPr>
          <w:rFonts w:ascii="Palatino Linotype" w:hAnsi="Palatino Linotype"/>
          <w:bCs/>
          <w:sz w:val="22"/>
          <w:szCs w:val="22"/>
        </w:rPr>
        <w:t>strengthen international cooperation.</w:t>
      </w:r>
    </w:p>
    <w:p w:rsidR="004A4D62" w:rsidRPr="00163595" w:rsidRDefault="004A4D62" w:rsidP="004A4D62">
      <w:pPr>
        <w:tabs>
          <w:tab w:val="left" w:pos="8160"/>
        </w:tabs>
        <w:jc w:val="both"/>
        <w:rPr>
          <w:rFonts w:ascii="Palatino Linotype" w:hAnsi="Palatino Linotype"/>
          <w:bCs/>
          <w:sz w:val="22"/>
          <w:szCs w:val="22"/>
        </w:rPr>
      </w:pPr>
    </w:p>
    <w:p w:rsidR="004A4D62" w:rsidRDefault="004A4D62" w:rsidP="004A4D62">
      <w:pPr>
        <w:tabs>
          <w:tab w:val="left" w:pos="8160"/>
        </w:tabs>
        <w:jc w:val="both"/>
        <w:rPr>
          <w:rFonts w:ascii="Palatino Linotype" w:hAnsi="Palatino Linotype"/>
          <w:bCs/>
          <w:sz w:val="22"/>
          <w:szCs w:val="22"/>
        </w:rPr>
      </w:pPr>
      <w:r w:rsidRPr="00163595">
        <w:rPr>
          <w:rFonts w:ascii="Palatino Linotype" w:hAnsi="Palatino Linotype"/>
          <w:bCs/>
          <w:sz w:val="22"/>
          <w:szCs w:val="22"/>
        </w:rPr>
        <w:t>Wholesale securities and derivatives markets are global in nature and many market participants</w:t>
      </w:r>
      <w:r>
        <w:rPr>
          <w:rFonts w:ascii="Palatino Linotype" w:hAnsi="Palatino Linotype"/>
          <w:bCs/>
          <w:sz w:val="22"/>
          <w:szCs w:val="22"/>
        </w:rPr>
        <w:t xml:space="preserve"> </w:t>
      </w:r>
      <w:r w:rsidRPr="00163595">
        <w:rPr>
          <w:rFonts w:ascii="Palatino Linotype" w:hAnsi="Palatino Linotype"/>
          <w:bCs/>
          <w:sz w:val="22"/>
          <w:szCs w:val="22"/>
        </w:rPr>
        <w:t>operate on a cross-border basis. As a result, numerous authorities have implemented deference</w:t>
      </w:r>
      <w:r>
        <w:rPr>
          <w:rFonts w:ascii="Palatino Linotype" w:hAnsi="Palatino Linotype"/>
          <w:bCs/>
          <w:sz w:val="22"/>
          <w:szCs w:val="22"/>
        </w:rPr>
        <w:t xml:space="preserve"> </w:t>
      </w:r>
      <w:r w:rsidRPr="00163595">
        <w:rPr>
          <w:rFonts w:ascii="Palatino Linotype" w:hAnsi="Palatino Linotype"/>
          <w:bCs/>
          <w:sz w:val="22"/>
          <w:szCs w:val="22"/>
        </w:rPr>
        <w:t>processes that allow them to rely on one another to regulate and supervise these market</w:t>
      </w:r>
      <w:r>
        <w:rPr>
          <w:rFonts w:ascii="Palatino Linotype" w:hAnsi="Palatino Linotype"/>
          <w:bCs/>
          <w:sz w:val="22"/>
          <w:szCs w:val="22"/>
        </w:rPr>
        <w:t xml:space="preserve"> </w:t>
      </w:r>
      <w:r w:rsidRPr="00163595">
        <w:rPr>
          <w:rFonts w:ascii="Palatino Linotype" w:hAnsi="Palatino Linotype"/>
          <w:bCs/>
          <w:sz w:val="22"/>
          <w:szCs w:val="22"/>
        </w:rPr>
        <w:t>participants and help reduce potentially duplicative or conflicting regulations.</w:t>
      </w:r>
      <w:r>
        <w:rPr>
          <w:rFonts w:ascii="Palatino Linotype" w:hAnsi="Palatino Linotype"/>
          <w:bCs/>
          <w:sz w:val="22"/>
          <w:szCs w:val="22"/>
        </w:rPr>
        <w:t xml:space="preserve"> </w:t>
      </w:r>
    </w:p>
    <w:p w:rsidR="004A4D62" w:rsidRPr="00163595" w:rsidRDefault="004A4D62" w:rsidP="004A4D62">
      <w:pPr>
        <w:tabs>
          <w:tab w:val="left" w:pos="8160"/>
        </w:tabs>
        <w:jc w:val="both"/>
        <w:rPr>
          <w:rFonts w:ascii="Palatino Linotype" w:hAnsi="Palatino Linotype"/>
          <w:bCs/>
          <w:sz w:val="22"/>
          <w:szCs w:val="22"/>
        </w:rPr>
      </w:pPr>
    </w:p>
    <w:p w:rsidR="004A4D62" w:rsidRPr="00163595" w:rsidRDefault="004A4D62" w:rsidP="004A4D62">
      <w:pPr>
        <w:tabs>
          <w:tab w:val="left" w:pos="8160"/>
        </w:tabs>
        <w:jc w:val="both"/>
        <w:rPr>
          <w:rFonts w:ascii="Palatino Linotype" w:hAnsi="Palatino Linotype"/>
          <w:bCs/>
          <w:sz w:val="22"/>
          <w:szCs w:val="22"/>
        </w:rPr>
      </w:pPr>
      <w:r w:rsidRPr="00163595">
        <w:rPr>
          <w:rFonts w:ascii="Palatino Linotype" w:hAnsi="Palatino Linotype"/>
          <w:bCs/>
          <w:sz w:val="22"/>
          <w:szCs w:val="22"/>
        </w:rPr>
        <w:t>Over time, the use of deference between regulators has significantly increased, in parallel with</w:t>
      </w:r>
      <w:r>
        <w:rPr>
          <w:rFonts w:ascii="Palatino Linotype" w:hAnsi="Palatino Linotype"/>
          <w:bCs/>
          <w:sz w:val="22"/>
          <w:szCs w:val="22"/>
        </w:rPr>
        <w:t xml:space="preserve"> </w:t>
      </w:r>
      <w:r w:rsidRPr="00163595">
        <w:rPr>
          <w:rFonts w:ascii="Palatino Linotype" w:hAnsi="Palatino Linotype"/>
          <w:bCs/>
          <w:sz w:val="22"/>
          <w:szCs w:val="22"/>
        </w:rPr>
        <w:t>enhanced cross border capital flows. IOSCO’s 2019 Report on Market Fragmentation and</w:t>
      </w:r>
      <w:r>
        <w:rPr>
          <w:rFonts w:ascii="Palatino Linotype" w:hAnsi="Palatino Linotype"/>
          <w:bCs/>
          <w:sz w:val="22"/>
          <w:szCs w:val="22"/>
        </w:rPr>
        <w:t xml:space="preserve"> </w:t>
      </w:r>
      <w:r w:rsidRPr="00163595">
        <w:rPr>
          <w:rFonts w:ascii="Palatino Linotype" w:hAnsi="Palatino Linotype"/>
          <w:bCs/>
          <w:sz w:val="22"/>
          <w:szCs w:val="22"/>
        </w:rPr>
        <w:t>Cross-Border Regulation, which was submitted to the G-20, suggested that IOSCO should</w:t>
      </w:r>
      <w:r>
        <w:rPr>
          <w:rFonts w:ascii="Palatino Linotype" w:hAnsi="Palatino Linotype"/>
          <w:bCs/>
          <w:sz w:val="22"/>
          <w:szCs w:val="22"/>
        </w:rPr>
        <w:t xml:space="preserve"> </w:t>
      </w:r>
      <w:r w:rsidRPr="00163595">
        <w:rPr>
          <w:rFonts w:ascii="Palatino Linotype" w:hAnsi="Palatino Linotype"/>
          <w:bCs/>
          <w:sz w:val="22"/>
          <w:szCs w:val="22"/>
        </w:rPr>
        <w:t>identify good practices to enhance the processes for deference determinations further.</w:t>
      </w:r>
    </w:p>
    <w:p w:rsidR="004A4D62" w:rsidRPr="00E71481" w:rsidRDefault="004A4D62" w:rsidP="004A4D62">
      <w:pPr>
        <w:tabs>
          <w:tab w:val="left" w:pos="8160"/>
        </w:tabs>
        <w:jc w:val="both"/>
        <w:rPr>
          <w:rFonts w:ascii="Palatino Linotype" w:hAnsi="Palatino Linotype"/>
          <w:bCs/>
          <w:sz w:val="22"/>
          <w:szCs w:val="22"/>
        </w:rPr>
      </w:pPr>
    </w:p>
    <w:p w:rsidR="004A4D62" w:rsidRPr="00E71481" w:rsidRDefault="004A4D62" w:rsidP="004A4D62">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https://www.iosco.org/news/pdf/IOSCONEWS5</w:t>
      </w:r>
      <w:r>
        <w:rPr>
          <w:rFonts w:ascii="Palatino Linotype" w:hAnsi="Palatino Linotype"/>
          <w:b/>
          <w:i/>
          <w:iCs/>
          <w:sz w:val="20"/>
          <w:szCs w:val="20"/>
          <w:u w:val="single"/>
          <w:lang w:val="en-US" w:bidi="hi-IN"/>
        </w:rPr>
        <w:t>72</w:t>
      </w:r>
      <w:r w:rsidRPr="00E71481">
        <w:rPr>
          <w:rFonts w:ascii="Palatino Linotype" w:hAnsi="Palatino Linotype"/>
          <w:b/>
          <w:i/>
          <w:iCs/>
          <w:sz w:val="20"/>
          <w:szCs w:val="20"/>
          <w:u w:val="single"/>
          <w:lang w:val="en-US" w:bidi="hi-IN"/>
        </w:rPr>
        <w:t>.pdf</w:t>
      </w:r>
    </w:p>
    <w:p w:rsidR="004A4D62" w:rsidRPr="00E71481" w:rsidRDefault="004A4D62" w:rsidP="004A4D62">
      <w:pPr>
        <w:jc w:val="both"/>
        <w:rPr>
          <w:rFonts w:ascii="Palatino Linotype" w:hAnsi="Palatino Linotype" w:cstheme="minorHAnsi"/>
          <w:b/>
        </w:rPr>
      </w:pPr>
    </w:p>
    <w:p w:rsidR="004A4D62" w:rsidRPr="00E71481" w:rsidRDefault="004A4D62" w:rsidP="004A4D62">
      <w:pPr>
        <w:rPr>
          <w:rFonts w:ascii="Palatino Linotype" w:hAnsi="Palatino Linotype" w:cstheme="minorHAnsi"/>
          <w:b/>
        </w:rPr>
      </w:pPr>
    </w:p>
    <w:p w:rsidR="004A4D62" w:rsidRDefault="004A4D62" w:rsidP="004A4D62">
      <w:pPr>
        <w:jc w:val="center"/>
        <w:rPr>
          <w:rFonts w:ascii="Palatino Linotype" w:hAnsi="Palatino Linotype" w:cstheme="minorHAnsi"/>
          <w:b/>
          <w:sz w:val="36"/>
          <w:szCs w:val="36"/>
        </w:rPr>
      </w:pPr>
    </w:p>
    <w:p w:rsidR="004A4D62" w:rsidRPr="00E71481" w:rsidRDefault="004A4D62" w:rsidP="004A4D62">
      <w:pPr>
        <w:jc w:val="center"/>
        <w:rPr>
          <w:rFonts w:ascii="Palatino Linotype" w:hAnsi="Palatino Linotype" w:cstheme="minorHAnsi"/>
          <w:b/>
          <w:sz w:val="36"/>
          <w:szCs w:val="36"/>
        </w:rPr>
      </w:pPr>
      <w:r w:rsidRPr="00E71481">
        <w:rPr>
          <w:rFonts w:ascii="Palatino Linotype" w:hAnsi="Palatino Linotype" w:cstheme="minorHAnsi"/>
          <w:b/>
          <w:sz w:val="36"/>
          <w:szCs w:val="36"/>
        </w:rPr>
        <w:t>POLICY DEVELOPMENTS AT SEBI</w:t>
      </w:r>
    </w:p>
    <w:p w:rsidR="004A4D62" w:rsidRPr="00E71481" w:rsidRDefault="004A4D62" w:rsidP="004A4D62">
      <w:pPr>
        <w:rPr>
          <w:rFonts w:ascii="Palatino Linotype" w:hAnsi="Palatino Linotype"/>
          <w:b/>
          <w:sz w:val="22"/>
          <w:szCs w:val="22"/>
        </w:rPr>
      </w:pPr>
    </w:p>
    <w:p w:rsidR="00321324" w:rsidRPr="00E71481" w:rsidRDefault="00321324" w:rsidP="00321324">
      <w:pPr>
        <w:jc w:val="center"/>
        <w:rPr>
          <w:rFonts w:ascii="Palatino Linotype" w:hAnsi="Palatino Linotype" w:cstheme="minorHAnsi"/>
          <w:b/>
          <w:sz w:val="36"/>
          <w:szCs w:val="36"/>
        </w:rPr>
      </w:pPr>
      <w:r w:rsidRPr="00E71481">
        <w:rPr>
          <w:rFonts w:ascii="Palatino Linotype" w:hAnsi="Palatino Linotype" w:cstheme="minorHAnsi"/>
          <w:b/>
          <w:sz w:val="36"/>
          <w:szCs w:val="36"/>
        </w:rPr>
        <w:t>POLICY DEVELOPMENTS AT SEBI</w:t>
      </w:r>
    </w:p>
    <w:p w:rsidR="00321324" w:rsidRPr="00E71481" w:rsidRDefault="00321324" w:rsidP="00321324">
      <w:pPr>
        <w:rPr>
          <w:rFonts w:ascii="Palatino Linotype" w:hAnsi="Palatino Linotype"/>
          <w:b/>
          <w:sz w:val="22"/>
          <w:szCs w:val="22"/>
        </w:rPr>
      </w:pPr>
    </w:p>
    <w:p w:rsidR="00321324" w:rsidRDefault="00321324" w:rsidP="00321324">
      <w:pPr>
        <w:jc w:val="both"/>
        <w:rPr>
          <w:rFonts w:ascii="Palatino Linotype" w:hAnsi="Palatino Linotype"/>
          <w:b/>
          <w:bCs/>
        </w:rPr>
      </w:pPr>
      <w:r w:rsidRPr="00AE0559">
        <w:rPr>
          <w:rFonts w:ascii="Palatino Linotype" w:hAnsi="Palatino Linotype"/>
          <w:b/>
          <w:bCs/>
        </w:rPr>
        <w:t xml:space="preserve">1) </w:t>
      </w:r>
      <w:r w:rsidRPr="00C00C74">
        <w:rPr>
          <w:rFonts w:ascii="Palatino Linotype" w:hAnsi="Palatino Linotype"/>
          <w:b/>
          <w:bCs/>
        </w:rPr>
        <w:t>Relaxation in compliance with requirements pertaining to AIFs and VCFs</w:t>
      </w:r>
    </w:p>
    <w:p w:rsidR="00321324" w:rsidRPr="00AE0559" w:rsidRDefault="00321324" w:rsidP="00321324">
      <w:pPr>
        <w:jc w:val="both"/>
        <w:rPr>
          <w:rFonts w:ascii="Palatino Linotype" w:hAnsi="Palatino Linotype"/>
          <w:b/>
          <w:bCs/>
        </w:rPr>
      </w:pPr>
    </w:p>
    <w:p w:rsidR="00321324" w:rsidRPr="00AD225B" w:rsidRDefault="00321324" w:rsidP="00321324">
      <w:pPr>
        <w:jc w:val="both"/>
        <w:rPr>
          <w:rFonts w:ascii="Palatino Linotype" w:hAnsi="Palatino Linotype"/>
          <w:bCs/>
        </w:rPr>
      </w:pPr>
      <w:r>
        <w:rPr>
          <w:rFonts w:ascii="Palatino Linotype" w:hAnsi="Palatino Linotype"/>
          <w:bCs/>
        </w:rPr>
        <w:t xml:space="preserve">Due date </w:t>
      </w:r>
      <w:r w:rsidRPr="00AD225B">
        <w:rPr>
          <w:rFonts w:ascii="Palatino Linotype" w:hAnsi="Palatino Linotype"/>
          <w:bCs/>
        </w:rPr>
        <w:t xml:space="preserve">for regulatory filings </w:t>
      </w:r>
      <w:r>
        <w:rPr>
          <w:rFonts w:ascii="Palatino Linotype" w:hAnsi="Palatino Linotype"/>
          <w:bCs/>
        </w:rPr>
        <w:t xml:space="preserve">was extended </w:t>
      </w:r>
      <w:r w:rsidRPr="00AD225B">
        <w:rPr>
          <w:rFonts w:ascii="Palatino Linotype" w:hAnsi="Palatino Linotype"/>
          <w:bCs/>
        </w:rPr>
        <w:t xml:space="preserve">for </w:t>
      </w:r>
      <w:r>
        <w:rPr>
          <w:rFonts w:ascii="Palatino Linotype" w:hAnsi="Palatino Linotype"/>
          <w:bCs/>
        </w:rPr>
        <w:t>alternate investment funds (</w:t>
      </w:r>
      <w:r w:rsidRPr="00AD225B">
        <w:rPr>
          <w:rFonts w:ascii="Palatino Linotype" w:hAnsi="Palatino Linotype"/>
          <w:bCs/>
        </w:rPr>
        <w:t>AIFs</w:t>
      </w:r>
      <w:r>
        <w:rPr>
          <w:rFonts w:ascii="Palatino Linotype" w:hAnsi="Palatino Linotype"/>
          <w:bCs/>
        </w:rPr>
        <w:t>)</w:t>
      </w:r>
      <w:r w:rsidRPr="00AD225B">
        <w:rPr>
          <w:rFonts w:ascii="Palatino Linotype" w:hAnsi="Palatino Linotype"/>
          <w:bCs/>
        </w:rPr>
        <w:t xml:space="preserve"> and </w:t>
      </w:r>
      <w:r>
        <w:rPr>
          <w:rFonts w:ascii="Palatino Linotype" w:hAnsi="Palatino Linotype"/>
          <w:bCs/>
        </w:rPr>
        <w:t>venture capital funds (</w:t>
      </w:r>
      <w:r w:rsidRPr="00AD225B">
        <w:rPr>
          <w:rFonts w:ascii="Palatino Linotype" w:hAnsi="Palatino Linotype"/>
          <w:bCs/>
        </w:rPr>
        <w:t>VCFs</w:t>
      </w:r>
      <w:r>
        <w:rPr>
          <w:rFonts w:ascii="Palatino Linotype" w:hAnsi="Palatino Linotype"/>
          <w:bCs/>
        </w:rPr>
        <w:t>)</w:t>
      </w:r>
      <w:r w:rsidRPr="00AD225B">
        <w:rPr>
          <w:rFonts w:ascii="Palatino Linotype" w:hAnsi="Palatino Linotype"/>
          <w:bCs/>
        </w:rPr>
        <w:t xml:space="preserve"> for the periods ending March, April,  May  and  June  2020,  as  applicable, on  or before August 07, 2020.</w:t>
      </w:r>
    </w:p>
    <w:p w:rsidR="00321324" w:rsidRDefault="00321324" w:rsidP="00321324">
      <w:pPr>
        <w:rPr>
          <w:rFonts w:ascii="Palatino Linotype" w:hAnsi="Palatino Linotype"/>
          <w:b/>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C00C74">
        <w:rPr>
          <w:rFonts w:ascii="Palatino Linotype" w:hAnsi="Palatino Linotype"/>
          <w:b/>
        </w:rPr>
        <w:t>SEBI/HO/IMD/DF6/CIR/P/2020/92</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04</w:t>
      </w:r>
      <w:r w:rsidRPr="00AE0559">
        <w:rPr>
          <w:rFonts w:ascii="Palatino Linotype" w:hAnsi="Palatino Linotype"/>
          <w:b/>
        </w:rPr>
        <w:t>, 2020</w:t>
      </w:r>
    </w:p>
    <w:p w:rsidR="00321324" w:rsidRPr="00AE0559" w:rsidRDefault="00321324" w:rsidP="00321324">
      <w:pPr>
        <w:spacing w:after="120"/>
        <w:jc w:val="both"/>
        <w:rPr>
          <w:rFonts w:ascii="Garamond" w:hAnsi="Garamond" w:cs="Arial"/>
          <w:iCs/>
          <w:sz w:val="28"/>
          <w:szCs w:val="28"/>
        </w:rPr>
      </w:pPr>
    </w:p>
    <w:p w:rsidR="00321324" w:rsidRPr="00AE0559" w:rsidRDefault="00321324" w:rsidP="00321324">
      <w:pPr>
        <w:jc w:val="both"/>
        <w:rPr>
          <w:rFonts w:ascii="Palatino Linotype" w:hAnsi="Palatino Linotype"/>
          <w:b/>
          <w:bCs/>
        </w:rPr>
      </w:pPr>
      <w:r w:rsidRPr="00AE0559">
        <w:rPr>
          <w:rFonts w:ascii="Palatino Linotype" w:hAnsi="Palatino Linotype"/>
          <w:b/>
          <w:bCs/>
        </w:rPr>
        <w:t xml:space="preserve">2) </w:t>
      </w:r>
      <w:r w:rsidRPr="00C00C74">
        <w:rPr>
          <w:rFonts w:ascii="Palatino Linotype" w:hAnsi="Palatino Linotype"/>
          <w:b/>
          <w:bCs/>
        </w:rPr>
        <w:t>Framework for Regulatory Sandbox</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Pr>
          <w:rFonts w:ascii="Palatino Linotype" w:hAnsi="Palatino Linotype"/>
          <w:bCs/>
        </w:rPr>
        <w:t>G</w:t>
      </w:r>
      <w:r w:rsidRPr="00C00C74">
        <w:rPr>
          <w:rFonts w:ascii="Palatino Linotype" w:hAnsi="Palatino Linotype"/>
          <w:bCs/>
        </w:rPr>
        <w:t xml:space="preserve">uidelines </w:t>
      </w:r>
      <w:r>
        <w:rPr>
          <w:rFonts w:ascii="Palatino Linotype" w:hAnsi="Palatino Linotype"/>
          <w:bCs/>
        </w:rPr>
        <w:t xml:space="preserve">were released </w:t>
      </w:r>
      <w:r w:rsidRPr="00C00C74">
        <w:rPr>
          <w:rFonts w:ascii="Palatino Linotype" w:hAnsi="Palatino Linotype"/>
          <w:bCs/>
        </w:rPr>
        <w:t xml:space="preserve">for the regulatory sandbox, enabling entities to test their new solutions in a live environment and on a limited set of real customers </w:t>
      </w:r>
      <w:r w:rsidRPr="004E7FA9">
        <w:rPr>
          <w:rFonts w:ascii="Palatino Linotype" w:hAnsi="Palatino Linotype"/>
          <w:bCs/>
        </w:rPr>
        <w:t>for a limited time frame</w:t>
      </w:r>
      <w:r>
        <w:rPr>
          <w:rFonts w:ascii="Palatino Linotype" w:hAnsi="Palatino Linotype"/>
          <w:bCs/>
        </w:rPr>
        <w:t>.</w:t>
      </w:r>
    </w:p>
    <w:p w:rsidR="00321324" w:rsidRPr="00C00C7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C00C74">
        <w:rPr>
          <w:rFonts w:ascii="Palatino Linotype" w:hAnsi="Palatino Linotype"/>
          <w:b/>
        </w:rPr>
        <w:t xml:space="preserve">SEBI/HO/MRD-1/CIR/P/2020/95 </w:t>
      </w:r>
      <w:r w:rsidRPr="005E2945">
        <w:rPr>
          <w:rFonts w:ascii="Palatino Linotype" w:hAnsi="Palatino Linotype"/>
          <w:b/>
        </w:rPr>
        <w:t>dated</w:t>
      </w:r>
      <w:r w:rsidRPr="00AE0559">
        <w:rPr>
          <w:rFonts w:ascii="Palatino Linotype" w:hAnsi="Palatino Linotype"/>
          <w:b/>
        </w:rPr>
        <w:t xml:space="preserve"> </w:t>
      </w:r>
      <w:r w:rsidRPr="00C00C74">
        <w:rPr>
          <w:rFonts w:ascii="Palatino Linotype" w:hAnsi="Palatino Linotype"/>
          <w:b/>
        </w:rPr>
        <w:t>June 0</w:t>
      </w:r>
      <w:r>
        <w:rPr>
          <w:rFonts w:ascii="Palatino Linotype" w:hAnsi="Palatino Linotype"/>
          <w:b/>
        </w:rPr>
        <w:t>5</w:t>
      </w:r>
      <w:r w:rsidRPr="00C00C74">
        <w:rPr>
          <w:rFonts w:ascii="Palatino Linotype" w:hAnsi="Palatino Linotype"/>
          <w:b/>
        </w:rPr>
        <w:t>, 2020</w:t>
      </w:r>
    </w:p>
    <w:p w:rsidR="00321324" w:rsidRDefault="00321324" w:rsidP="00321324">
      <w:pPr>
        <w:jc w:val="both"/>
        <w:rPr>
          <w:rFonts w:ascii="Palatino Linotype" w:hAnsi="Palatino Linotype"/>
          <w:b/>
          <w:bCs/>
        </w:rPr>
      </w:pPr>
    </w:p>
    <w:p w:rsidR="00321324" w:rsidRDefault="00321324" w:rsidP="00321324">
      <w:pPr>
        <w:jc w:val="both"/>
        <w:rPr>
          <w:rFonts w:ascii="Palatino Linotype" w:hAnsi="Palatino Linotype"/>
          <w:b/>
          <w:bCs/>
        </w:rPr>
      </w:pPr>
      <w:r>
        <w:rPr>
          <w:rFonts w:ascii="Palatino Linotype" w:hAnsi="Palatino Linotype"/>
          <w:b/>
          <w:bCs/>
        </w:rPr>
        <w:t>3</w:t>
      </w:r>
      <w:r w:rsidRPr="00AE0559">
        <w:rPr>
          <w:rFonts w:ascii="Palatino Linotype" w:hAnsi="Palatino Linotype"/>
          <w:b/>
          <w:bCs/>
        </w:rPr>
        <w:t xml:space="preserve">) </w:t>
      </w:r>
      <w:r w:rsidRPr="00C00C74">
        <w:rPr>
          <w:rFonts w:ascii="Palatino Linotype" w:hAnsi="Palatino Linotype"/>
          <w:b/>
          <w:bCs/>
        </w:rPr>
        <w:t>Participation of Mutual Funds in Commodity Derivatives Market in India</w:t>
      </w:r>
    </w:p>
    <w:p w:rsidR="00321324" w:rsidRPr="00AE0559" w:rsidRDefault="00321324" w:rsidP="00321324">
      <w:pPr>
        <w:jc w:val="both"/>
        <w:rPr>
          <w:rFonts w:ascii="Palatino Linotype" w:hAnsi="Palatino Linotype"/>
          <w:b/>
          <w:bCs/>
        </w:rPr>
      </w:pPr>
    </w:p>
    <w:p w:rsidR="00321324" w:rsidRPr="00F62756" w:rsidRDefault="00321324" w:rsidP="00321324">
      <w:pPr>
        <w:jc w:val="both"/>
        <w:rPr>
          <w:rFonts w:ascii="Palatino Linotype" w:hAnsi="Palatino Linotype"/>
          <w:bCs/>
        </w:rPr>
      </w:pPr>
      <w:r>
        <w:rPr>
          <w:rFonts w:ascii="Palatino Linotype" w:hAnsi="Palatino Linotype"/>
          <w:bCs/>
        </w:rPr>
        <w:t>Earlier circular issued with respect to participation of mutual funds in commodity derivatives market in India was partially modified by providing that m</w:t>
      </w:r>
      <w:r w:rsidRPr="004E7FA9">
        <w:rPr>
          <w:rFonts w:ascii="Palatino Linotype" w:hAnsi="Palatino Linotype"/>
          <w:bCs/>
        </w:rPr>
        <w:t xml:space="preserve">utual funds cannot invest in physical goods barring gold through gold exchange traded funds (ETFs). </w:t>
      </w:r>
      <w:r>
        <w:rPr>
          <w:rFonts w:ascii="CIDFont+F4" w:hAnsi="CIDFont+F4" w:cs="CIDFont+F4"/>
          <w:lang w:val="en-IN" w:bidi="hi-IN"/>
        </w:rPr>
        <w:t xml:space="preserve"> </w:t>
      </w:r>
      <w:r w:rsidRPr="00F62756">
        <w:rPr>
          <w:rFonts w:ascii="Palatino Linotype" w:hAnsi="Palatino Linotype"/>
          <w:bCs/>
        </w:rPr>
        <w:t xml:space="preserve">However, as mutual fund schemes participating in ETCDs may hold the underlying goods in case of physical settlement of contracts, in that case mutual funds shall dispose of such goods from the books of the scheme, at the earliest, not exceeding the timeline prescribed. </w:t>
      </w:r>
    </w:p>
    <w:p w:rsidR="00321324" w:rsidRDefault="00321324" w:rsidP="00321324">
      <w:pPr>
        <w:jc w:val="both"/>
        <w:rPr>
          <w:rFonts w:ascii="Palatino Linotype" w:hAnsi="Palatino Linotype"/>
          <w:b/>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C00C74">
        <w:rPr>
          <w:rFonts w:ascii="Palatino Linotype" w:hAnsi="Palatino Linotype"/>
          <w:b/>
        </w:rPr>
        <w:t>SEBI/HO/IMD/DF2/CIR/P/2020/96</w:t>
      </w:r>
      <w:r>
        <w:rPr>
          <w:rFonts w:ascii="Palatino Linotype" w:hAnsi="Palatino Linotype"/>
          <w:b/>
        </w:rPr>
        <w:t xml:space="preserve"> </w:t>
      </w:r>
      <w:r w:rsidRPr="005E2945">
        <w:rPr>
          <w:rFonts w:ascii="Palatino Linotype" w:hAnsi="Palatino Linotype"/>
          <w:b/>
        </w:rPr>
        <w:t>dated</w:t>
      </w:r>
      <w:r w:rsidRPr="00AE0559">
        <w:rPr>
          <w:rFonts w:ascii="Palatino Linotype" w:hAnsi="Palatino Linotype"/>
          <w:b/>
        </w:rPr>
        <w:t xml:space="preserve"> </w:t>
      </w:r>
      <w:r w:rsidRPr="00C00C74">
        <w:rPr>
          <w:rFonts w:ascii="Palatino Linotype" w:hAnsi="Palatino Linotype"/>
          <w:b/>
        </w:rPr>
        <w:t>June 0</w:t>
      </w:r>
      <w:r>
        <w:rPr>
          <w:rFonts w:ascii="Palatino Linotype" w:hAnsi="Palatino Linotype"/>
          <w:b/>
        </w:rPr>
        <w:t>5</w:t>
      </w:r>
      <w:r w:rsidRPr="00C00C74">
        <w:rPr>
          <w:rFonts w:ascii="Palatino Linotype" w:hAnsi="Palatino Linotype"/>
          <w:b/>
        </w:rPr>
        <w:t>, 2020</w:t>
      </w:r>
    </w:p>
    <w:p w:rsidR="00321324" w:rsidRPr="00E71481" w:rsidRDefault="00321324" w:rsidP="00321324">
      <w:pPr>
        <w:spacing w:after="120"/>
        <w:rPr>
          <w:rFonts w:ascii="Garamond" w:hAnsi="Garamond" w:cs="Arial"/>
          <w:i/>
          <w:szCs w:val="32"/>
        </w:rPr>
      </w:pPr>
    </w:p>
    <w:p w:rsidR="00321324" w:rsidRDefault="00321324" w:rsidP="00321324">
      <w:pPr>
        <w:jc w:val="both"/>
        <w:rPr>
          <w:rFonts w:ascii="Palatino Linotype" w:hAnsi="Palatino Linotype"/>
          <w:b/>
          <w:bCs/>
        </w:rPr>
      </w:pPr>
      <w:r>
        <w:rPr>
          <w:rFonts w:ascii="Palatino Linotype" w:hAnsi="Palatino Linotype"/>
          <w:b/>
          <w:bCs/>
        </w:rPr>
        <w:t>4</w:t>
      </w:r>
      <w:r w:rsidRPr="00AE0559">
        <w:rPr>
          <w:rFonts w:ascii="Palatino Linotype" w:hAnsi="Palatino Linotype"/>
          <w:b/>
          <w:bCs/>
        </w:rPr>
        <w:t xml:space="preserve">) </w:t>
      </w:r>
      <w:r w:rsidRPr="0088195C">
        <w:rPr>
          <w:rFonts w:ascii="Palatino Linotype" w:hAnsi="Palatino Linotype"/>
          <w:b/>
          <w:bCs/>
        </w:rPr>
        <w:t>Relaxation from compliance with certain provisions of the SEBI (Issue and Listing of Debt Securities) Regulations, 2008 and SEBI (Non-Convertible Redeemable Preference Shares) Regulations, 2013 and certain SEBI Circulars due to the COVID -19 virus pandemic</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Pr>
          <w:rFonts w:ascii="Palatino Linotype" w:hAnsi="Palatino Linotype"/>
          <w:bCs/>
        </w:rPr>
        <w:t>R</w:t>
      </w:r>
      <w:r w:rsidRPr="00775564">
        <w:rPr>
          <w:rFonts w:ascii="Palatino Linotype" w:hAnsi="Palatino Linotype"/>
          <w:bCs/>
        </w:rPr>
        <w:t>elaxation provided for issuers who intend/propose to list their Non-Convertible  Debentures  (NCDs)  /Non-Convertible  Redeemable  Preference  Share (NCRPS) /Commercial Papers (CPs) for disclosure of financial results for another one month</w:t>
      </w:r>
      <w:r>
        <w:rPr>
          <w:rFonts w:ascii="Palatino Linotype" w:hAnsi="Palatino Linotype"/>
          <w:bCs/>
        </w:rPr>
        <w:t xml:space="preserve"> was extended</w:t>
      </w:r>
      <w:r w:rsidRPr="00775564">
        <w:rPr>
          <w:rFonts w:ascii="Palatino Linotype" w:hAnsi="Palatino Linotype"/>
          <w:bCs/>
        </w:rPr>
        <w:t>.</w:t>
      </w:r>
    </w:p>
    <w:p w:rsidR="00321324" w:rsidRPr="00D30301"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88195C">
        <w:rPr>
          <w:rFonts w:ascii="Palatino Linotype" w:hAnsi="Palatino Linotype"/>
          <w:b/>
        </w:rPr>
        <w:t>SEBI/HO/DDHS/CIR/P/202</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08</w:t>
      </w:r>
      <w:r w:rsidRPr="00AE0559">
        <w:rPr>
          <w:rFonts w:ascii="Palatino Linotype" w:hAnsi="Palatino Linotype"/>
          <w:b/>
        </w:rPr>
        <w:t>, 2020</w:t>
      </w:r>
    </w:p>
    <w:p w:rsidR="00321324" w:rsidRPr="00AE0559" w:rsidRDefault="00321324" w:rsidP="00321324">
      <w:pPr>
        <w:spacing w:after="120"/>
        <w:jc w:val="both"/>
        <w:rPr>
          <w:rFonts w:ascii="Garamond" w:hAnsi="Garamond" w:cs="Arial"/>
          <w:iCs/>
          <w:sz w:val="28"/>
          <w:szCs w:val="28"/>
        </w:rPr>
      </w:pPr>
    </w:p>
    <w:p w:rsidR="00321324" w:rsidRPr="00AE0559" w:rsidRDefault="00321324" w:rsidP="00321324">
      <w:pPr>
        <w:jc w:val="both"/>
        <w:rPr>
          <w:rFonts w:ascii="Palatino Linotype" w:hAnsi="Palatino Linotype"/>
          <w:b/>
          <w:bCs/>
        </w:rPr>
      </w:pPr>
      <w:r>
        <w:rPr>
          <w:rFonts w:ascii="Palatino Linotype" w:hAnsi="Palatino Linotype"/>
          <w:b/>
          <w:bCs/>
        </w:rPr>
        <w:lastRenderedPageBreak/>
        <w:t>5</w:t>
      </w:r>
      <w:r w:rsidRPr="00AE0559">
        <w:rPr>
          <w:rFonts w:ascii="Palatino Linotype" w:hAnsi="Palatino Linotype"/>
          <w:b/>
          <w:bCs/>
        </w:rPr>
        <w:t xml:space="preserve">) </w:t>
      </w:r>
      <w:r w:rsidRPr="0088195C">
        <w:rPr>
          <w:rFonts w:ascii="Palatino Linotype" w:hAnsi="Palatino Linotype"/>
          <w:b/>
          <w:bCs/>
        </w:rPr>
        <w:t>Relaxations from certain provisions of the SEBI (Issue of Capital and Disclosure Requirements) Regulations, 2018 in respect of Further Public Offer</w:t>
      </w:r>
    </w:p>
    <w:p w:rsidR="00321324" w:rsidRPr="00AE0559" w:rsidRDefault="00321324" w:rsidP="00321324">
      <w:pPr>
        <w:jc w:val="both"/>
        <w:rPr>
          <w:rFonts w:ascii="Palatino Linotype" w:hAnsi="Palatino Linotype"/>
          <w:b/>
          <w:bCs/>
        </w:rPr>
      </w:pPr>
    </w:p>
    <w:p w:rsidR="00321324" w:rsidRPr="005C5447" w:rsidRDefault="00321324" w:rsidP="00321324">
      <w:pPr>
        <w:jc w:val="both"/>
        <w:rPr>
          <w:rFonts w:ascii="Palatino Linotype" w:hAnsi="Palatino Linotype"/>
          <w:bCs/>
        </w:rPr>
      </w:pPr>
      <w:r>
        <w:rPr>
          <w:rFonts w:ascii="Palatino Linotype" w:hAnsi="Palatino Linotype"/>
          <w:bCs/>
        </w:rPr>
        <w:t>Relaxations were provided related to eligibility conditions</w:t>
      </w:r>
      <w:r w:rsidRPr="005C5447">
        <w:rPr>
          <w:rFonts w:ascii="Palatino Linotype" w:hAnsi="Palatino Linotype"/>
          <w:bCs/>
        </w:rPr>
        <w:t xml:space="preserve"> related to fast track further public offers.</w:t>
      </w:r>
      <w:r>
        <w:rPr>
          <w:rFonts w:ascii="Palatino Linotype" w:hAnsi="Palatino Linotype"/>
          <w:bCs/>
        </w:rPr>
        <w:t xml:space="preserve">  </w:t>
      </w:r>
      <w:r w:rsidRPr="005C5447">
        <w:rPr>
          <w:rFonts w:ascii="Palatino Linotype" w:hAnsi="Palatino Linotype"/>
          <w:bCs/>
        </w:rPr>
        <w:t>The temporary relaxations would be applicable for Further Public Offer (FPO) that o</w:t>
      </w:r>
      <w:r>
        <w:rPr>
          <w:rFonts w:ascii="Palatino Linotype" w:hAnsi="Palatino Linotype"/>
          <w:bCs/>
        </w:rPr>
        <w:t>pen on or before March 31, 2021.</w:t>
      </w:r>
    </w:p>
    <w:p w:rsidR="00321324" w:rsidRPr="005C5447"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88195C">
        <w:rPr>
          <w:rFonts w:ascii="Palatino Linotype" w:hAnsi="Palatino Linotype"/>
          <w:b/>
        </w:rPr>
        <w:t>SEBI/HO/CFD/CIR/CFD/DIL/85/2020</w:t>
      </w:r>
      <w:r w:rsidRPr="00C00C74">
        <w:rPr>
          <w:rFonts w:ascii="Palatino Linotype" w:hAnsi="Palatino Linotype"/>
          <w:b/>
        </w:rPr>
        <w:t xml:space="preserve"> </w:t>
      </w:r>
      <w:r w:rsidRPr="005E2945">
        <w:rPr>
          <w:rFonts w:ascii="Palatino Linotype" w:hAnsi="Palatino Linotype"/>
          <w:b/>
        </w:rPr>
        <w:t>dated</w:t>
      </w:r>
      <w:r w:rsidRPr="00AE0559">
        <w:rPr>
          <w:rFonts w:ascii="Palatino Linotype" w:hAnsi="Palatino Linotype"/>
          <w:b/>
        </w:rPr>
        <w:t xml:space="preserve"> </w:t>
      </w:r>
      <w:r w:rsidRPr="00C00C74">
        <w:rPr>
          <w:rFonts w:ascii="Palatino Linotype" w:hAnsi="Palatino Linotype"/>
          <w:b/>
        </w:rPr>
        <w:t>June 0</w:t>
      </w:r>
      <w:r>
        <w:rPr>
          <w:rFonts w:ascii="Palatino Linotype" w:hAnsi="Palatino Linotype"/>
          <w:b/>
        </w:rPr>
        <w:t>9</w:t>
      </w:r>
      <w:r w:rsidRPr="00C00C74">
        <w:rPr>
          <w:rFonts w:ascii="Palatino Linotype" w:hAnsi="Palatino Linotype"/>
          <w:b/>
        </w:rPr>
        <w:t>, 2020</w:t>
      </w:r>
    </w:p>
    <w:p w:rsidR="00321324" w:rsidRDefault="00321324" w:rsidP="00321324">
      <w:pPr>
        <w:jc w:val="both"/>
        <w:rPr>
          <w:rFonts w:ascii="Palatino Linotype" w:hAnsi="Palatino Linotype"/>
          <w:b/>
          <w:bCs/>
        </w:rPr>
      </w:pPr>
    </w:p>
    <w:p w:rsidR="00321324" w:rsidRDefault="00321324" w:rsidP="00321324">
      <w:pPr>
        <w:jc w:val="both"/>
        <w:rPr>
          <w:rFonts w:ascii="Palatino Linotype" w:hAnsi="Palatino Linotype"/>
          <w:b/>
          <w:bCs/>
        </w:rPr>
      </w:pPr>
      <w:r>
        <w:rPr>
          <w:rFonts w:ascii="Palatino Linotype" w:hAnsi="Palatino Linotype"/>
          <w:b/>
          <w:bCs/>
        </w:rPr>
        <w:t>6</w:t>
      </w:r>
      <w:r w:rsidRPr="00AE0559">
        <w:rPr>
          <w:rFonts w:ascii="Palatino Linotype" w:hAnsi="Palatino Linotype"/>
          <w:b/>
          <w:bCs/>
        </w:rPr>
        <w:t xml:space="preserve">) </w:t>
      </w:r>
      <w:r w:rsidRPr="0088195C">
        <w:rPr>
          <w:rFonts w:ascii="Palatino Linotype" w:hAnsi="Palatino Linotype"/>
          <w:b/>
          <w:bCs/>
        </w:rPr>
        <w:t>Clarifications with respect to Circular dated February 05, 2020 on ‘Disclosure Standards for Alternative Investment Funds (AIFs)</w:t>
      </w:r>
    </w:p>
    <w:p w:rsidR="00321324" w:rsidRPr="00AE0559" w:rsidRDefault="00321324" w:rsidP="00321324">
      <w:pPr>
        <w:jc w:val="both"/>
        <w:rPr>
          <w:rFonts w:ascii="Palatino Linotype" w:hAnsi="Palatino Linotype"/>
          <w:b/>
          <w:bCs/>
        </w:rPr>
      </w:pPr>
    </w:p>
    <w:p w:rsidR="00321324" w:rsidRPr="005C5447" w:rsidRDefault="00321324" w:rsidP="00321324">
      <w:pPr>
        <w:jc w:val="both"/>
        <w:rPr>
          <w:rFonts w:ascii="Palatino Linotype" w:hAnsi="Palatino Linotype"/>
          <w:bCs/>
        </w:rPr>
      </w:pPr>
      <w:r>
        <w:rPr>
          <w:rFonts w:ascii="Palatino Linotype" w:hAnsi="Palatino Linotype"/>
          <w:bCs/>
        </w:rPr>
        <w:t>Clarifications were issued regarding c</w:t>
      </w:r>
      <w:r w:rsidRPr="005C5447">
        <w:rPr>
          <w:rFonts w:ascii="Palatino Linotype" w:hAnsi="Palatino Linotype"/>
          <w:bCs/>
        </w:rPr>
        <w:t>ompliance requirements related to disclosure and compulsory performance benchmarking of alternative investment funds (AIFs).</w:t>
      </w:r>
      <w:r>
        <w:rPr>
          <w:rFonts w:ascii="Palatino Linotype" w:hAnsi="Palatino Linotype"/>
          <w:bCs/>
        </w:rPr>
        <w:t xml:space="preserve">  In light </w:t>
      </w:r>
      <w:r w:rsidRPr="005C5447">
        <w:rPr>
          <w:rFonts w:ascii="Palatino Linotype" w:hAnsi="Palatino Linotype"/>
          <w:bCs/>
        </w:rPr>
        <w:t xml:space="preserve">of market events due to the COVID-19 pandemic, the timeline for making available the first industry benchmark and AIF level performance versus benchmark reports, </w:t>
      </w:r>
      <w:r>
        <w:rPr>
          <w:rFonts w:ascii="Palatino Linotype" w:hAnsi="Palatino Linotype"/>
          <w:bCs/>
        </w:rPr>
        <w:t>wa</w:t>
      </w:r>
      <w:r w:rsidRPr="005C5447">
        <w:rPr>
          <w:rFonts w:ascii="Palatino Linotype" w:hAnsi="Palatino Linotype"/>
          <w:bCs/>
        </w:rPr>
        <w:t>s extended till October 1, 2020,"</w:t>
      </w:r>
      <w:r>
        <w:rPr>
          <w:rFonts w:ascii="Palatino Linotype" w:hAnsi="Palatino Linotype"/>
          <w:bCs/>
        </w:rPr>
        <w:t>.</w:t>
      </w:r>
    </w:p>
    <w:p w:rsidR="00321324" w:rsidRPr="005C5447" w:rsidRDefault="00321324" w:rsidP="00321324">
      <w:pPr>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88195C">
        <w:rPr>
          <w:rFonts w:ascii="Palatino Linotype" w:hAnsi="Palatino Linotype"/>
          <w:b/>
        </w:rPr>
        <w:t>SEBI/HO/IMD/DF6/CIR/P/2020/99</w:t>
      </w:r>
      <w:r>
        <w:rPr>
          <w:rFonts w:ascii="Palatino Linotype" w:hAnsi="Palatino Linotype"/>
          <w:b/>
        </w:rPr>
        <w:t xml:space="preserve"> </w:t>
      </w:r>
      <w:r w:rsidRPr="005E2945">
        <w:rPr>
          <w:rFonts w:ascii="Palatino Linotype" w:hAnsi="Palatino Linotype"/>
          <w:b/>
        </w:rPr>
        <w:t>dated</w:t>
      </w:r>
      <w:r w:rsidRPr="00AE0559">
        <w:rPr>
          <w:rFonts w:ascii="Palatino Linotype" w:hAnsi="Palatino Linotype"/>
          <w:b/>
        </w:rPr>
        <w:t xml:space="preserve"> </w:t>
      </w:r>
      <w:r w:rsidRPr="00C00C74">
        <w:rPr>
          <w:rFonts w:ascii="Palatino Linotype" w:hAnsi="Palatino Linotype"/>
          <w:b/>
        </w:rPr>
        <w:t xml:space="preserve">June </w:t>
      </w:r>
      <w:r>
        <w:rPr>
          <w:rFonts w:ascii="Palatino Linotype" w:hAnsi="Palatino Linotype"/>
          <w:b/>
        </w:rPr>
        <w:t>12</w:t>
      </w:r>
      <w:r w:rsidRPr="00C00C74">
        <w:rPr>
          <w:rFonts w:ascii="Palatino Linotype" w:hAnsi="Palatino Linotype"/>
          <w:b/>
        </w:rPr>
        <w:t>, 2020</w:t>
      </w:r>
    </w:p>
    <w:p w:rsidR="00321324" w:rsidRDefault="00321324" w:rsidP="00321324">
      <w:pPr>
        <w:tabs>
          <w:tab w:val="left" w:pos="3990"/>
        </w:tabs>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7</w:t>
      </w:r>
      <w:r w:rsidRPr="00AE0559">
        <w:rPr>
          <w:rFonts w:ascii="Palatino Linotype" w:hAnsi="Palatino Linotype"/>
          <w:b/>
          <w:bCs/>
        </w:rPr>
        <w:t xml:space="preserve">) </w:t>
      </w:r>
      <w:r w:rsidRPr="0088195C">
        <w:rPr>
          <w:rFonts w:ascii="Palatino Linotype" w:hAnsi="Palatino Linotype"/>
          <w:b/>
          <w:bCs/>
        </w:rPr>
        <w:t>Investment by the sponsor or asset management company in the scheme</w:t>
      </w:r>
    </w:p>
    <w:p w:rsidR="00321324" w:rsidRPr="00AE0559" w:rsidRDefault="00321324" w:rsidP="00321324">
      <w:pPr>
        <w:jc w:val="both"/>
        <w:rPr>
          <w:rFonts w:ascii="Palatino Linotype" w:hAnsi="Palatino Linotype"/>
          <w:b/>
          <w:bCs/>
        </w:rPr>
      </w:pPr>
    </w:p>
    <w:p w:rsidR="00321324" w:rsidRPr="005C5447" w:rsidRDefault="00321324" w:rsidP="00321324">
      <w:pPr>
        <w:jc w:val="both"/>
        <w:rPr>
          <w:rFonts w:ascii="Palatino Linotype" w:hAnsi="Palatino Linotype"/>
          <w:bCs/>
        </w:rPr>
      </w:pPr>
      <w:r>
        <w:rPr>
          <w:rFonts w:ascii="Palatino Linotype" w:hAnsi="Palatino Linotype"/>
          <w:bCs/>
        </w:rPr>
        <w:t xml:space="preserve">Existing investment limit for its sponsor or asset management company was required to be made in growth option of the scheme. For such schemes where growth option is not available the investment shall be made in the dividend reinvestment option of the scheme.  </w:t>
      </w:r>
    </w:p>
    <w:p w:rsidR="00321324" w:rsidRPr="005C5447" w:rsidRDefault="00321324" w:rsidP="00321324">
      <w:pPr>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88195C">
        <w:rPr>
          <w:rFonts w:ascii="Palatino Linotype" w:hAnsi="Palatino Linotype"/>
          <w:b/>
        </w:rPr>
        <w:t>SEBI/HO/IMD/DF4/CIR/P/2020/100</w:t>
      </w:r>
      <w:r>
        <w:rPr>
          <w:rFonts w:ascii="Palatino Linotype" w:hAnsi="Palatino Linotype"/>
          <w:b/>
        </w:rPr>
        <w:t xml:space="preserve"> </w:t>
      </w:r>
      <w:r w:rsidRPr="005E2945">
        <w:rPr>
          <w:rFonts w:ascii="Palatino Linotype" w:hAnsi="Palatino Linotype"/>
          <w:b/>
        </w:rPr>
        <w:t>dated</w:t>
      </w:r>
      <w:r w:rsidRPr="00AE0559">
        <w:rPr>
          <w:rFonts w:ascii="Palatino Linotype" w:hAnsi="Palatino Linotype"/>
          <w:b/>
        </w:rPr>
        <w:t xml:space="preserve"> </w:t>
      </w:r>
      <w:r w:rsidRPr="00C00C74">
        <w:rPr>
          <w:rFonts w:ascii="Palatino Linotype" w:hAnsi="Palatino Linotype"/>
          <w:b/>
        </w:rPr>
        <w:t xml:space="preserve">June </w:t>
      </w:r>
      <w:r>
        <w:rPr>
          <w:rFonts w:ascii="Palatino Linotype" w:hAnsi="Palatino Linotype"/>
          <w:b/>
        </w:rPr>
        <w:t>12</w:t>
      </w:r>
      <w:r w:rsidRPr="00C00C74">
        <w:rPr>
          <w:rFonts w:ascii="Palatino Linotype" w:hAnsi="Palatino Linotype"/>
          <w:b/>
        </w:rPr>
        <w:t>, 2020</w:t>
      </w:r>
    </w:p>
    <w:p w:rsidR="00321324" w:rsidRDefault="00321324" w:rsidP="00321324">
      <w:pPr>
        <w:spacing w:after="120"/>
        <w:rPr>
          <w:rFonts w:ascii="Garamond" w:hAnsi="Garamond" w:cs="Arial"/>
          <w:i/>
          <w:szCs w:val="32"/>
        </w:rPr>
      </w:pPr>
    </w:p>
    <w:p w:rsidR="00321324" w:rsidRDefault="00321324" w:rsidP="00321324">
      <w:pPr>
        <w:jc w:val="both"/>
        <w:rPr>
          <w:rFonts w:ascii="Palatino Linotype" w:hAnsi="Palatino Linotype"/>
          <w:b/>
          <w:bCs/>
        </w:rPr>
      </w:pPr>
      <w:r>
        <w:rPr>
          <w:rFonts w:ascii="Palatino Linotype" w:hAnsi="Palatino Linotype"/>
          <w:b/>
          <w:bCs/>
        </w:rPr>
        <w:t>8</w:t>
      </w:r>
      <w:r w:rsidRPr="00AE0559">
        <w:rPr>
          <w:rFonts w:ascii="Palatino Linotype" w:hAnsi="Palatino Linotype"/>
          <w:b/>
          <w:bCs/>
        </w:rPr>
        <w:t xml:space="preserve">) </w:t>
      </w:r>
      <w:r w:rsidRPr="00715859">
        <w:rPr>
          <w:rFonts w:ascii="Palatino Linotype" w:hAnsi="Palatino Linotype"/>
          <w:b/>
          <w:bCs/>
        </w:rPr>
        <w:t xml:space="preserve">Relaxation in </w:t>
      </w:r>
      <w:r>
        <w:rPr>
          <w:rFonts w:ascii="Palatino Linotype" w:hAnsi="Palatino Linotype"/>
          <w:b/>
          <w:bCs/>
        </w:rPr>
        <w:t>T</w:t>
      </w:r>
      <w:r w:rsidRPr="00715859">
        <w:rPr>
          <w:rFonts w:ascii="Palatino Linotype" w:hAnsi="Palatino Linotype"/>
          <w:b/>
          <w:bCs/>
        </w:rPr>
        <w:t xml:space="preserve">imelines for </w:t>
      </w:r>
      <w:r>
        <w:rPr>
          <w:rFonts w:ascii="Palatino Linotype" w:hAnsi="Palatino Linotype"/>
          <w:b/>
          <w:bCs/>
        </w:rPr>
        <w:t>C</w:t>
      </w:r>
      <w:r w:rsidRPr="00715859">
        <w:rPr>
          <w:rFonts w:ascii="Palatino Linotype" w:hAnsi="Palatino Linotype"/>
          <w:b/>
          <w:bCs/>
        </w:rPr>
        <w:t xml:space="preserve">ompliance with </w:t>
      </w:r>
      <w:r>
        <w:rPr>
          <w:rFonts w:ascii="Palatino Linotype" w:hAnsi="Palatino Linotype"/>
          <w:b/>
          <w:bCs/>
        </w:rPr>
        <w:t>R</w:t>
      </w:r>
      <w:r w:rsidRPr="00715859">
        <w:rPr>
          <w:rFonts w:ascii="Palatino Linotype" w:hAnsi="Palatino Linotype"/>
          <w:b/>
          <w:bCs/>
        </w:rPr>
        <w:t xml:space="preserve">egulatory </w:t>
      </w:r>
      <w:r>
        <w:rPr>
          <w:rFonts w:ascii="Palatino Linotype" w:hAnsi="Palatino Linotype"/>
          <w:b/>
          <w:bCs/>
        </w:rPr>
        <w:t>R</w:t>
      </w:r>
      <w:r w:rsidRPr="00715859">
        <w:rPr>
          <w:rFonts w:ascii="Palatino Linotype" w:hAnsi="Palatino Linotype"/>
          <w:b/>
          <w:bCs/>
        </w:rPr>
        <w:t>equirements</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sidRPr="00715859">
        <w:rPr>
          <w:rFonts w:ascii="Palatino Linotype" w:hAnsi="Palatino Linotype"/>
          <w:bCs/>
        </w:rPr>
        <w:t>In view of  the prevailing</w:t>
      </w:r>
      <w:r>
        <w:rPr>
          <w:rFonts w:ascii="Palatino Linotype" w:hAnsi="Palatino Linotype"/>
          <w:bCs/>
        </w:rPr>
        <w:t xml:space="preserve"> </w:t>
      </w:r>
      <w:r w:rsidRPr="00715859">
        <w:rPr>
          <w:rFonts w:ascii="Palatino Linotype" w:hAnsi="Palatino Linotype"/>
          <w:bCs/>
        </w:rPr>
        <w:t xml:space="preserve">situation </w:t>
      </w:r>
      <w:r>
        <w:rPr>
          <w:rFonts w:ascii="Palatino Linotype" w:hAnsi="Palatino Linotype"/>
          <w:bCs/>
        </w:rPr>
        <w:t xml:space="preserve"> </w:t>
      </w:r>
      <w:r w:rsidRPr="00715859">
        <w:rPr>
          <w:rFonts w:ascii="Palatino Linotype" w:hAnsi="Palatino Linotype"/>
          <w:bCs/>
        </w:rPr>
        <w:t>due  to</w:t>
      </w:r>
      <w:r>
        <w:rPr>
          <w:rFonts w:ascii="Palatino Linotype" w:hAnsi="Palatino Linotype"/>
          <w:bCs/>
        </w:rPr>
        <w:t xml:space="preserve"> COVID</w:t>
      </w:r>
      <w:r w:rsidRPr="00715859">
        <w:rPr>
          <w:rFonts w:ascii="Palatino Linotype" w:hAnsi="Palatino Linotype"/>
          <w:bCs/>
        </w:rPr>
        <w:t>-19  pandemic and  representations</w:t>
      </w:r>
      <w:r>
        <w:rPr>
          <w:rFonts w:ascii="Palatino Linotype" w:hAnsi="Palatino Linotype"/>
          <w:bCs/>
        </w:rPr>
        <w:t xml:space="preserve"> </w:t>
      </w:r>
      <w:r w:rsidRPr="00715859">
        <w:rPr>
          <w:rFonts w:ascii="Palatino Linotype" w:hAnsi="Palatino Linotype"/>
          <w:bCs/>
        </w:rPr>
        <w:t xml:space="preserve">received from the </w:t>
      </w:r>
      <w:r>
        <w:rPr>
          <w:rFonts w:ascii="Palatino Linotype" w:hAnsi="Palatino Linotype"/>
          <w:bCs/>
        </w:rPr>
        <w:t>s</w:t>
      </w:r>
      <w:r w:rsidRPr="00715859">
        <w:rPr>
          <w:rFonts w:ascii="Palatino Linotype" w:hAnsi="Palatino Linotype"/>
          <w:bCs/>
        </w:rPr>
        <w:t xml:space="preserve">tock </w:t>
      </w:r>
      <w:r>
        <w:rPr>
          <w:rFonts w:ascii="Palatino Linotype" w:hAnsi="Palatino Linotype"/>
          <w:bCs/>
        </w:rPr>
        <w:t>e</w:t>
      </w:r>
      <w:r w:rsidRPr="00715859">
        <w:rPr>
          <w:rFonts w:ascii="Palatino Linotype" w:hAnsi="Palatino Linotype"/>
          <w:bCs/>
        </w:rPr>
        <w:t>xchanges, timelines for compliance  with the regulatory  requirements</w:t>
      </w:r>
      <w:r>
        <w:rPr>
          <w:rFonts w:ascii="Palatino Linotype" w:hAnsi="Palatino Linotype"/>
          <w:bCs/>
        </w:rPr>
        <w:t xml:space="preserve"> </w:t>
      </w:r>
      <w:r w:rsidRPr="00715859">
        <w:rPr>
          <w:rFonts w:ascii="Palatino Linotype" w:hAnsi="Palatino Linotype"/>
          <w:bCs/>
        </w:rPr>
        <w:t xml:space="preserve">by  the </w:t>
      </w:r>
      <w:r>
        <w:rPr>
          <w:rFonts w:ascii="Palatino Linotype" w:hAnsi="Palatino Linotype"/>
          <w:bCs/>
        </w:rPr>
        <w:t>t</w:t>
      </w:r>
      <w:r w:rsidRPr="00715859">
        <w:rPr>
          <w:rFonts w:ascii="Palatino Linotype" w:hAnsi="Palatino Linotype"/>
          <w:bCs/>
        </w:rPr>
        <w:t xml:space="preserve">rading </w:t>
      </w:r>
      <w:r>
        <w:rPr>
          <w:rFonts w:ascii="Palatino Linotype" w:hAnsi="Palatino Linotype"/>
          <w:bCs/>
        </w:rPr>
        <w:t>m</w:t>
      </w:r>
      <w:r w:rsidRPr="00715859">
        <w:rPr>
          <w:rFonts w:ascii="Palatino Linotype" w:hAnsi="Palatino Linotype"/>
          <w:bCs/>
        </w:rPr>
        <w:t xml:space="preserve">embers  / </w:t>
      </w:r>
      <w:r>
        <w:rPr>
          <w:rFonts w:ascii="Palatino Linotype" w:hAnsi="Palatino Linotype"/>
          <w:bCs/>
        </w:rPr>
        <w:t>c</w:t>
      </w:r>
      <w:r w:rsidRPr="00715859">
        <w:rPr>
          <w:rFonts w:ascii="Palatino Linotype" w:hAnsi="Palatino Linotype"/>
          <w:bCs/>
        </w:rPr>
        <w:t xml:space="preserve">learing </w:t>
      </w:r>
      <w:r>
        <w:rPr>
          <w:rFonts w:ascii="Palatino Linotype" w:hAnsi="Palatino Linotype"/>
          <w:bCs/>
        </w:rPr>
        <w:t>m</w:t>
      </w:r>
      <w:r w:rsidRPr="00715859">
        <w:rPr>
          <w:rFonts w:ascii="Palatino Linotype" w:hAnsi="Palatino Linotype"/>
          <w:bCs/>
        </w:rPr>
        <w:t>embers/</w:t>
      </w:r>
      <w:r>
        <w:rPr>
          <w:rFonts w:ascii="Palatino Linotype" w:hAnsi="Palatino Linotype"/>
          <w:bCs/>
        </w:rPr>
        <w:t>d</w:t>
      </w:r>
      <w:r w:rsidRPr="00715859">
        <w:rPr>
          <w:rFonts w:ascii="Palatino Linotype" w:hAnsi="Palatino Linotype"/>
          <w:bCs/>
        </w:rPr>
        <w:t xml:space="preserve">epository </w:t>
      </w:r>
      <w:r>
        <w:rPr>
          <w:rFonts w:ascii="Palatino Linotype" w:hAnsi="Palatino Linotype"/>
          <w:bCs/>
        </w:rPr>
        <w:t>pa</w:t>
      </w:r>
      <w:r w:rsidRPr="00715859">
        <w:rPr>
          <w:rFonts w:ascii="Palatino Linotype" w:hAnsi="Palatino Linotype"/>
          <w:bCs/>
        </w:rPr>
        <w:t>rticipants</w:t>
      </w:r>
      <w:r>
        <w:rPr>
          <w:rFonts w:ascii="Palatino Linotype" w:hAnsi="Palatino Linotype"/>
          <w:bCs/>
        </w:rPr>
        <w:t xml:space="preserve"> were further extended.  </w:t>
      </w:r>
    </w:p>
    <w:p w:rsidR="00321324" w:rsidRDefault="00321324" w:rsidP="00321324">
      <w:pPr>
        <w:jc w:val="both"/>
        <w:rPr>
          <w:rFonts w:ascii="Palatino Linotype" w:hAnsi="Palatino Linotype"/>
          <w:bCs/>
        </w:rPr>
      </w:pPr>
    </w:p>
    <w:p w:rsidR="00321324" w:rsidRPr="00D30301"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715859">
        <w:rPr>
          <w:rFonts w:ascii="Palatino Linotype" w:hAnsi="Palatino Linotype"/>
          <w:b/>
        </w:rPr>
        <w:t>SEBI/HO/MIRSD/DOP/CIR/P/2020/101</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19</w:t>
      </w:r>
      <w:r w:rsidRPr="00AE0559">
        <w:rPr>
          <w:rFonts w:ascii="Palatino Linotype" w:hAnsi="Palatino Linotype"/>
          <w:b/>
        </w:rPr>
        <w:t>, 2020</w:t>
      </w:r>
    </w:p>
    <w:p w:rsidR="00321324" w:rsidRDefault="00321324" w:rsidP="00321324">
      <w:pPr>
        <w:spacing w:after="120"/>
        <w:rPr>
          <w:rFonts w:ascii="Garamond" w:hAnsi="Garamond" w:cs="Arial"/>
          <w:i/>
          <w:szCs w:val="32"/>
        </w:rPr>
      </w:pPr>
    </w:p>
    <w:p w:rsidR="00321324" w:rsidRDefault="00321324" w:rsidP="00321324">
      <w:pPr>
        <w:jc w:val="both"/>
        <w:rPr>
          <w:rFonts w:ascii="Palatino Linotype" w:hAnsi="Palatino Linotype"/>
          <w:b/>
          <w:bCs/>
        </w:rPr>
      </w:pPr>
      <w:r>
        <w:rPr>
          <w:rFonts w:ascii="Palatino Linotype" w:hAnsi="Palatino Linotype"/>
          <w:b/>
          <w:bCs/>
        </w:rPr>
        <w:t>9</w:t>
      </w:r>
      <w:r w:rsidRPr="00AE0559">
        <w:rPr>
          <w:rFonts w:ascii="Palatino Linotype" w:hAnsi="Palatino Linotype"/>
          <w:b/>
          <w:bCs/>
        </w:rPr>
        <w:t xml:space="preserve">) </w:t>
      </w:r>
      <w:r w:rsidRPr="00AC1F15">
        <w:rPr>
          <w:rFonts w:ascii="Palatino Linotype" w:hAnsi="Palatino Linotype"/>
          <w:b/>
          <w:bCs/>
        </w:rPr>
        <w:t xml:space="preserve">Conducting </w:t>
      </w:r>
      <w:r>
        <w:rPr>
          <w:rFonts w:ascii="Palatino Linotype" w:hAnsi="Palatino Linotype"/>
          <w:b/>
          <w:bCs/>
        </w:rPr>
        <w:t>M</w:t>
      </w:r>
      <w:r w:rsidRPr="00AC1F15">
        <w:rPr>
          <w:rFonts w:ascii="Palatino Linotype" w:hAnsi="Palatino Linotype"/>
          <w:b/>
          <w:bCs/>
        </w:rPr>
        <w:t xml:space="preserve">eeting of </w:t>
      </w:r>
      <w:r>
        <w:rPr>
          <w:rFonts w:ascii="Palatino Linotype" w:hAnsi="Palatino Linotype"/>
          <w:b/>
          <w:bCs/>
        </w:rPr>
        <w:t>U</w:t>
      </w:r>
      <w:r w:rsidRPr="00AC1F15">
        <w:rPr>
          <w:rFonts w:ascii="Palatino Linotype" w:hAnsi="Palatino Linotype"/>
          <w:b/>
          <w:bCs/>
        </w:rPr>
        <w:t xml:space="preserve">nit-holders of InvITs and REITs through Video Conferencing (VC) or through other </w:t>
      </w:r>
      <w:r>
        <w:rPr>
          <w:rFonts w:ascii="Palatino Linotype" w:hAnsi="Palatino Linotype"/>
          <w:b/>
          <w:bCs/>
        </w:rPr>
        <w:t>A</w:t>
      </w:r>
      <w:r w:rsidRPr="00AC1F15">
        <w:rPr>
          <w:rFonts w:ascii="Palatino Linotype" w:hAnsi="Palatino Linotype"/>
          <w:b/>
          <w:bCs/>
        </w:rPr>
        <w:t>udio-</w:t>
      </w:r>
      <w:r>
        <w:rPr>
          <w:rFonts w:ascii="Palatino Linotype" w:hAnsi="Palatino Linotype"/>
          <w:b/>
          <w:bCs/>
        </w:rPr>
        <w:t>V</w:t>
      </w:r>
      <w:r w:rsidRPr="00AC1F15">
        <w:rPr>
          <w:rFonts w:ascii="Palatino Linotype" w:hAnsi="Palatino Linotype"/>
          <w:b/>
          <w:bCs/>
        </w:rPr>
        <w:t xml:space="preserve">isual </w:t>
      </w:r>
      <w:r>
        <w:rPr>
          <w:rFonts w:ascii="Palatino Linotype" w:hAnsi="Palatino Linotype"/>
          <w:b/>
          <w:bCs/>
        </w:rPr>
        <w:t>M</w:t>
      </w:r>
      <w:r w:rsidRPr="00AC1F15">
        <w:rPr>
          <w:rFonts w:ascii="Palatino Linotype" w:hAnsi="Palatino Linotype"/>
          <w:b/>
          <w:bCs/>
        </w:rPr>
        <w:t>eans (OAVM)</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sidRPr="00D730C0">
        <w:rPr>
          <w:rFonts w:ascii="Palatino Linotype" w:hAnsi="Palatino Linotype"/>
          <w:bCs/>
        </w:rPr>
        <w:t xml:space="preserve">InvITs and REITs </w:t>
      </w:r>
      <w:r>
        <w:rPr>
          <w:rFonts w:ascii="Palatino Linotype" w:hAnsi="Palatino Linotype"/>
          <w:bCs/>
        </w:rPr>
        <w:t xml:space="preserve">are allowed </w:t>
      </w:r>
      <w:r w:rsidRPr="00D730C0">
        <w:rPr>
          <w:rFonts w:ascii="Palatino Linotype" w:hAnsi="Palatino Linotype"/>
          <w:bCs/>
        </w:rPr>
        <w:t>to conduct meeting of unitholders through video conferencing and other audio-visual means.</w:t>
      </w:r>
      <w:r>
        <w:rPr>
          <w:rFonts w:ascii="Palatino Linotype" w:hAnsi="Palatino Linotype"/>
          <w:bCs/>
        </w:rPr>
        <w:t xml:space="preserve">  </w:t>
      </w:r>
      <w:r w:rsidRPr="00D730C0">
        <w:rPr>
          <w:rFonts w:ascii="Palatino Linotype" w:hAnsi="Palatino Linotype"/>
          <w:bCs/>
        </w:rPr>
        <w:t>The facility of video conferencing (VC) and other audio-visual means (OAVM) will be available for annual meeting of unitholders to be condu</w:t>
      </w:r>
      <w:r>
        <w:rPr>
          <w:rFonts w:ascii="Palatino Linotype" w:hAnsi="Palatino Linotype"/>
          <w:bCs/>
        </w:rPr>
        <w:t>cted during calendar year 2020.</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AC1F15">
        <w:rPr>
          <w:rFonts w:ascii="Palatino Linotype" w:hAnsi="Palatino Linotype"/>
          <w:b/>
        </w:rPr>
        <w:t>SEBI/HO/DDHS/DDHS/CIR/P/2020/102</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22</w:t>
      </w:r>
      <w:r w:rsidRPr="00AE0559">
        <w:rPr>
          <w:rFonts w:ascii="Palatino Linotype" w:hAnsi="Palatino Linotype"/>
          <w:b/>
        </w:rPr>
        <w:t>, 2020</w:t>
      </w:r>
    </w:p>
    <w:p w:rsidR="00321324" w:rsidRPr="00AE0559" w:rsidRDefault="00321324" w:rsidP="00321324">
      <w:pPr>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10</w:t>
      </w:r>
      <w:r w:rsidRPr="00AE0559">
        <w:rPr>
          <w:rFonts w:ascii="Palatino Linotype" w:hAnsi="Palatino Linotype"/>
          <w:b/>
          <w:bCs/>
        </w:rPr>
        <w:t xml:space="preserve">) </w:t>
      </w:r>
      <w:r w:rsidRPr="00AC1F15">
        <w:rPr>
          <w:rFonts w:ascii="Palatino Linotype" w:hAnsi="Palatino Linotype"/>
          <w:b/>
          <w:bCs/>
        </w:rPr>
        <w:t xml:space="preserve">Operational </w:t>
      </w:r>
      <w:r>
        <w:rPr>
          <w:rFonts w:ascii="Palatino Linotype" w:hAnsi="Palatino Linotype"/>
          <w:b/>
          <w:bCs/>
        </w:rPr>
        <w:t>F</w:t>
      </w:r>
      <w:r w:rsidRPr="00AC1F15">
        <w:rPr>
          <w:rFonts w:ascii="Palatino Linotype" w:hAnsi="Palatino Linotype"/>
          <w:b/>
          <w:bCs/>
        </w:rPr>
        <w:t xml:space="preserve">ramework for </w:t>
      </w:r>
      <w:r>
        <w:rPr>
          <w:rFonts w:ascii="Palatino Linotype" w:hAnsi="Palatino Linotype"/>
          <w:b/>
          <w:bCs/>
        </w:rPr>
        <w:t>T</w:t>
      </w:r>
      <w:r w:rsidRPr="00AC1F15">
        <w:rPr>
          <w:rFonts w:ascii="Palatino Linotype" w:hAnsi="Palatino Linotype"/>
          <w:b/>
          <w:bCs/>
        </w:rPr>
        <w:t xml:space="preserve">ransactions in </w:t>
      </w:r>
      <w:r>
        <w:rPr>
          <w:rFonts w:ascii="Palatino Linotype" w:hAnsi="Palatino Linotype"/>
          <w:b/>
          <w:bCs/>
        </w:rPr>
        <w:t>D</w:t>
      </w:r>
      <w:r w:rsidRPr="00AC1F15">
        <w:rPr>
          <w:rFonts w:ascii="Palatino Linotype" w:hAnsi="Palatino Linotype"/>
          <w:b/>
          <w:bCs/>
        </w:rPr>
        <w:t xml:space="preserve">efaulted </w:t>
      </w:r>
      <w:r>
        <w:rPr>
          <w:rFonts w:ascii="Palatino Linotype" w:hAnsi="Palatino Linotype"/>
          <w:b/>
          <w:bCs/>
        </w:rPr>
        <w:t>D</w:t>
      </w:r>
      <w:r w:rsidRPr="00AC1F15">
        <w:rPr>
          <w:rFonts w:ascii="Palatino Linotype" w:hAnsi="Palatino Linotype"/>
          <w:b/>
          <w:bCs/>
        </w:rPr>
        <w:t xml:space="preserve">ebt </w:t>
      </w:r>
      <w:r>
        <w:rPr>
          <w:rFonts w:ascii="Palatino Linotype" w:hAnsi="Palatino Linotype"/>
          <w:b/>
          <w:bCs/>
        </w:rPr>
        <w:t>S</w:t>
      </w:r>
      <w:r w:rsidRPr="00AC1F15">
        <w:rPr>
          <w:rFonts w:ascii="Palatino Linotype" w:hAnsi="Palatino Linotype"/>
          <w:b/>
          <w:bCs/>
        </w:rPr>
        <w:t>ecurities post maturity date/ redemption date under provisions of SEBI (Issue and Listing of Debt Securities) Regulations, 2008</w:t>
      </w:r>
    </w:p>
    <w:p w:rsidR="00321324" w:rsidRPr="00273BEB" w:rsidRDefault="00321324" w:rsidP="00321324">
      <w:pPr>
        <w:jc w:val="both"/>
        <w:rPr>
          <w:rFonts w:ascii="Palatino Linotype" w:hAnsi="Palatino Linotype"/>
          <w:bCs/>
        </w:rPr>
      </w:pPr>
    </w:p>
    <w:p w:rsidR="00321324" w:rsidRPr="00273BEB" w:rsidRDefault="00321324" w:rsidP="00321324">
      <w:pPr>
        <w:jc w:val="both"/>
        <w:rPr>
          <w:rFonts w:ascii="Palatino Linotype" w:hAnsi="Palatino Linotype"/>
          <w:bCs/>
        </w:rPr>
      </w:pPr>
      <w:r w:rsidRPr="00273BEB">
        <w:rPr>
          <w:rFonts w:ascii="Palatino Linotype" w:hAnsi="Palatino Linotype"/>
          <w:bCs/>
        </w:rPr>
        <w:t xml:space="preserve">Operational framework for transactions in defaulted debt securities </w:t>
      </w:r>
      <w:r>
        <w:rPr>
          <w:rFonts w:ascii="Palatino Linotype" w:hAnsi="Palatino Linotype"/>
          <w:bCs/>
        </w:rPr>
        <w:t xml:space="preserve">was outlined </w:t>
      </w:r>
      <w:r w:rsidRPr="00273BEB">
        <w:rPr>
          <w:rFonts w:ascii="Palatino Linotype" w:hAnsi="Palatino Linotype"/>
          <w:bCs/>
        </w:rPr>
        <w:t xml:space="preserve">and obligations of issuers, </w:t>
      </w:r>
      <w:r>
        <w:rPr>
          <w:rFonts w:ascii="Palatino Linotype" w:hAnsi="Palatino Linotype"/>
          <w:bCs/>
        </w:rPr>
        <w:t>d</w:t>
      </w:r>
      <w:r w:rsidRPr="00273BEB">
        <w:rPr>
          <w:rFonts w:ascii="Palatino Linotype" w:hAnsi="Palatino Linotype"/>
          <w:bCs/>
        </w:rPr>
        <w:t xml:space="preserve">ebenture </w:t>
      </w:r>
      <w:r>
        <w:rPr>
          <w:rFonts w:ascii="Palatino Linotype" w:hAnsi="Palatino Linotype"/>
          <w:bCs/>
        </w:rPr>
        <w:t>t</w:t>
      </w:r>
      <w:r w:rsidRPr="00273BEB">
        <w:rPr>
          <w:rFonts w:ascii="Palatino Linotype" w:hAnsi="Palatino Linotype"/>
          <w:bCs/>
        </w:rPr>
        <w:t xml:space="preserve">rustee(s), </w:t>
      </w:r>
      <w:r>
        <w:rPr>
          <w:rFonts w:ascii="Palatino Linotype" w:hAnsi="Palatino Linotype"/>
          <w:bCs/>
        </w:rPr>
        <w:t>d</w:t>
      </w:r>
      <w:r w:rsidRPr="00273BEB">
        <w:rPr>
          <w:rFonts w:ascii="Palatino Linotype" w:hAnsi="Palatino Linotype"/>
          <w:bCs/>
        </w:rPr>
        <w:t xml:space="preserve">epositories and </w:t>
      </w:r>
      <w:r>
        <w:rPr>
          <w:rFonts w:ascii="Palatino Linotype" w:hAnsi="Palatino Linotype"/>
          <w:bCs/>
        </w:rPr>
        <w:t>s</w:t>
      </w:r>
      <w:r w:rsidRPr="00273BEB">
        <w:rPr>
          <w:rFonts w:ascii="Palatino Linotype" w:hAnsi="Palatino Linotype"/>
          <w:bCs/>
        </w:rPr>
        <w:t xml:space="preserve">tock </w:t>
      </w:r>
      <w:r>
        <w:rPr>
          <w:rFonts w:ascii="Palatino Linotype" w:hAnsi="Palatino Linotype"/>
          <w:bCs/>
        </w:rPr>
        <w:t>e</w:t>
      </w:r>
      <w:r w:rsidRPr="00273BEB">
        <w:rPr>
          <w:rFonts w:ascii="Palatino Linotype" w:hAnsi="Palatino Linotype"/>
          <w:bCs/>
        </w:rPr>
        <w:t>xchange(s)</w:t>
      </w:r>
      <w:r>
        <w:rPr>
          <w:rFonts w:ascii="Palatino Linotype" w:hAnsi="Palatino Linotype"/>
          <w:bCs/>
        </w:rPr>
        <w:t xml:space="preserve"> were prescribed</w:t>
      </w:r>
      <w:r w:rsidRPr="00273BEB">
        <w:rPr>
          <w:rFonts w:ascii="Palatino Linotype" w:hAnsi="Palatino Linotype"/>
          <w:bCs/>
        </w:rPr>
        <w:t xml:space="preserve"> while permitting transactions</w:t>
      </w:r>
      <w:r>
        <w:rPr>
          <w:rFonts w:ascii="Palatino Linotype" w:hAnsi="Palatino Linotype"/>
          <w:bCs/>
        </w:rPr>
        <w:t xml:space="preserve"> in debt securities where redemption amount has not been paid on maturity/redemption date.</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AC1F15">
        <w:rPr>
          <w:rFonts w:ascii="Palatino Linotype" w:hAnsi="Palatino Linotype"/>
          <w:b/>
        </w:rPr>
        <w:t>SEBI/HO/DDHS/CIR/P/103/2020</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23</w:t>
      </w:r>
      <w:r w:rsidRPr="00AE0559">
        <w:rPr>
          <w:rFonts w:ascii="Palatino Linotype" w:hAnsi="Palatino Linotype"/>
          <w:b/>
        </w:rPr>
        <w:t>, 2020</w:t>
      </w:r>
    </w:p>
    <w:p w:rsidR="00321324" w:rsidRDefault="00321324" w:rsidP="00321324">
      <w:pPr>
        <w:tabs>
          <w:tab w:val="left" w:pos="3990"/>
        </w:tabs>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11</w:t>
      </w:r>
      <w:r w:rsidRPr="00AE0559">
        <w:rPr>
          <w:rFonts w:ascii="Palatino Linotype" w:hAnsi="Palatino Linotype"/>
          <w:b/>
          <w:bCs/>
        </w:rPr>
        <w:t xml:space="preserve">) </w:t>
      </w:r>
      <w:r w:rsidRPr="0000058D">
        <w:rPr>
          <w:rFonts w:ascii="Palatino Linotype" w:hAnsi="Palatino Linotype"/>
          <w:b/>
          <w:bCs/>
        </w:rPr>
        <w:t xml:space="preserve">Temporary </w:t>
      </w:r>
      <w:r>
        <w:rPr>
          <w:rFonts w:ascii="Palatino Linotype" w:hAnsi="Palatino Linotype"/>
          <w:b/>
          <w:bCs/>
        </w:rPr>
        <w:t>R</w:t>
      </w:r>
      <w:r w:rsidRPr="0000058D">
        <w:rPr>
          <w:rFonts w:ascii="Palatino Linotype" w:hAnsi="Palatino Linotype"/>
          <w:b/>
          <w:bCs/>
        </w:rPr>
        <w:t xml:space="preserve">elaxation in </w:t>
      </w:r>
      <w:r>
        <w:rPr>
          <w:rFonts w:ascii="Palatino Linotype" w:hAnsi="Palatino Linotype"/>
          <w:b/>
          <w:bCs/>
        </w:rPr>
        <w:t>P</w:t>
      </w:r>
      <w:r w:rsidRPr="0000058D">
        <w:rPr>
          <w:rFonts w:ascii="Palatino Linotype" w:hAnsi="Palatino Linotype"/>
          <w:b/>
          <w:bCs/>
        </w:rPr>
        <w:t xml:space="preserve">rocessing of </w:t>
      </w:r>
      <w:r>
        <w:rPr>
          <w:rFonts w:ascii="Palatino Linotype" w:hAnsi="Palatino Linotype"/>
          <w:b/>
          <w:bCs/>
        </w:rPr>
        <w:t>D</w:t>
      </w:r>
      <w:r w:rsidRPr="0000058D">
        <w:rPr>
          <w:rFonts w:ascii="Palatino Linotype" w:hAnsi="Palatino Linotype"/>
          <w:b/>
          <w:bCs/>
        </w:rPr>
        <w:t>ocuments</w:t>
      </w:r>
      <w:r w:rsidRPr="00AC1F15">
        <w:rPr>
          <w:rFonts w:ascii="Palatino Linotype" w:hAnsi="Palatino Linotype"/>
          <w:b/>
          <w:bCs/>
        </w:rPr>
        <w:t xml:space="preserve"> pertaining to FPIs due to COVID-19</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sidRPr="00BF2241">
        <w:rPr>
          <w:rFonts w:ascii="Palatino Linotype" w:hAnsi="Palatino Linotype"/>
          <w:bCs/>
        </w:rPr>
        <w:t>In view of  the prevailing  situation  due  to  COVID-19  pandemic  and representations</w:t>
      </w:r>
      <w:r>
        <w:rPr>
          <w:rFonts w:ascii="Palatino Linotype" w:hAnsi="Palatino Linotype"/>
          <w:bCs/>
        </w:rPr>
        <w:t xml:space="preserve"> </w:t>
      </w:r>
      <w:r w:rsidRPr="00BF2241">
        <w:rPr>
          <w:rFonts w:ascii="Palatino Linotype" w:hAnsi="Palatino Linotype"/>
          <w:bCs/>
        </w:rPr>
        <w:t>received from various stakeholders, temporary</w:t>
      </w:r>
      <w:r>
        <w:rPr>
          <w:rFonts w:ascii="Palatino Linotype" w:hAnsi="Palatino Linotype"/>
          <w:bCs/>
        </w:rPr>
        <w:t xml:space="preserve"> </w:t>
      </w:r>
      <w:r w:rsidRPr="00BF2241">
        <w:rPr>
          <w:rFonts w:ascii="Palatino Linotype" w:hAnsi="Palatino Linotype"/>
          <w:bCs/>
        </w:rPr>
        <w:t>relaxations</w:t>
      </w:r>
      <w:r>
        <w:rPr>
          <w:rFonts w:ascii="Palatino Linotype" w:hAnsi="Palatino Linotype"/>
          <w:bCs/>
        </w:rPr>
        <w:t xml:space="preserve"> </w:t>
      </w:r>
      <w:r w:rsidRPr="00137AF2">
        <w:rPr>
          <w:rFonts w:ascii="Palatino Linotype" w:hAnsi="Palatino Linotype"/>
          <w:bCs/>
        </w:rPr>
        <w:t xml:space="preserve">in processing of documents pertaining to FPIs </w:t>
      </w:r>
      <w:r>
        <w:rPr>
          <w:rFonts w:ascii="Palatino Linotype" w:hAnsi="Palatino Linotype"/>
          <w:bCs/>
        </w:rPr>
        <w:t xml:space="preserve">were </w:t>
      </w:r>
      <w:r w:rsidRPr="00BF2241">
        <w:rPr>
          <w:rFonts w:ascii="Palatino Linotype" w:hAnsi="Palatino Linotype"/>
          <w:bCs/>
        </w:rPr>
        <w:t>extended to August 31, 2020</w:t>
      </w:r>
      <w:r>
        <w:rPr>
          <w:rFonts w:ascii="Palatino Linotype" w:hAnsi="Palatino Linotype"/>
          <w:bCs/>
        </w:rPr>
        <w:t>.</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AC1F15">
        <w:rPr>
          <w:rFonts w:ascii="Palatino Linotype" w:hAnsi="Palatino Linotype"/>
          <w:b/>
        </w:rPr>
        <w:t>SEBI/HO/FPI&amp;C/CIR/P/2020/104</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23</w:t>
      </w:r>
      <w:r w:rsidRPr="00AE0559">
        <w:rPr>
          <w:rFonts w:ascii="Palatino Linotype" w:hAnsi="Palatino Linotype"/>
          <w:b/>
        </w:rPr>
        <w:t>, 2020</w:t>
      </w:r>
    </w:p>
    <w:p w:rsidR="00321324" w:rsidRDefault="00321324" w:rsidP="00321324">
      <w:pPr>
        <w:tabs>
          <w:tab w:val="left" w:pos="3990"/>
        </w:tabs>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12</w:t>
      </w:r>
      <w:r w:rsidRPr="00AE0559">
        <w:rPr>
          <w:rFonts w:ascii="Palatino Linotype" w:hAnsi="Palatino Linotype"/>
          <w:b/>
          <w:bCs/>
        </w:rPr>
        <w:t xml:space="preserve">) </w:t>
      </w:r>
      <w:r w:rsidRPr="0000058D">
        <w:rPr>
          <w:rFonts w:ascii="Palatino Linotype" w:hAnsi="Palatino Linotype"/>
          <w:b/>
          <w:bCs/>
        </w:rPr>
        <w:t xml:space="preserve">Further Extension f Time </w:t>
      </w:r>
      <w:r>
        <w:rPr>
          <w:rFonts w:ascii="Palatino Linotype" w:hAnsi="Palatino Linotype"/>
          <w:b/>
          <w:bCs/>
        </w:rPr>
        <w:t>f</w:t>
      </w:r>
      <w:r w:rsidRPr="0000058D">
        <w:rPr>
          <w:rFonts w:ascii="Palatino Linotype" w:hAnsi="Palatino Linotype"/>
          <w:b/>
          <w:bCs/>
        </w:rPr>
        <w:t xml:space="preserve">or Submission </w:t>
      </w:r>
      <w:r>
        <w:rPr>
          <w:rFonts w:ascii="Palatino Linotype" w:hAnsi="Palatino Linotype"/>
          <w:b/>
          <w:bCs/>
        </w:rPr>
        <w:t>o</w:t>
      </w:r>
      <w:r w:rsidRPr="0000058D">
        <w:rPr>
          <w:rFonts w:ascii="Palatino Linotype" w:hAnsi="Palatino Linotype"/>
          <w:b/>
          <w:bCs/>
        </w:rPr>
        <w:t xml:space="preserve">f Financial Results </w:t>
      </w:r>
      <w:r>
        <w:rPr>
          <w:rFonts w:ascii="Palatino Linotype" w:hAnsi="Palatino Linotype"/>
          <w:b/>
          <w:bCs/>
        </w:rPr>
        <w:t>f</w:t>
      </w:r>
      <w:r w:rsidRPr="0000058D">
        <w:rPr>
          <w:rFonts w:ascii="Palatino Linotype" w:hAnsi="Palatino Linotype"/>
          <w:b/>
          <w:bCs/>
        </w:rPr>
        <w:t xml:space="preserve">or </w:t>
      </w:r>
      <w:r>
        <w:rPr>
          <w:rFonts w:ascii="Palatino Linotype" w:hAnsi="Palatino Linotype"/>
          <w:b/>
          <w:bCs/>
        </w:rPr>
        <w:t>t</w:t>
      </w:r>
      <w:r w:rsidRPr="0000058D">
        <w:rPr>
          <w:rFonts w:ascii="Palatino Linotype" w:hAnsi="Palatino Linotype"/>
          <w:b/>
          <w:bCs/>
        </w:rPr>
        <w:t xml:space="preserve">he Quarter/Half Year/Financial Year Ending 31st March 2020 </w:t>
      </w:r>
      <w:r>
        <w:rPr>
          <w:rFonts w:ascii="Palatino Linotype" w:hAnsi="Palatino Linotype"/>
          <w:b/>
          <w:bCs/>
        </w:rPr>
        <w:t>d</w:t>
      </w:r>
      <w:r w:rsidRPr="0000058D">
        <w:rPr>
          <w:rFonts w:ascii="Palatino Linotype" w:hAnsi="Palatino Linotype"/>
          <w:b/>
          <w:bCs/>
        </w:rPr>
        <w:t xml:space="preserve">ue </w:t>
      </w:r>
      <w:r>
        <w:rPr>
          <w:rFonts w:ascii="Palatino Linotype" w:hAnsi="Palatino Linotype"/>
          <w:b/>
          <w:bCs/>
        </w:rPr>
        <w:t>t</w:t>
      </w:r>
      <w:r w:rsidRPr="0000058D">
        <w:rPr>
          <w:rFonts w:ascii="Palatino Linotype" w:hAnsi="Palatino Linotype"/>
          <w:b/>
          <w:bCs/>
        </w:rPr>
        <w:t xml:space="preserve">o </w:t>
      </w:r>
      <w:r>
        <w:rPr>
          <w:rFonts w:ascii="Palatino Linotype" w:hAnsi="Palatino Linotype"/>
          <w:b/>
          <w:bCs/>
        </w:rPr>
        <w:t>t</w:t>
      </w:r>
      <w:r w:rsidRPr="0000058D">
        <w:rPr>
          <w:rFonts w:ascii="Palatino Linotype" w:hAnsi="Palatino Linotype"/>
          <w:b/>
          <w:bCs/>
        </w:rPr>
        <w:t xml:space="preserve">he Continuing Impact </w:t>
      </w:r>
      <w:r>
        <w:rPr>
          <w:rFonts w:ascii="Palatino Linotype" w:hAnsi="Palatino Linotype"/>
          <w:b/>
          <w:bCs/>
        </w:rPr>
        <w:t>o</w:t>
      </w:r>
      <w:r w:rsidRPr="0000058D">
        <w:rPr>
          <w:rFonts w:ascii="Palatino Linotype" w:hAnsi="Palatino Linotype"/>
          <w:b/>
          <w:bCs/>
        </w:rPr>
        <w:t xml:space="preserve">f </w:t>
      </w:r>
      <w:r>
        <w:rPr>
          <w:rFonts w:ascii="Palatino Linotype" w:hAnsi="Palatino Linotype"/>
          <w:b/>
          <w:bCs/>
        </w:rPr>
        <w:t>t</w:t>
      </w:r>
      <w:r w:rsidRPr="0000058D">
        <w:rPr>
          <w:rFonts w:ascii="Palatino Linotype" w:hAnsi="Palatino Linotype"/>
          <w:b/>
          <w:bCs/>
        </w:rPr>
        <w:t>he Covid-19 Pandemic</w:t>
      </w:r>
    </w:p>
    <w:p w:rsidR="00321324" w:rsidRPr="00AE0559" w:rsidRDefault="00321324" w:rsidP="00321324">
      <w:pPr>
        <w:jc w:val="both"/>
        <w:rPr>
          <w:rFonts w:ascii="Palatino Linotype" w:hAnsi="Palatino Linotype"/>
          <w:b/>
          <w:bCs/>
        </w:rPr>
      </w:pPr>
    </w:p>
    <w:p w:rsidR="00321324" w:rsidRPr="0000058D" w:rsidRDefault="00321324" w:rsidP="00321324">
      <w:pPr>
        <w:autoSpaceDE w:val="0"/>
        <w:autoSpaceDN w:val="0"/>
        <w:adjustRightInd w:val="0"/>
        <w:jc w:val="both"/>
        <w:rPr>
          <w:rFonts w:ascii="Palatino Linotype" w:hAnsi="Palatino Linotype"/>
          <w:bCs/>
        </w:rPr>
      </w:pPr>
      <w:r w:rsidRPr="0000058D">
        <w:rPr>
          <w:rFonts w:ascii="Palatino Linotype" w:hAnsi="Palatino Linotype"/>
          <w:bCs/>
        </w:rPr>
        <w:t xml:space="preserve">Timeline for submission of financial results under Regulation 33 of the LODR Regulations, was extended by a month, to July 31, 2020, for the quarter and the year ending 31st March 2020. Similarly, the timeline under Regulation 52 of the LODR for submission of half yearly and/or annual financial results for the period ending March 31, 2020 for entities that have listed NCDs, NCRPS, CPs, MDS was also extended to July 31, 2020. </w:t>
      </w:r>
    </w:p>
    <w:p w:rsidR="00321324" w:rsidRDefault="00321324" w:rsidP="00321324">
      <w:pPr>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AC1F15">
        <w:rPr>
          <w:rFonts w:ascii="Palatino Linotype" w:hAnsi="Palatino Linotype"/>
          <w:b/>
        </w:rPr>
        <w:t>SEBI/HO/CFD/CMD1/CIR/P/2020/106</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24</w:t>
      </w:r>
      <w:r w:rsidRPr="00AE0559">
        <w:rPr>
          <w:rFonts w:ascii="Palatino Linotype" w:hAnsi="Palatino Linotype"/>
          <w:b/>
        </w:rPr>
        <w:t>, 2020</w:t>
      </w:r>
    </w:p>
    <w:p w:rsidR="00321324" w:rsidRDefault="00321324" w:rsidP="00321324">
      <w:pPr>
        <w:tabs>
          <w:tab w:val="left" w:pos="3990"/>
        </w:tabs>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13</w:t>
      </w:r>
      <w:r w:rsidRPr="00AE0559">
        <w:rPr>
          <w:rFonts w:ascii="Palatino Linotype" w:hAnsi="Palatino Linotype"/>
          <w:b/>
          <w:bCs/>
        </w:rPr>
        <w:t xml:space="preserve">) </w:t>
      </w:r>
      <w:r w:rsidRPr="00AC1F15">
        <w:rPr>
          <w:rFonts w:ascii="Palatino Linotype" w:hAnsi="Palatino Linotype"/>
          <w:b/>
          <w:bCs/>
        </w:rPr>
        <w:t>Guidelines for Order-to-</w:t>
      </w:r>
      <w:r>
        <w:rPr>
          <w:rFonts w:ascii="Palatino Linotype" w:hAnsi="Palatino Linotype"/>
          <w:b/>
          <w:bCs/>
        </w:rPr>
        <w:t>T</w:t>
      </w:r>
      <w:r w:rsidRPr="00AC1F15">
        <w:rPr>
          <w:rFonts w:ascii="Palatino Linotype" w:hAnsi="Palatino Linotype"/>
          <w:b/>
          <w:bCs/>
        </w:rPr>
        <w:t>rade ratio (OTR) for Algorithmic Trading</w:t>
      </w:r>
    </w:p>
    <w:p w:rsidR="00321324" w:rsidRPr="00AE0559" w:rsidRDefault="00321324" w:rsidP="00321324">
      <w:pPr>
        <w:jc w:val="both"/>
        <w:rPr>
          <w:rFonts w:ascii="Palatino Linotype" w:hAnsi="Palatino Linotype"/>
          <w:b/>
          <w:bCs/>
        </w:rPr>
      </w:pPr>
    </w:p>
    <w:p w:rsidR="00321324" w:rsidRPr="00137AF2" w:rsidRDefault="00321324" w:rsidP="00321324">
      <w:pPr>
        <w:jc w:val="both"/>
        <w:rPr>
          <w:rFonts w:ascii="Palatino Linotype" w:hAnsi="Palatino Linotype"/>
          <w:bCs/>
        </w:rPr>
      </w:pPr>
      <w:r>
        <w:rPr>
          <w:rFonts w:ascii="Palatino Linotype" w:hAnsi="Palatino Linotype"/>
          <w:bCs/>
        </w:rPr>
        <w:t>E</w:t>
      </w:r>
      <w:r w:rsidRPr="00137AF2">
        <w:rPr>
          <w:rFonts w:ascii="Palatino Linotype" w:hAnsi="Palatino Linotype"/>
          <w:bCs/>
        </w:rPr>
        <w:t>xisting OTR framework</w:t>
      </w:r>
      <w:r>
        <w:rPr>
          <w:rFonts w:ascii="Palatino Linotype" w:hAnsi="Palatino Linotype"/>
          <w:bCs/>
        </w:rPr>
        <w:t xml:space="preserve"> was reviewed and modified</w:t>
      </w:r>
      <w:r w:rsidRPr="00137AF2">
        <w:rPr>
          <w:rFonts w:ascii="Palatino Linotype" w:hAnsi="Palatino Linotype"/>
          <w:bCs/>
        </w:rPr>
        <w:t xml:space="preserve"> after receiving requests from the stock exchanges.</w:t>
      </w:r>
      <w:r>
        <w:rPr>
          <w:rFonts w:ascii="Palatino Linotype" w:hAnsi="Palatino Linotype"/>
          <w:bCs/>
        </w:rPr>
        <w:t xml:space="preserve">  </w:t>
      </w:r>
      <w:r w:rsidRPr="00137AF2">
        <w:rPr>
          <w:rFonts w:ascii="Palatino Linotype" w:hAnsi="Palatino Linotype"/>
          <w:bCs/>
        </w:rPr>
        <w:t xml:space="preserve">Under the </w:t>
      </w:r>
      <w:r>
        <w:rPr>
          <w:rFonts w:ascii="Palatino Linotype" w:hAnsi="Palatino Linotype"/>
          <w:bCs/>
        </w:rPr>
        <w:t xml:space="preserve">modified </w:t>
      </w:r>
      <w:r w:rsidRPr="00137AF2">
        <w:rPr>
          <w:rFonts w:ascii="Palatino Linotype" w:hAnsi="Palatino Linotype"/>
          <w:bCs/>
        </w:rPr>
        <w:t>framework, stock exchanges may be permitted to introduce additional slabs up to an OTR of 2,000 (from existing OTR of 500), and for OTR more than 2,000, such slabs can be introduced with deterrent incremental penalty, which stock exchanges may decide jointly.</w:t>
      </w:r>
    </w:p>
    <w:p w:rsidR="00321324" w:rsidRPr="00137AF2" w:rsidRDefault="00321324" w:rsidP="00321324">
      <w:pPr>
        <w:jc w:val="both"/>
        <w:rPr>
          <w:rFonts w:ascii="Palatino Linotype" w:hAnsi="Palatino Linotype"/>
          <w:bCs/>
        </w:rPr>
      </w:pPr>
    </w:p>
    <w:p w:rsidR="00321324" w:rsidRDefault="00321324" w:rsidP="00321324">
      <w:pPr>
        <w:jc w:val="both"/>
        <w:rPr>
          <w:rFonts w:ascii="Palatino Linotype" w:hAnsi="Palatino Linotype"/>
          <w:bCs/>
        </w:rPr>
      </w:pPr>
      <w:r w:rsidRPr="00137AF2">
        <w:rPr>
          <w:rFonts w:ascii="Palatino Linotype" w:hAnsi="Palatino Linotype"/>
          <w:bCs/>
        </w:rPr>
        <w:lastRenderedPageBreak/>
        <w:t>On the third instance of OTR being 2,000 or more, in the last 30 days (rolling basis), the concerned member will not be permitted to place any orders for the first 15 minutes on the next trading day as a cooling off action.</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AC1F15">
        <w:rPr>
          <w:rFonts w:ascii="Palatino Linotype" w:hAnsi="Palatino Linotype"/>
          <w:b/>
        </w:rPr>
        <w:t>SEBI/HO/MRD1/DSAP/CIR/P/2020/107</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24</w:t>
      </w:r>
      <w:r w:rsidRPr="00AE0559">
        <w:rPr>
          <w:rFonts w:ascii="Palatino Linotype" w:hAnsi="Palatino Linotype"/>
          <w:b/>
        </w:rPr>
        <w:t>, 2020</w:t>
      </w:r>
    </w:p>
    <w:p w:rsidR="00321324" w:rsidRDefault="00321324" w:rsidP="00321324">
      <w:pPr>
        <w:tabs>
          <w:tab w:val="left" w:pos="3990"/>
        </w:tabs>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14</w:t>
      </w:r>
      <w:r w:rsidRPr="00AE0559">
        <w:rPr>
          <w:rFonts w:ascii="Palatino Linotype" w:hAnsi="Palatino Linotype"/>
          <w:b/>
          <w:bCs/>
        </w:rPr>
        <w:t xml:space="preserve">) </w:t>
      </w:r>
      <w:r w:rsidRPr="00AC1F15">
        <w:rPr>
          <w:rFonts w:ascii="Palatino Linotype" w:hAnsi="Palatino Linotype"/>
          <w:b/>
          <w:bCs/>
        </w:rPr>
        <w:t xml:space="preserve">Further </w:t>
      </w:r>
      <w:r>
        <w:rPr>
          <w:rFonts w:ascii="Palatino Linotype" w:hAnsi="Palatino Linotype"/>
          <w:b/>
          <w:bCs/>
        </w:rPr>
        <w:t>E</w:t>
      </w:r>
      <w:r w:rsidRPr="0000058D">
        <w:rPr>
          <w:rFonts w:ascii="Palatino Linotype" w:hAnsi="Palatino Linotype"/>
          <w:b/>
          <w:bCs/>
        </w:rPr>
        <w:t xml:space="preserve">xtension of </w:t>
      </w:r>
      <w:r>
        <w:rPr>
          <w:rFonts w:ascii="Palatino Linotype" w:hAnsi="Palatino Linotype"/>
          <w:b/>
          <w:bCs/>
        </w:rPr>
        <w:t>T</w:t>
      </w:r>
      <w:r w:rsidRPr="0000058D">
        <w:rPr>
          <w:rFonts w:ascii="Palatino Linotype" w:hAnsi="Palatino Linotype"/>
          <w:b/>
          <w:bCs/>
        </w:rPr>
        <w:t xml:space="preserve">ime for </w:t>
      </w:r>
      <w:r>
        <w:rPr>
          <w:rFonts w:ascii="Palatino Linotype" w:hAnsi="Palatino Linotype"/>
          <w:b/>
          <w:bCs/>
        </w:rPr>
        <w:t>S</w:t>
      </w:r>
      <w:r w:rsidRPr="0000058D">
        <w:rPr>
          <w:rFonts w:ascii="Palatino Linotype" w:hAnsi="Palatino Linotype"/>
          <w:b/>
          <w:bCs/>
        </w:rPr>
        <w:t xml:space="preserve">ubmission of Annual Secretarial Compliance Report by </w:t>
      </w:r>
      <w:r>
        <w:rPr>
          <w:rFonts w:ascii="Palatino Linotype" w:hAnsi="Palatino Linotype"/>
          <w:b/>
          <w:bCs/>
        </w:rPr>
        <w:t>L</w:t>
      </w:r>
      <w:r w:rsidRPr="0000058D">
        <w:rPr>
          <w:rFonts w:ascii="Palatino Linotype" w:hAnsi="Palatino Linotype"/>
          <w:b/>
          <w:bCs/>
        </w:rPr>
        <w:t xml:space="preserve">isted </w:t>
      </w:r>
      <w:r>
        <w:rPr>
          <w:rFonts w:ascii="Palatino Linotype" w:hAnsi="Palatino Linotype"/>
          <w:b/>
          <w:bCs/>
        </w:rPr>
        <w:t>E</w:t>
      </w:r>
      <w:r w:rsidRPr="0000058D">
        <w:rPr>
          <w:rFonts w:ascii="Palatino Linotype" w:hAnsi="Palatino Linotype"/>
          <w:b/>
          <w:bCs/>
        </w:rPr>
        <w:t xml:space="preserve">ntities due to the </w:t>
      </w:r>
      <w:r>
        <w:rPr>
          <w:rFonts w:ascii="Palatino Linotype" w:hAnsi="Palatino Linotype"/>
          <w:b/>
          <w:bCs/>
        </w:rPr>
        <w:t>C</w:t>
      </w:r>
      <w:r w:rsidRPr="0000058D">
        <w:rPr>
          <w:rFonts w:ascii="Palatino Linotype" w:hAnsi="Palatino Linotype"/>
          <w:b/>
          <w:bCs/>
        </w:rPr>
        <w:t xml:space="preserve">ontinuing </w:t>
      </w:r>
      <w:r>
        <w:rPr>
          <w:rFonts w:ascii="Palatino Linotype" w:hAnsi="Palatino Linotype"/>
          <w:b/>
          <w:bCs/>
        </w:rPr>
        <w:t>I</w:t>
      </w:r>
      <w:r w:rsidRPr="0000058D">
        <w:rPr>
          <w:rFonts w:ascii="Palatino Linotype" w:hAnsi="Palatino Linotype"/>
          <w:b/>
          <w:bCs/>
        </w:rPr>
        <w:t>mpact of the C</w:t>
      </w:r>
      <w:r>
        <w:rPr>
          <w:rFonts w:ascii="Palatino Linotype" w:hAnsi="Palatino Linotype"/>
          <w:b/>
          <w:bCs/>
        </w:rPr>
        <w:t>O</w:t>
      </w:r>
      <w:r w:rsidRPr="0000058D">
        <w:rPr>
          <w:rFonts w:ascii="Palatino Linotype" w:hAnsi="Palatino Linotype"/>
          <w:b/>
          <w:bCs/>
        </w:rPr>
        <w:t xml:space="preserve">VID-19 </w:t>
      </w:r>
      <w:r>
        <w:rPr>
          <w:rFonts w:ascii="Palatino Linotype" w:hAnsi="Palatino Linotype"/>
          <w:b/>
          <w:bCs/>
        </w:rPr>
        <w:t>P</w:t>
      </w:r>
      <w:r w:rsidRPr="0000058D">
        <w:rPr>
          <w:rFonts w:ascii="Palatino Linotype" w:hAnsi="Palatino Linotype"/>
          <w:b/>
          <w:bCs/>
        </w:rPr>
        <w:t>andemic</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Pr>
          <w:rFonts w:ascii="Palatino Linotype" w:hAnsi="Palatino Linotype"/>
          <w:bCs/>
        </w:rPr>
        <w:t>The t</w:t>
      </w:r>
      <w:r w:rsidRPr="00BF161D">
        <w:rPr>
          <w:rFonts w:ascii="Palatino Linotype" w:hAnsi="Palatino Linotype"/>
          <w:bCs/>
        </w:rPr>
        <w:t xml:space="preserve">imeline </w:t>
      </w:r>
      <w:r>
        <w:rPr>
          <w:rFonts w:ascii="Palatino Linotype" w:hAnsi="Palatino Linotype"/>
          <w:bCs/>
        </w:rPr>
        <w:t xml:space="preserve">extended </w:t>
      </w:r>
      <w:r w:rsidRPr="00BF161D">
        <w:rPr>
          <w:rFonts w:ascii="Palatino Linotype" w:hAnsi="Palatino Linotype"/>
          <w:bCs/>
        </w:rPr>
        <w:t>for submission of annual secretarial compliance (ASC) report for 2019-2020 to July 31, 2020 in view of the COVID-19 pandemic.</w:t>
      </w:r>
      <w:r>
        <w:rPr>
          <w:rFonts w:ascii="Palatino Linotype" w:hAnsi="Palatino Linotype"/>
          <w:bCs/>
        </w:rPr>
        <w:t xml:space="preserve">  </w:t>
      </w:r>
      <w:r w:rsidRPr="00BF161D">
        <w:rPr>
          <w:rFonts w:ascii="Palatino Linotype" w:hAnsi="Palatino Linotype"/>
          <w:bCs/>
        </w:rPr>
        <w:t xml:space="preserve">In March, </w:t>
      </w:r>
      <w:r>
        <w:rPr>
          <w:rFonts w:ascii="Palatino Linotype" w:hAnsi="Palatino Linotype"/>
          <w:bCs/>
        </w:rPr>
        <w:t>SEBI</w:t>
      </w:r>
      <w:r w:rsidRPr="00BF161D">
        <w:rPr>
          <w:rFonts w:ascii="Palatino Linotype" w:hAnsi="Palatino Linotype"/>
          <w:bCs/>
        </w:rPr>
        <w:t xml:space="preserve"> extended the deadline by one month to June 30</w:t>
      </w:r>
      <w:r>
        <w:rPr>
          <w:rFonts w:ascii="Palatino Linotype" w:hAnsi="Palatino Linotype"/>
          <w:bCs/>
        </w:rPr>
        <w:t>, 2020.</w:t>
      </w:r>
      <w:r w:rsidRPr="00BF161D">
        <w:rPr>
          <w:rFonts w:ascii="Palatino Linotype" w:hAnsi="Palatino Linotype"/>
          <w:bCs/>
        </w:rPr>
        <w:t xml:space="preserve"> </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AC1F15">
        <w:rPr>
          <w:rFonts w:ascii="Palatino Linotype" w:hAnsi="Palatino Linotype"/>
          <w:b/>
        </w:rPr>
        <w:t>SEBI/HO/CFD/CMD1/CIR/P/2020/109</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25</w:t>
      </w:r>
      <w:r w:rsidRPr="00AE0559">
        <w:rPr>
          <w:rFonts w:ascii="Palatino Linotype" w:hAnsi="Palatino Linotype"/>
          <w:b/>
        </w:rPr>
        <w:t>, 2020</w:t>
      </w:r>
    </w:p>
    <w:p w:rsidR="00321324" w:rsidRDefault="00321324" w:rsidP="00321324">
      <w:pPr>
        <w:tabs>
          <w:tab w:val="left" w:pos="3990"/>
        </w:tabs>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 xml:space="preserve">15) </w:t>
      </w:r>
      <w:r w:rsidRPr="0000058D">
        <w:rPr>
          <w:rFonts w:ascii="Palatino Linotype" w:hAnsi="Palatino Linotype"/>
          <w:b/>
          <w:bCs/>
        </w:rPr>
        <w:t xml:space="preserve">Relaxation of </w:t>
      </w:r>
      <w:r>
        <w:rPr>
          <w:rFonts w:ascii="Palatino Linotype" w:hAnsi="Palatino Linotype"/>
          <w:b/>
          <w:bCs/>
        </w:rPr>
        <w:t>T</w:t>
      </w:r>
      <w:r w:rsidRPr="0000058D">
        <w:rPr>
          <w:rFonts w:ascii="Palatino Linotype" w:hAnsi="Palatino Linotype"/>
          <w:b/>
          <w:bCs/>
        </w:rPr>
        <w:t xml:space="preserve">ime </w:t>
      </w:r>
      <w:r>
        <w:rPr>
          <w:rFonts w:ascii="Palatino Linotype" w:hAnsi="Palatino Linotype"/>
          <w:b/>
          <w:bCs/>
        </w:rPr>
        <w:t>G</w:t>
      </w:r>
      <w:r w:rsidRPr="0000058D">
        <w:rPr>
          <w:rFonts w:ascii="Palatino Linotype" w:hAnsi="Palatino Linotype"/>
          <w:b/>
          <w:bCs/>
        </w:rPr>
        <w:t xml:space="preserve">ap between </w:t>
      </w:r>
      <w:r>
        <w:rPr>
          <w:rFonts w:ascii="Palatino Linotype" w:hAnsi="Palatino Linotype"/>
          <w:b/>
          <w:bCs/>
        </w:rPr>
        <w:t>T</w:t>
      </w:r>
      <w:r w:rsidRPr="0000058D">
        <w:rPr>
          <w:rFonts w:ascii="Palatino Linotype" w:hAnsi="Palatino Linotype"/>
          <w:b/>
          <w:bCs/>
        </w:rPr>
        <w:t xml:space="preserve">wo </w:t>
      </w:r>
      <w:r>
        <w:rPr>
          <w:rFonts w:ascii="Palatino Linotype" w:hAnsi="Palatino Linotype"/>
          <w:b/>
          <w:bCs/>
        </w:rPr>
        <w:t>B</w:t>
      </w:r>
      <w:r w:rsidRPr="0000058D">
        <w:rPr>
          <w:rFonts w:ascii="Palatino Linotype" w:hAnsi="Palatino Linotype"/>
          <w:b/>
          <w:bCs/>
        </w:rPr>
        <w:t xml:space="preserve">oard / Audit Committee </w:t>
      </w:r>
      <w:r>
        <w:rPr>
          <w:rFonts w:ascii="Palatino Linotype" w:hAnsi="Palatino Linotype"/>
          <w:b/>
          <w:bCs/>
        </w:rPr>
        <w:t>M</w:t>
      </w:r>
      <w:r w:rsidRPr="0000058D">
        <w:rPr>
          <w:rFonts w:ascii="Palatino Linotype" w:hAnsi="Palatino Linotype"/>
          <w:b/>
          <w:bCs/>
        </w:rPr>
        <w:t xml:space="preserve">eetings of </w:t>
      </w:r>
      <w:r>
        <w:rPr>
          <w:rFonts w:ascii="Palatino Linotype" w:hAnsi="Palatino Linotype"/>
          <w:b/>
          <w:bCs/>
        </w:rPr>
        <w:t>L</w:t>
      </w:r>
      <w:r w:rsidRPr="0000058D">
        <w:rPr>
          <w:rFonts w:ascii="Palatino Linotype" w:hAnsi="Palatino Linotype"/>
          <w:b/>
          <w:bCs/>
        </w:rPr>
        <w:t xml:space="preserve">isted </w:t>
      </w:r>
      <w:r>
        <w:rPr>
          <w:rFonts w:ascii="Palatino Linotype" w:hAnsi="Palatino Linotype"/>
          <w:b/>
          <w:bCs/>
        </w:rPr>
        <w:t>E</w:t>
      </w:r>
      <w:r w:rsidRPr="0000058D">
        <w:rPr>
          <w:rFonts w:ascii="Palatino Linotype" w:hAnsi="Palatino Linotype"/>
          <w:b/>
          <w:bCs/>
        </w:rPr>
        <w:t>ntities owing to the C</w:t>
      </w:r>
      <w:r>
        <w:rPr>
          <w:rFonts w:ascii="Palatino Linotype" w:hAnsi="Palatino Linotype"/>
          <w:b/>
          <w:bCs/>
        </w:rPr>
        <w:t>O</w:t>
      </w:r>
      <w:r w:rsidRPr="0000058D">
        <w:rPr>
          <w:rFonts w:ascii="Palatino Linotype" w:hAnsi="Palatino Linotype"/>
          <w:b/>
          <w:bCs/>
        </w:rPr>
        <w:t xml:space="preserve">VID-19 </w:t>
      </w:r>
      <w:r>
        <w:rPr>
          <w:rFonts w:ascii="Palatino Linotype" w:hAnsi="Palatino Linotype"/>
          <w:b/>
          <w:bCs/>
        </w:rPr>
        <w:t>P</w:t>
      </w:r>
      <w:r w:rsidRPr="0000058D">
        <w:rPr>
          <w:rFonts w:ascii="Palatino Linotype" w:hAnsi="Palatino Linotype"/>
          <w:b/>
          <w:bCs/>
        </w:rPr>
        <w:t>andemic</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Pr>
          <w:rFonts w:ascii="Palatino Linotype" w:hAnsi="Palatino Linotype"/>
          <w:bCs/>
        </w:rPr>
        <w:t>The c</w:t>
      </w:r>
      <w:r w:rsidRPr="00BF161D">
        <w:rPr>
          <w:rFonts w:ascii="Palatino Linotype" w:hAnsi="Palatino Linotype"/>
          <w:bCs/>
        </w:rPr>
        <w:t>ompliance requirement</w:t>
      </w:r>
      <w:r>
        <w:rPr>
          <w:rFonts w:ascii="Palatino Linotype" w:hAnsi="Palatino Linotype"/>
          <w:bCs/>
        </w:rPr>
        <w:t xml:space="preserve">s </w:t>
      </w:r>
      <w:r w:rsidRPr="00BF161D">
        <w:rPr>
          <w:rFonts w:ascii="Palatino Linotype" w:hAnsi="Palatino Linotype"/>
          <w:bCs/>
        </w:rPr>
        <w:t xml:space="preserve">on time gap between two board meetings for listed companies </w:t>
      </w:r>
      <w:r>
        <w:rPr>
          <w:rFonts w:ascii="Palatino Linotype" w:hAnsi="Palatino Linotype"/>
          <w:bCs/>
        </w:rPr>
        <w:t>were</w:t>
      </w:r>
      <w:r w:rsidRPr="00BF161D">
        <w:rPr>
          <w:rFonts w:ascii="Palatino Linotype" w:hAnsi="Palatino Linotype"/>
          <w:bCs/>
        </w:rPr>
        <w:t xml:space="preserve"> </w:t>
      </w:r>
      <w:r>
        <w:rPr>
          <w:rFonts w:ascii="Palatino Linotype" w:hAnsi="Palatino Linotype"/>
          <w:bCs/>
        </w:rPr>
        <w:t xml:space="preserve">eased </w:t>
      </w:r>
      <w:r w:rsidRPr="00BF161D">
        <w:rPr>
          <w:rFonts w:ascii="Palatino Linotype" w:hAnsi="Palatino Linotype"/>
          <w:bCs/>
        </w:rPr>
        <w:t xml:space="preserve">till July 31, 2020 due to Covid-19 pandemic.  As per the norms, board of directors or audit committee need to meet at least four times a year, with a maximum gap of 120 days between any two meetings. </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AC1F15">
        <w:rPr>
          <w:rFonts w:ascii="Palatino Linotype" w:hAnsi="Palatino Linotype"/>
          <w:b/>
        </w:rPr>
        <w:t>SEBI/HO/CFD/CMD1/CIR/P/2020/110</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26</w:t>
      </w:r>
      <w:r w:rsidRPr="00AE0559">
        <w:rPr>
          <w:rFonts w:ascii="Palatino Linotype" w:hAnsi="Palatino Linotype"/>
          <w:b/>
        </w:rPr>
        <w:t>, 2020</w:t>
      </w:r>
    </w:p>
    <w:p w:rsidR="00321324" w:rsidRDefault="00321324" w:rsidP="00321324">
      <w:pPr>
        <w:spacing w:after="120"/>
        <w:rPr>
          <w:rFonts w:ascii="Garamond" w:hAnsi="Garamond" w:cs="Arial"/>
          <w:i/>
          <w:szCs w:val="32"/>
        </w:rPr>
      </w:pPr>
    </w:p>
    <w:p w:rsidR="00321324" w:rsidRDefault="00321324" w:rsidP="00321324">
      <w:pPr>
        <w:jc w:val="both"/>
        <w:rPr>
          <w:rFonts w:ascii="Palatino Linotype" w:hAnsi="Palatino Linotype"/>
          <w:b/>
          <w:bCs/>
        </w:rPr>
      </w:pPr>
      <w:r w:rsidRPr="00AE0559">
        <w:rPr>
          <w:rFonts w:ascii="Palatino Linotype" w:hAnsi="Palatino Linotype"/>
          <w:b/>
          <w:bCs/>
        </w:rPr>
        <w:t>1</w:t>
      </w:r>
      <w:r>
        <w:rPr>
          <w:rFonts w:ascii="Palatino Linotype" w:hAnsi="Palatino Linotype"/>
          <w:b/>
          <w:bCs/>
        </w:rPr>
        <w:t>6</w:t>
      </w:r>
      <w:r w:rsidRPr="00AE0559">
        <w:rPr>
          <w:rFonts w:ascii="Palatino Linotype" w:hAnsi="Palatino Linotype"/>
          <w:b/>
          <w:bCs/>
        </w:rPr>
        <w:t xml:space="preserve">) </w:t>
      </w:r>
      <w:r w:rsidRPr="00BD5C86">
        <w:rPr>
          <w:rFonts w:ascii="Palatino Linotype" w:hAnsi="Palatino Linotype"/>
          <w:b/>
          <w:bCs/>
        </w:rPr>
        <w:t xml:space="preserve">Guidelines for Portfolio Managers - Extension of </w:t>
      </w:r>
      <w:r>
        <w:rPr>
          <w:rFonts w:ascii="Palatino Linotype" w:hAnsi="Palatino Linotype"/>
          <w:b/>
          <w:bCs/>
        </w:rPr>
        <w:t>I</w:t>
      </w:r>
      <w:r w:rsidRPr="00BD5C86">
        <w:rPr>
          <w:rFonts w:ascii="Palatino Linotype" w:hAnsi="Palatino Linotype"/>
          <w:b/>
          <w:bCs/>
        </w:rPr>
        <w:t xml:space="preserve">mplementation </w:t>
      </w:r>
      <w:r>
        <w:rPr>
          <w:rFonts w:ascii="Palatino Linotype" w:hAnsi="Palatino Linotype"/>
          <w:b/>
          <w:bCs/>
        </w:rPr>
        <w:t>T</w:t>
      </w:r>
      <w:r w:rsidRPr="00BD5C86">
        <w:rPr>
          <w:rFonts w:ascii="Palatino Linotype" w:hAnsi="Palatino Linotype"/>
          <w:b/>
          <w:bCs/>
        </w:rPr>
        <w:t>imeline</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Pr>
          <w:rFonts w:ascii="Palatino Linotype" w:hAnsi="Palatino Linotype"/>
          <w:bCs/>
        </w:rPr>
        <w:t xml:space="preserve">The timeline for the implementation of the guidelines for portfolio managers was extended by three months to October 01, 2020 in the wake of the COVID-19 crisis. </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BD5C86">
        <w:rPr>
          <w:rFonts w:ascii="Palatino Linotype" w:hAnsi="Palatino Linotype"/>
          <w:b/>
        </w:rPr>
        <w:t>SEBI/HO/IMD/DF1/CIR/P/2020/111</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29</w:t>
      </w:r>
      <w:r w:rsidRPr="00AE0559">
        <w:rPr>
          <w:rFonts w:ascii="Palatino Linotype" w:hAnsi="Palatino Linotype"/>
          <w:b/>
        </w:rPr>
        <w:t>, 2020</w:t>
      </w:r>
    </w:p>
    <w:p w:rsidR="00321324" w:rsidRPr="00AE0559" w:rsidRDefault="00321324" w:rsidP="00321324">
      <w:pPr>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17</w:t>
      </w:r>
      <w:r w:rsidRPr="00AE0559">
        <w:rPr>
          <w:rFonts w:ascii="Palatino Linotype" w:hAnsi="Palatino Linotype"/>
          <w:b/>
          <w:bCs/>
        </w:rPr>
        <w:t xml:space="preserve">) </w:t>
      </w:r>
      <w:r w:rsidRPr="00BD5C86">
        <w:rPr>
          <w:rFonts w:ascii="Palatino Linotype" w:hAnsi="Palatino Linotype"/>
          <w:b/>
          <w:bCs/>
        </w:rPr>
        <w:t xml:space="preserve">Relaxation in </w:t>
      </w:r>
      <w:r>
        <w:rPr>
          <w:rFonts w:ascii="Palatino Linotype" w:hAnsi="Palatino Linotype"/>
          <w:b/>
          <w:bCs/>
        </w:rPr>
        <w:t>T</w:t>
      </w:r>
      <w:r w:rsidRPr="00BD5C86">
        <w:rPr>
          <w:rFonts w:ascii="Palatino Linotype" w:hAnsi="Palatino Linotype"/>
          <w:b/>
          <w:bCs/>
        </w:rPr>
        <w:t xml:space="preserve">imelines for </w:t>
      </w:r>
      <w:r>
        <w:rPr>
          <w:rFonts w:ascii="Palatino Linotype" w:hAnsi="Palatino Linotype"/>
          <w:b/>
          <w:bCs/>
        </w:rPr>
        <w:t>C</w:t>
      </w:r>
      <w:r w:rsidRPr="00BD5C86">
        <w:rPr>
          <w:rFonts w:ascii="Palatino Linotype" w:hAnsi="Palatino Linotype"/>
          <w:b/>
          <w:bCs/>
        </w:rPr>
        <w:t xml:space="preserve">ompliance with </w:t>
      </w:r>
      <w:r>
        <w:rPr>
          <w:rFonts w:ascii="Palatino Linotype" w:hAnsi="Palatino Linotype"/>
          <w:b/>
          <w:bCs/>
        </w:rPr>
        <w:t>R</w:t>
      </w:r>
      <w:r w:rsidRPr="00BD5C86">
        <w:rPr>
          <w:rFonts w:ascii="Palatino Linotype" w:hAnsi="Palatino Linotype"/>
          <w:b/>
          <w:bCs/>
        </w:rPr>
        <w:t xml:space="preserve">egulatory </w:t>
      </w:r>
      <w:r>
        <w:rPr>
          <w:rFonts w:ascii="Palatino Linotype" w:hAnsi="Palatino Linotype"/>
          <w:b/>
          <w:bCs/>
        </w:rPr>
        <w:t>R</w:t>
      </w:r>
      <w:r w:rsidRPr="00BD5C86">
        <w:rPr>
          <w:rFonts w:ascii="Palatino Linotype" w:hAnsi="Palatino Linotype"/>
          <w:b/>
          <w:bCs/>
        </w:rPr>
        <w:t>equirements</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Pr>
          <w:rFonts w:ascii="Palatino Linotype" w:hAnsi="Palatino Linotype"/>
          <w:bCs/>
        </w:rPr>
        <w:t xml:space="preserve">The compliance norms for depository participants and share transfer agents with regard to processing of demat request amid the COVID-19 crisis were further relaxed.  The relaxation has been extended till July 31, 2020. </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BD5C86">
        <w:rPr>
          <w:rFonts w:ascii="Palatino Linotype" w:hAnsi="Palatino Linotype"/>
          <w:b/>
        </w:rPr>
        <w:t>SEBI/HO/MIRSD/DOP/CIR/P/2020/112</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30</w:t>
      </w:r>
      <w:r w:rsidRPr="00AE0559">
        <w:rPr>
          <w:rFonts w:ascii="Palatino Linotype" w:hAnsi="Palatino Linotype"/>
          <w:b/>
        </w:rPr>
        <w:t>, 2020</w:t>
      </w:r>
    </w:p>
    <w:p w:rsidR="00321324" w:rsidRDefault="00321324" w:rsidP="00321324">
      <w:pPr>
        <w:tabs>
          <w:tab w:val="left" w:pos="3990"/>
        </w:tabs>
        <w:spacing w:after="120"/>
        <w:jc w:val="both"/>
        <w:rPr>
          <w:rFonts w:ascii="Garamond" w:hAnsi="Garamond" w:cs="Arial"/>
          <w:iCs/>
          <w:sz w:val="28"/>
          <w:szCs w:val="28"/>
        </w:rPr>
      </w:pPr>
    </w:p>
    <w:p w:rsidR="00321324" w:rsidRDefault="00321324" w:rsidP="00321324">
      <w:pPr>
        <w:jc w:val="both"/>
        <w:rPr>
          <w:rFonts w:ascii="Palatino Linotype" w:hAnsi="Palatino Linotype"/>
          <w:b/>
          <w:bCs/>
        </w:rPr>
      </w:pPr>
      <w:r>
        <w:rPr>
          <w:rFonts w:ascii="Palatino Linotype" w:hAnsi="Palatino Linotype"/>
          <w:b/>
          <w:bCs/>
        </w:rPr>
        <w:t>18</w:t>
      </w:r>
      <w:r w:rsidRPr="00AE0559">
        <w:rPr>
          <w:rFonts w:ascii="Palatino Linotype" w:hAnsi="Palatino Linotype"/>
          <w:b/>
          <w:bCs/>
        </w:rPr>
        <w:t xml:space="preserve">) </w:t>
      </w:r>
      <w:r w:rsidRPr="00BD5C86">
        <w:rPr>
          <w:rFonts w:ascii="Palatino Linotype" w:hAnsi="Palatino Linotype"/>
          <w:b/>
          <w:bCs/>
        </w:rPr>
        <w:t xml:space="preserve">Collection of </w:t>
      </w:r>
      <w:r>
        <w:rPr>
          <w:rFonts w:ascii="Palatino Linotype" w:hAnsi="Palatino Linotype"/>
          <w:b/>
          <w:bCs/>
        </w:rPr>
        <w:t>S</w:t>
      </w:r>
      <w:r w:rsidRPr="00BD5C86">
        <w:rPr>
          <w:rFonts w:ascii="Palatino Linotype" w:hAnsi="Palatino Linotype"/>
          <w:b/>
          <w:bCs/>
        </w:rPr>
        <w:t xml:space="preserve">tamp </w:t>
      </w:r>
      <w:r>
        <w:rPr>
          <w:rFonts w:ascii="Palatino Linotype" w:hAnsi="Palatino Linotype"/>
          <w:b/>
          <w:bCs/>
        </w:rPr>
        <w:t>D</w:t>
      </w:r>
      <w:r w:rsidRPr="00BD5C86">
        <w:rPr>
          <w:rFonts w:ascii="Palatino Linotype" w:hAnsi="Palatino Linotype"/>
          <w:b/>
          <w:bCs/>
        </w:rPr>
        <w:t xml:space="preserve">uty on </w:t>
      </w:r>
      <w:r>
        <w:rPr>
          <w:rFonts w:ascii="Palatino Linotype" w:hAnsi="Palatino Linotype"/>
          <w:b/>
          <w:bCs/>
        </w:rPr>
        <w:t>I</w:t>
      </w:r>
      <w:r w:rsidRPr="00BD5C86">
        <w:rPr>
          <w:rFonts w:ascii="Palatino Linotype" w:hAnsi="Palatino Linotype"/>
          <w:b/>
          <w:bCs/>
        </w:rPr>
        <w:t xml:space="preserve">ssue, </w:t>
      </w:r>
      <w:r>
        <w:rPr>
          <w:rFonts w:ascii="Palatino Linotype" w:hAnsi="Palatino Linotype"/>
          <w:b/>
          <w:bCs/>
        </w:rPr>
        <w:t>T</w:t>
      </w:r>
      <w:r w:rsidRPr="00BD5C86">
        <w:rPr>
          <w:rFonts w:ascii="Palatino Linotype" w:hAnsi="Palatino Linotype"/>
          <w:b/>
          <w:bCs/>
        </w:rPr>
        <w:t xml:space="preserve">ransfer and </w:t>
      </w:r>
      <w:r>
        <w:rPr>
          <w:rFonts w:ascii="Palatino Linotype" w:hAnsi="Palatino Linotype"/>
          <w:b/>
          <w:bCs/>
        </w:rPr>
        <w:t>S</w:t>
      </w:r>
      <w:r w:rsidRPr="00BD5C86">
        <w:rPr>
          <w:rFonts w:ascii="Palatino Linotype" w:hAnsi="Palatino Linotype"/>
          <w:b/>
          <w:bCs/>
        </w:rPr>
        <w:t xml:space="preserve">ale of </w:t>
      </w:r>
      <w:r>
        <w:rPr>
          <w:rFonts w:ascii="Palatino Linotype" w:hAnsi="Palatino Linotype"/>
          <w:b/>
          <w:bCs/>
        </w:rPr>
        <w:t>U</w:t>
      </w:r>
      <w:r w:rsidRPr="00BD5C86">
        <w:rPr>
          <w:rFonts w:ascii="Palatino Linotype" w:hAnsi="Palatino Linotype"/>
          <w:b/>
          <w:bCs/>
        </w:rPr>
        <w:t>nits of AIFs</w:t>
      </w:r>
    </w:p>
    <w:p w:rsidR="00321324" w:rsidRPr="00AE0559" w:rsidRDefault="00321324" w:rsidP="00321324">
      <w:pPr>
        <w:jc w:val="both"/>
        <w:rPr>
          <w:rFonts w:ascii="Palatino Linotype" w:hAnsi="Palatino Linotype"/>
          <w:b/>
          <w:bCs/>
        </w:rPr>
      </w:pPr>
    </w:p>
    <w:p w:rsidR="00321324" w:rsidRDefault="00321324" w:rsidP="00321324">
      <w:pPr>
        <w:jc w:val="both"/>
        <w:rPr>
          <w:rFonts w:ascii="Palatino Linotype" w:hAnsi="Palatino Linotype"/>
          <w:bCs/>
        </w:rPr>
      </w:pPr>
      <w:r>
        <w:rPr>
          <w:rFonts w:ascii="Palatino Linotype" w:hAnsi="Palatino Linotype"/>
          <w:bCs/>
        </w:rPr>
        <w:lastRenderedPageBreak/>
        <w:t xml:space="preserve">Alternative investment funds (AIFs) were directed to follow new provisions with regards to collection of stamp duty on sale, transfer and issue of units from July 01, 2020.  AIFs have to collect stamp duty through a registrar and transfer agent (RTA).  </w:t>
      </w:r>
    </w:p>
    <w:p w:rsidR="00321324" w:rsidRDefault="00321324" w:rsidP="00321324">
      <w:pPr>
        <w:jc w:val="both"/>
        <w:rPr>
          <w:rFonts w:ascii="Palatino Linotype" w:hAnsi="Palatino Linotype"/>
          <w:bCs/>
        </w:rPr>
      </w:pPr>
    </w:p>
    <w:p w:rsidR="00321324" w:rsidRPr="00AE0559" w:rsidRDefault="00321324" w:rsidP="00321324">
      <w:pPr>
        <w:rPr>
          <w:rFonts w:ascii="Palatino Linotype" w:hAnsi="Palatino Linotype"/>
        </w:rPr>
      </w:pPr>
      <w:r w:rsidRPr="00AE0559">
        <w:rPr>
          <w:rFonts w:ascii="Palatino Linotype" w:hAnsi="Palatino Linotype"/>
          <w:b/>
        </w:rPr>
        <w:t xml:space="preserve">Source: </w:t>
      </w:r>
      <w:r w:rsidRPr="00BD5C86">
        <w:rPr>
          <w:rFonts w:ascii="Palatino Linotype" w:hAnsi="Palatino Linotype"/>
          <w:b/>
        </w:rPr>
        <w:t>SEBI/HO/IMD/DF6/CIR/P/2020/113</w:t>
      </w:r>
      <w:r>
        <w:rPr>
          <w:rFonts w:ascii="Palatino Linotype" w:hAnsi="Palatino Linotype"/>
          <w:b/>
        </w:rPr>
        <w:t xml:space="preserve"> dated</w:t>
      </w:r>
      <w:r w:rsidRPr="00AE0559">
        <w:rPr>
          <w:rFonts w:ascii="Palatino Linotype" w:hAnsi="Palatino Linotype"/>
          <w:b/>
        </w:rPr>
        <w:t xml:space="preserve"> </w:t>
      </w:r>
      <w:r>
        <w:rPr>
          <w:rFonts w:ascii="Palatino Linotype" w:hAnsi="Palatino Linotype"/>
          <w:b/>
        </w:rPr>
        <w:t>June 30</w:t>
      </w:r>
      <w:r w:rsidRPr="00AE0559">
        <w:rPr>
          <w:rFonts w:ascii="Palatino Linotype" w:hAnsi="Palatino Linotype"/>
          <w:b/>
        </w:rPr>
        <w:t>, 2020</w:t>
      </w:r>
    </w:p>
    <w:p w:rsidR="00321324" w:rsidRPr="00E71481" w:rsidRDefault="00321324" w:rsidP="00321324">
      <w:pPr>
        <w:spacing w:after="120"/>
        <w:rPr>
          <w:rFonts w:ascii="Garamond" w:hAnsi="Garamond" w:cs="Arial"/>
          <w:i/>
          <w:szCs w:val="32"/>
        </w:rPr>
      </w:pPr>
    </w:p>
    <w:p w:rsidR="00321324" w:rsidRPr="00E71481" w:rsidRDefault="00321324" w:rsidP="00321324">
      <w:pPr>
        <w:spacing w:after="120"/>
        <w:rPr>
          <w:rFonts w:ascii="Garamond" w:hAnsi="Garamond" w:cs="Arial"/>
          <w:i/>
          <w:szCs w:val="32"/>
        </w:rPr>
      </w:pPr>
      <w:r w:rsidRPr="00E71481">
        <w:rPr>
          <w:rFonts w:ascii="Garamond" w:hAnsi="Garamond" w:cs="Arial"/>
          <w:i/>
          <w:szCs w:val="32"/>
        </w:rPr>
        <w:t>Disclaimer: The summary has been prepared for the convenience of readers. In case of any ambiguity, please refer to the original circular.</w:t>
      </w:r>
    </w:p>
    <w:p w:rsidR="00321324" w:rsidRPr="00E71481" w:rsidRDefault="00321324" w:rsidP="00321324">
      <w:pPr>
        <w:spacing w:after="120"/>
        <w:rPr>
          <w:rFonts w:ascii="Garamond" w:hAnsi="Garamond" w:cs="Arial"/>
          <w:i/>
          <w:szCs w:val="32"/>
        </w:rPr>
      </w:pPr>
    </w:p>
    <w:p w:rsidR="00321324" w:rsidRPr="00E71481" w:rsidRDefault="00321324" w:rsidP="00321324">
      <w:pPr>
        <w:rPr>
          <w:rFonts w:ascii="Palatino Linotype" w:hAnsi="Palatino Linotype"/>
          <w:b/>
          <w:sz w:val="40"/>
          <w:szCs w:val="40"/>
        </w:rPr>
      </w:pPr>
      <w:r w:rsidRPr="00E71481">
        <w:rPr>
          <w:rFonts w:ascii="Palatino Linotype" w:hAnsi="Palatino Linotype"/>
          <w:b/>
          <w:sz w:val="40"/>
          <w:szCs w:val="40"/>
        </w:rPr>
        <w:br w:type="page"/>
      </w:r>
    </w:p>
    <w:p w:rsidR="00321324" w:rsidRPr="00E71481" w:rsidRDefault="00321324" w:rsidP="00321324">
      <w:pPr>
        <w:tabs>
          <w:tab w:val="left" w:pos="8160"/>
        </w:tabs>
        <w:jc w:val="center"/>
        <w:rPr>
          <w:rFonts w:ascii="Palatino Linotype" w:hAnsi="Palatino Linotype"/>
          <w:b/>
          <w:sz w:val="40"/>
          <w:szCs w:val="40"/>
        </w:rPr>
      </w:pPr>
      <w:r w:rsidRPr="00E71481">
        <w:rPr>
          <w:rFonts w:ascii="Palatino Linotype" w:hAnsi="Palatino Linotype"/>
          <w:b/>
          <w:sz w:val="40"/>
          <w:szCs w:val="40"/>
        </w:rPr>
        <w:lastRenderedPageBreak/>
        <w:t>REGULATORY ACTION TAKEN BY SEBI</w:t>
      </w:r>
    </w:p>
    <w:p w:rsidR="00321324" w:rsidRPr="00E71481" w:rsidRDefault="00321324" w:rsidP="00321324">
      <w:pPr>
        <w:rPr>
          <w:rFonts w:ascii="Palatino Linotype" w:hAnsi="Palatino Linotype"/>
          <w:b/>
          <w:sz w:val="40"/>
          <w:szCs w:val="40"/>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05, 2020, the </w:t>
      </w:r>
      <w:r>
        <w:rPr>
          <w:rFonts w:ascii="Palatino Linotype" w:eastAsia="Calibri" w:hAnsi="Palatino Linotype"/>
          <w:lang w:val="en-US"/>
        </w:rPr>
        <w:t>c</w:t>
      </w:r>
      <w:r w:rsidRPr="00EF13E6">
        <w:rPr>
          <w:rFonts w:ascii="Palatino Linotype" w:eastAsia="Calibri" w:hAnsi="Palatino Linotype"/>
          <w:lang w:val="en-US"/>
        </w:rPr>
        <w:t xml:space="preserve">ertificate of </w:t>
      </w:r>
      <w:r>
        <w:rPr>
          <w:rFonts w:ascii="Palatino Linotype" w:eastAsia="Calibri" w:hAnsi="Palatino Linotype"/>
          <w:lang w:val="en-US"/>
        </w:rPr>
        <w:t>r</w:t>
      </w:r>
      <w:r w:rsidRPr="00EF13E6">
        <w:rPr>
          <w:rFonts w:ascii="Palatino Linotype" w:eastAsia="Calibri" w:hAnsi="Palatino Linotype"/>
          <w:lang w:val="en-US"/>
        </w:rPr>
        <w:t>egistration of Mr. Narendra Singh Tanwar</w:t>
      </w:r>
      <w:r>
        <w:rPr>
          <w:rFonts w:ascii="Palatino Linotype" w:eastAsia="Calibri" w:hAnsi="Palatino Linotype"/>
          <w:lang w:val="en-US"/>
        </w:rPr>
        <w:t xml:space="preserve"> was cancelled</w:t>
      </w:r>
      <w:r w:rsidRPr="00EF13E6">
        <w:rPr>
          <w:rFonts w:ascii="Palatino Linotype" w:eastAsia="Calibri" w:hAnsi="Palatino Linotype"/>
          <w:lang w:val="en-US"/>
        </w:rPr>
        <w:t xml:space="preserve"> as investment Adviser as it was found that the documents submitted by him for obtaining registration are not genuine, resulting in violation of Regulation 6(b) read with Regulation 7(1) (b) of SEBI (Investment Advisors) Regulations, 2013. </w:t>
      </w:r>
      <w:r>
        <w:rPr>
          <w:rFonts w:ascii="Palatino Linotype" w:eastAsia="Calibri" w:hAnsi="Palatino Linotype"/>
          <w:lang w:val="en-US"/>
        </w:rPr>
        <w:t xml:space="preserve"> Further, he was </w:t>
      </w:r>
      <w:r w:rsidRPr="00EF13E6">
        <w:rPr>
          <w:rFonts w:ascii="Palatino Linotype" w:eastAsia="Calibri" w:hAnsi="Palatino Linotype"/>
          <w:lang w:val="en-US"/>
        </w:rPr>
        <w:t xml:space="preserve">debarred  from accessing the securities market and prohibited from buying, selling or otherwise dealing in securities, directly or indirectly, or being associated with securities market in any manner, for a period of </w:t>
      </w:r>
      <w:r>
        <w:rPr>
          <w:rFonts w:ascii="Palatino Linotype" w:eastAsia="Calibri" w:hAnsi="Palatino Linotype"/>
          <w:lang w:val="en-US"/>
        </w:rPr>
        <w:t>two</w:t>
      </w:r>
      <w:r w:rsidRPr="00EF13E6">
        <w:rPr>
          <w:rFonts w:ascii="Palatino Linotype" w:eastAsia="Calibri" w:hAnsi="Palatino Linotype"/>
          <w:lang w:val="en-US"/>
        </w:rPr>
        <w:t xml:space="preserve"> years. During the period of restraint, the existing holding of securities including the holding </w:t>
      </w:r>
      <w:r>
        <w:rPr>
          <w:rFonts w:ascii="Palatino Linotype" w:eastAsia="Calibri" w:hAnsi="Palatino Linotype"/>
          <w:lang w:val="en-US"/>
        </w:rPr>
        <w:t xml:space="preserve">of units of mutual funds of Mr. </w:t>
      </w:r>
      <w:r w:rsidRPr="00EF13E6">
        <w:rPr>
          <w:rFonts w:ascii="Palatino Linotype" w:eastAsia="Calibri" w:hAnsi="Palatino Linotype"/>
          <w:lang w:val="en-US"/>
        </w:rPr>
        <w:t xml:space="preserve">Narendra Singh Tanwar should remain frozen, in the matter of </w:t>
      </w:r>
      <w:r>
        <w:rPr>
          <w:rFonts w:ascii="Palatino Linotype" w:eastAsia="Calibri" w:hAnsi="Palatino Linotype"/>
          <w:lang w:val="en-US"/>
        </w:rPr>
        <w:t xml:space="preserve">M/s. </w:t>
      </w:r>
      <w:r w:rsidRPr="00EF13E6">
        <w:rPr>
          <w:rFonts w:ascii="Palatino Linotype" w:eastAsia="Calibri" w:hAnsi="Palatino Linotype"/>
          <w:lang w:val="en-US"/>
        </w:rPr>
        <w:t>Capital True Financial Services.</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05, 2020, </w:t>
      </w:r>
      <w:r>
        <w:rPr>
          <w:rFonts w:ascii="Palatino Linotype" w:eastAsia="Calibri" w:hAnsi="Palatino Linotype"/>
          <w:lang w:val="en-US"/>
        </w:rPr>
        <w:t xml:space="preserve">Ms. </w:t>
      </w:r>
      <w:r w:rsidRPr="00EF13E6">
        <w:rPr>
          <w:rFonts w:ascii="Palatino Linotype" w:eastAsia="Calibri" w:hAnsi="Palatino Linotype"/>
          <w:lang w:val="en-US"/>
        </w:rPr>
        <w:t>Prem Lata Nahar and 17 others</w:t>
      </w:r>
      <w:r>
        <w:rPr>
          <w:rFonts w:ascii="Palatino Linotype" w:eastAsia="Calibri" w:hAnsi="Palatino Linotype"/>
          <w:lang w:val="en-US"/>
        </w:rPr>
        <w:t xml:space="preserve"> were debarred </w:t>
      </w:r>
      <w:r w:rsidRPr="00EF13E6">
        <w:rPr>
          <w:rFonts w:ascii="Palatino Linotype" w:eastAsia="Calibri" w:hAnsi="Palatino Linotype"/>
          <w:lang w:val="en-US"/>
        </w:rPr>
        <w:t xml:space="preserve"> for a period of </w:t>
      </w:r>
      <w:r>
        <w:rPr>
          <w:rFonts w:ascii="Palatino Linotype" w:eastAsia="Calibri" w:hAnsi="Palatino Linotype"/>
          <w:lang w:val="en-US"/>
        </w:rPr>
        <w:t>three</w:t>
      </w:r>
      <w:r w:rsidRPr="00EF13E6">
        <w:rPr>
          <w:rFonts w:ascii="Palatino Linotype" w:eastAsia="Calibri" w:hAnsi="Palatino Linotype"/>
          <w:lang w:val="en-US"/>
        </w:rPr>
        <w:t xml:space="preserve"> years from accessing the securities market and further prohibited from buying, selling or otherwise dealing in securities, directly or indirectly, or being associated with the securities market in any manner for violating Regulation 3 (a), (b), (c), and (d) and Regulation 4(1) of the </w:t>
      </w:r>
      <w:r>
        <w:rPr>
          <w:rFonts w:ascii="Palatino Linotype" w:eastAsia="Calibri" w:hAnsi="Palatino Linotype"/>
          <w:lang w:val="en-US"/>
        </w:rPr>
        <w:t>SEBI (</w:t>
      </w:r>
      <w:r w:rsidRPr="00EF13E6">
        <w:rPr>
          <w:rFonts w:ascii="Palatino Linotype" w:eastAsia="Calibri" w:hAnsi="Palatino Linotype"/>
          <w:lang w:val="en-US"/>
        </w:rPr>
        <w:t>P</w:t>
      </w:r>
      <w:r>
        <w:rPr>
          <w:rFonts w:ascii="Palatino Linotype" w:eastAsia="Calibri" w:hAnsi="Palatino Linotype"/>
          <w:lang w:val="en-US"/>
        </w:rPr>
        <w:t xml:space="preserve">rohibition of </w:t>
      </w:r>
      <w:r w:rsidRPr="00EF13E6">
        <w:rPr>
          <w:rFonts w:ascii="Palatino Linotype" w:eastAsia="Calibri" w:hAnsi="Palatino Linotype"/>
          <w:lang w:val="en-US"/>
        </w:rPr>
        <w:t>F</w:t>
      </w:r>
      <w:r>
        <w:rPr>
          <w:rFonts w:ascii="Palatino Linotype" w:eastAsia="Calibri" w:hAnsi="Palatino Linotype"/>
          <w:lang w:val="en-US"/>
        </w:rPr>
        <w:t xml:space="preserve">raudulent and </w:t>
      </w:r>
      <w:r w:rsidRPr="00EF13E6">
        <w:rPr>
          <w:rFonts w:ascii="Palatino Linotype" w:eastAsia="Calibri" w:hAnsi="Palatino Linotype"/>
          <w:lang w:val="en-US"/>
        </w:rPr>
        <w:t>U</w:t>
      </w:r>
      <w:r>
        <w:rPr>
          <w:rFonts w:ascii="Palatino Linotype" w:eastAsia="Calibri" w:hAnsi="Palatino Linotype"/>
          <w:lang w:val="en-US"/>
        </w:rPr>
        <w:t xml:space="preserve">nfair </w:t>
      </w:r>
      <w:r w:rsidRPr="00EF13E6">
        <w:rPr>
          <w:rFonts w:ascii="Palatino Linotype" w:eastAsia="Calibri" w:hAnsi="Palatino Linotype"/>
          <w:lang w:val="en-US"/>
        </w:rPr>
        <w:t>T</w:t>
      </w:r>
      <w:r>
        <w:rPr>
          <w:rFonts w:ascii="Palatino Linotype" w:eastAsia="Calibri" w:hAnsi="Palatino Linotype"/>
          <w:lang w:val="en-US"/>
        </w:rPr>
        <w:t xml:space="preserve">rade </w:t>
      </w:r>
      <w:r w:rsidRPr="00EF13E6">
        <w:rPr>
          <w:rFonts w:ascii="Palatino Linotype" w:eastAsia="Calibri" w:hAnsi="Palatino Linotype"/>
          <w:lang w:val="en-US"/>
        </w:rPr>
        <w:t>P</w:t>
      </w:r>
      <w:r>
        <w:rPr>
          <w:rFonts w:ascii="Palatino Linotype" w:eastAsia="Calibri" w:hAnsi="Palatino Linotype"/>
          <w:lang w:val="en-US"/>
        </w:rPr>
        <w:t>ractices)</w:t>
      </w:r>
      <w:r w:rsidRPr="00EF13E6">
        <w:rPr>
          <w:rFonts w:ascii="Palatino Linotype" w:eastAsia="Calibri" w:hAnsi="Palatino Linotype"/>
          <w:lang w:val="en-US"/>
        </w:rPr>
        <w:t xml:space="preserve"> Regulations, in the matter of </w:t>
      </w:r>
      <w:r>
        <w:rPr>
          <w:rFonts w:ascii="Palatino Linotype" w:eastAsia="Calibri" w:hAnsi="Palatino Linotype"/>
          <w:lang w:val="en-US"/>
        </w:rPr>
        <w:t xml:space="preserve">M/s. </w:t>
      </w:r>
      <w:r w:rsidRPr="00EF13E6">
        <w:rPr>
          <w:rFonts w:ascii="Palatino Linotype" w:eastAsia="Calibri" w:hAnsi="Palatino Linotype"/>
          <w:lang w:val="en-US"/>
        </w:rPr>
        <w:t>Greencrest Financial Services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05, 2020, exemption </w:t>
      </w:r>
      <w:r>
        <w:rPr>
          <w:rFonts w:ascii="Palatino Linotype" w:eastAsia="Calibri" w:hAnsi="Palatino Linotype"/>
          <w:lang w:val="en-US"/>
        </w:rPr>
        <w:t xml:space="preserve">was granted </w:t>
      </w:r>
      <w:r w:rsidRPr="00EF13E6">
        <w:rPr>
          <w:rFonts w:ascii="Palatino Linotype" w:eastAsia="Calibri" w:hAnsi="Palatino Linotype"/>
          <w:lang w:val="en-US"/>
        </w:rPr>
        <w:t xml:space="preserve">to the </w:t>
      </w:r>
      <w:r>
        <w:rPr>
          <w:rFonts w:ascii="Palatino Linotype" w:eastAsia="Calibri" w:hAnsi="Palatino Linotype"/>
          <w:lang w:val="en-US"/>
        </w:rPr>
        <w:t>p</w:t>
      </w:r>
      <w:r w:rsidRPr="00EF13E6">
        <w:rPr>
          <w:rFonts w:ascii="Palatino Linotype" w:eastAsia="Calibri" w:hAnsi="Palatino Linotype"/>
          <w:lang w:val="en-US"/>
        </w:rPr>
        <w:t xml:space="preserve">roposed </w:t>
      </w:r>
      <w:r>
        <w:rPr>
          <w:rFonts w:ascii="Palatino Linotype" w:eastAsia="Calibri" w:hAnsi="Palatino Linotype"/>
          <w:lang w:val="en-US"/>
        </w:rPr>
        <w:t>a</w:t>
      </w:r>
      <w:r w:rsidRPr="00EF13E6">
        <w:rPr>
          <w:rFonts w:ascii="Palatino Linotype" w:eastAsia="Calibri" w:hAnsi="Palatino Linotype"/>
          <w:lang w:val="en-US"/>
        </w:rPr>
        <w:t xml:space="preserve">cquirers (Premchand Goyal Trust and Others) from complying with the requirements of Regulations 3(2) of the Takeover Regulations with respect to the proposed acquisitions in the Target Company, viz. Crimson Metal Engineering Company Limited, by way of proposed transactions as mentioned in the </w:t>
      </w:r>
      <w:r>
        <w:rPr>
          <w:rFonts w:ascii="Palatino Linotype" w:eastAsia="Calibri" w:hAnsi="Palatino Linotype"/>
          <w:lang w:val="en-US"/>
        </w:rPr>
        <w:t>a</w:t>
      </w:r>
      <w:r w:rsidRPr="00EF13E6">
        <w:rPr>
          <w:rFonts w:ascii="Palatino Linotype" w:eastAsia="Calibri" w:hAnsi="Palatino Linotype"/>
          <w:lang w:val="en-US"/>
        </w:rPr>
        <w:t xml:space="preserve">pplication. </w:t>
      </w:r>
      <w:r>
        <w:rPr>
          <w:rFonts w:ascii="Palatino Linotype" w:eastAsia="Calibri" w:hAnsi="Palatino Linotype"/>
          <w:lang w:val="en-US"/>
        </w:rPr>
        <w:t xml:space="preserve"> </w:t>
      </w:r>
      <w:r w:rsidRPr="00EF13E6">
        <w:rPr>
          <w:rFonts w:ascii="Palatino Linotype" w:eastAsia="Calibri" w:hAnsi="Palatino Linotype"/>
          <w:lang w:val="en-US"/>
        </w:rPr>
        <w:t xml:space="preserve">The exemption so granted is subject to the condition that the proposed acquisition shall be in accordance with the relevant provisions of the Companies Act, 2013 and other applicable laws and certain other conditions. </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05, 2020, Lyka </w:t>
      </w:r>
      <w:r>
        <w:rPr>
          <w:rFonts w:ascii="Palatino Linotype" w:eastAsia="Calibri" w:hAnsi="Palatino Linotype"/>
          <w:lang w:val="en-US"/>
        </w:rPr>
        <w:t>L</w:t>
      </w:r>
      <w:r w:rsidRPr="00EF13E6">
        <w:rPr>
          <w:rFonts w:ascii="Palatino Linotype" w:eastAsia="Calibri" w:hAnsi="Palatino Linotype"/>
          <w:lang w:val="en-US"/>
        </w:rPr>
        <w:t>abs Ltd.</w:t>
      </w:r>
      <w:r>
        <w:rPr>
          <w:rFonts w:ascii="Palatino Linotype" w:eastAsia="Calibri" w:hAnsi="Palatino Linotype"/>
          <w:lang w:val="en-US"/>
        </w:rPr>
        <w:t xml:space="preserve"> was restrained </w:t>
      </w:r>
      <w:r w:rsidRPr="00EF13E6">
        <w:rPr>
          <w:rFonts w:ascii="Palatino Linotype" w:eastAsia="Calibri" w:hAnsi="Palatino Linotype"/>
          <w:lang w:val="en-US"/>
        </w:rPr>
        <w:t xml:space="preserve">from accessing the </w:t>
      </w:r>
      <w:r>
        <w:rPr>
          <w:rFonts w:ascii="Palatino Linotype" w:eastAsia="Calibri" w:hAnsi="Palatino Linotype"/>
          <w:lang w:val="en-US"/>
        </w:rPr>
        <w:t>s</w:t>
      </w:r>
      <w:r w:rsidRPr="00EF13E6">
        <w:rPr>
          <w:rFonts w:ascii="Palatino Linotype" w:eastAsia="Calibri" w:hAnsi="Palatino Linotype"/>
          <w:lang w:val="en-US"/>
        </w:rPr>
        <w:t xml:space="preserve">ecurities </w:t>
      </w:r>
      <w:r>
        <w:rPr>
          <w:rFonts w:ascii="Palatino Linotype" w:eastAsia="Calibri" w:hAnsi="Palatino Linotype"/>
          <w:lang w:val="en-US"/>
        </w:rPr>
        <w:t>m</w:t>
      </w:r>
      <w:r w:rsidRPr="00EF13E6">
        <w:rPr>
          <w:rFonts w:ascii="Palatino Linotype" w:eastAsia="Calibri" w:hAnsi="Palatino Linotype"/>
          <w:lang w:val="en-US"/>
        </w:rPr>
        <w:t xml:space="preserve">arket including by issuing prospectus, offer document or advertisement soliciting money from the public and is further prohibited from buying, selling or otherwise dealing in securities, directly or indirectly in any manner, for a period of three years from the date of this order. It was further clarified that during the period of restraint, the existing holding of securities of the </w:t>
      </w:r>
      <w:r>
        <w:rPr>
          <w:rFonts w:ascii="Palatino Linotype" w:eastAsia="Calibri" w:hAnsi="Palatino Linotype"/>
          <w:lang w:val="en-US"/>
        </w:rPr>
        <w:t>n</w:t>
      </w:r>
      <w:r w:rsidRPr="00EF13E6">
        <w:rPr>
          <w:rFonts w:ascii="Palatino Linotype" w:eastAsia="Calibri" w:hAnsi="Palatino Linotype"/>
          <w:lang w:val="en-US"/>
        </w:rPr>
        <w:t>oticee including units of mutual funds, shall remain frozen.</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sidRPr="00FB6D7A">
        <w:rPr>
          <w:rFonts w:ascii="Palatino Linotype" w:eastAsia="Calibri" w:hAnsi="Palatino Linotype"/>
          <w:lang w:val="en-US"/>
        </w:rPr>
        <w:lastRenderedPageBreak/>
        <w:t>Vide order dated June 05, 2020, directions were issued to Dairyland Plantations (India) Limited (the Company) to issue advertisement in the newspaper, within a month from the date of issue of this order, under the heading of ‘Green Gold Bonds Scheme’, inviting complaints/claims from any investor in respect of the said scheme from contributors/investors that are still outstanding. It was further directed the company to wind up its existing collective investment scheme and refund the money collected by the company under the scheme to the contributors/investors which are due to them strictly as per the terms of offer of the scheme. Dairyland Plantations (India) Limited and other noticees were further restrained from accessing the securities Market including by issuing prospectus, offer document or advertisement soliciting money from the public and were further prohibited from buying, selling or otherwise dealing in securities, directly or indirectly in any manner, for a period of one year with effect from the date of filing of Winding  up  and Repayment</w:t>
      </w:r>
      <w:r w:rsidRPr="00025639">
        <w:rPr>
          <w:rFonts w:ascii="Palatino Linotype" w:eastAsia="Calibri" w:hAnsi="Palatino Linotype"/>
          <w:lang w:val="en-US"/>
        </w:rPr>
        <w:t xml:space="preserve"> Report</w:t>
      </w:r>
      <w:r>
        <w:rPr>
          <w:rFonts w:ascii="Palatino Linotype" w:eastAsia="Calibri" w:hAnsi="Palatino Linotype"/>
          <w:lang w:val="en-US"/>
        </w:rPr>
        <w:t xml:space="preserve"> </w:t>
      </w:r>
      <w:r w:rsidRPr="00025639">
        <w:rPr>
          <w:rFonts w:ascii="Palatino Linotype" w:eastAsia="Calibri" w:hAnsi="Palatino Linotype"/>
          <w:lang w:val="en-US"/>
        </w:rPr>
        <w:t>(WRR)</w:t>
      </w:r>
      <w:r w:rsidRPr="00EF13E6">
        <w:rPr>
          <w:rFonts w:ascii="Palatino Linotype" w:eastAsia="Calibri" w:hAnsi="Palatino Linotype"/>
          <w:lang w:val="en-US"/>
        </w:rPr>
        <w:t xml:space="preserve"> to SEBI, in the matter of </w:t>
      </w:r>
      <w:r w:rsidRPr="00FB6D7A">
        <w:rPr>
          <w:rFonts w:ascii="Palatino Linotype" w:eastAsia="Calibri" w:hAnsi="Palatino Linotype"/>
          <w:lang w:val="en-US"/>
        </w:rPr>
        <w:t>Dairyland Plantations</w:t>
      </w:r>
      <w:r w:rsidRPr="00EF13E6">
        <w:rPr>
          <w:rFonts w:ascii="Palatino Linotype" w:eastAsia="Calibri" w:hAnsi="Palatino Linotype"/>
          <w:lang w:val="en-US"/>
        </w:rPr>
        <w:t xml:space="preserve"> (India)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05, 2020, AstraZeneca Pharmaceuticals AB Sweden (the company) and other Noticees </w:t>
      </w:r>
      <w:r>
        <w:rPr>
          <w:rFonts w:ascii="Palatino Linotype" w:eastAsia="Calibri" w:hAnsi="Palatino Linotype"/>
          <w:lang w:val="en-US"/>
        </w:rPr>
        <w:t>were strongly censured for</w:t>
      </w:r>
      <w:r w:rsidRPr="00EF13E6">
        <w:rPr>
          <w:rFonts w:ascii="Palatino Linotype" w:eastAsia="Calibri" w:hAnsi="Palatino Linotype"/>
          <w:lang w:val="en-US"/>
        </w:rPr>
        <w:t xml:space="preserve"> displaying gross professional misconduct and fraudulent trade practice in trying to arrive at a private arrangement amongst them so as to help the </w:t>
      </w:r>
      <w:r>
        <w:rPr>
          <w:rFonts w:ascii="Palatino Linotype" w:eastAsia="Calibri" w:hAnsi="Palatino Linotype"/>
          <w:lang w:val="en-US"/>
        </w:rPr>
        <w:t>c</w:t>
      </w:r>
      <w:r w:rsidRPr="00EF13E6">
        <w:rPr>
          <w:rFonts w:ascii="Palatino Linotype" w:eastAsia="Calibri" w:hAnsi="Palatino Linotype"/>
          <w:lang w:val="en-US"/>
        </w:rPr>
        <w:t xml:space="preserve">ompany (AstraZeneca Pharma India Limited) sail through the delisting procedure in a manner that was intended to dilute the Reverse Book Building procedure for discovery of the delisting price of the scrip as per stipulations in the SEBI (Delisting of Equity Shares) Regulations, 2009 thereby jeopardising the interests of the retail public shareholders and investors of the company at large. </w:t>
      </w:r>
      <w:r>
        <w:rPr>
          <w:rFonts w:ascii="Palatino Linotype" w:eastAsia="Calibri" w:hAnsi="Palatino Linotype"/>
          <w:lang w:val="en-US"/>
        </w:rPr>
        <w:t xml:space="preserve">The noticees were cautioned and directed </w:t>
      </w:r>
      <w:r w:rsidRPr="00EF13E6">
        <w:rPr>
          <w:rFonts w:ascii="Palatino Linotype" w:eastAsia="Calibri" w:hAnsi="Palatino Linotype"/>
          <w:lang w:val="en-US"/>
        </w:rPr>
        <w:t xml:space="preserve">to refrain from indulging in such unfair trade practices in future or in any other similar act whatsoever, so as to violate the sanctity of the SCRA, 1956, the SEBI Act, 1992 and the Rules and Regulations made thereunder including the SEBI (Delisting of Equity Shares) Regulations, 2009 both in letter and in spirit. It was further directed that in case a fresh delisting proposal is initiated by the promoter company anytime in future, the same should be initiated only after observing the extant provisions of SEBI Act and the regulations framed there under, in the matter of Astrazeneca Pharma India Ltd. </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ide order dated June 15, 2020, Vaibhav Dhadda and others</w:t>
      </w:r>
      <w:r>
        <w:rPr>
          <w:rFonts w:ascii="Palatino Linotype" w:eastAsia="Calibri" w:hAnsi="Palatino Linotype"/>
          <w:lang w:val="en-US"/>
        </w:rPr>
        <w:t xml:space="preserve"> were restrained </w:t>
      </w:r>
      <w:r w:rsidRPr="00EF13E6">
        <w:rPr>
          <w:rFonts w:ascii="Palatino Linotype" w:eastAsia="Calibri" w:hAnsi="Palatino Linotype"/>
          <w:lang w:val="en-US"/>
        </w:rPr>
        <w:t>from buying, selling or dealing in the securities market or associating themselves with securities market, either directly or indirectly, to cease and desist from undertaking any activity in the securities market, directly or indirectly, in any manner whatsoever till</w:t>
      </w:r>
      <w:r>
        <w:rPr>
          <w:rFonts w:ascii="Palatino Linotype" w:eastAsia="Calibri" w:hAnsi="Palatino Linotype"/>
          <w:lang w:val="en-US"/>
        </w:rPr>
        <w:t xml:space="preserve"> further directions, i</w:t>
      </w:r>
      <w:r w:rsidRPr="00EF13E6">
        <w:rPr>
          <w:rFonts w:ascii="Palatino Linotype" w:eastAsia="Calibri" w:hAnsi="Palatino Linotype"/>
          <w:lang w:val="en-US"/>
        </w:rPr>
        <w:t>n the matter of front running in the case of various funds of Fidelity Group.</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lastRenderedPageBreak/>
        <w:t>V</w:t>
      </w:r>
      <w:r w:rsidRPr="00EF13E6">
        <w:rPr>
          <w:rFonts w:ascii="Palatino Linotype" w:eastAsia="Calibri" w:hAnsi="Palatino Linotype"/>
          <w:lang w:val="en-US"/>
        </w:rPr>
        <w:t xml:space="preserve">ide order dated June 15, 2020, Udayant  Malhoutra </w:t>
      </w:r>
      <w:r>
        <w:rPr>
          <w:rFonts w:ascii="Palatino Linotype" w:eastAsia="Calibri" w:hAnsi="Palatino Linotype"/>
          <w:lang w:val="en-US"/>
        </w:rPr>
        <w:t xml:space="preserve">was directed </w:t>
      </w:r>
      <w:r w:rsidRPr="00EF13E6">
        <w:rPr>
          <w:rFonts w:ascii="Palatino Linotype" w:eastAsia="Calibri" w:hAnsi="Palatino Linotype"/>
          <w:lang w:val="en-US"/>
        </w:rPr>
        <w:t xml:space="preserve">to credit a sum of </w:t>
      </w:r>
      <w:r w:rsidR="00FB6D7A">
        <w:rPr>
          <w:rFonts w:ascii="Palatino Linotype" w:eastAsia="Calibri" w:hAnsi="Palatino Linotype"/>
          <w:lang w:val="en-US"/>
        </w:rPr>
        <w:t xml:space="preserve">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3,83,16,230.73, being the notional loss avoided on account of trades carried  out  during  the  UPSI  Period, to  an Escrow Account in a nationalized </w:t>
      </w:r>
      <w:r>
        <w:rPr>
          <w:rFonts w:ascii="Palatino Linotype" w:eastAsia="Calibri" w:hAnsi="Palatino Linotype"/>
          <w:lang w:val="en-US"/>
        </w:rPr>
        <w:t>b</w:t>
      </w:r>
      <w:r w:rsidRPr="00EF13E6">
        <w:rPr>
          <w:rFonts w:ascii="Palatino Linotype" w:eastAsia="Calibri" w:hAnsi="Palatino Linotype"/>
          <w:lang w:val="en-US"/>
        </w:rPr>
        <w:t xml:space="preserve">ank, by marking a lien over it, in the matter of Dynamatic Technologies Ltd. Banks are not allowed to transfer the amounts available in the bank accounts of Udayant Malhoutra other than to the  said  Escrow Account until  the amounts as stated above are transferred to the  Escrow Account. Depositories are directed that no debit should be made without the permission of SEBI, in respect of the demat accounts held by the aforesaid person. Further, Udayant Malhotra is directed not to dispose of or alienate any of his assets/properties/securities. </w:t>
      </w:r>
      <w:r>
        <w:rPr>
          <w:rFonts w:ascii="Palatino Linotype" w:eastAsia="Calibri" w:hAnsi="Palatino Linotype"/>
          <w:lang w:val="en-US"/>
        </w:rPr>
        <w:t xml:space="preserve"> </w:t>
      </w:r>
      <w:r w:rsidRPr="00EF13E6">
        <w:rPr>
          <w:rFonts w:ascii="Palatino Linotype" w:eastAsia="Calibri" w:hAnsi="Palatino Linotype"/>
          <w:lang w:val="en-US"/>
        </w:rPr>
        <w:t xml:space="preserve">Prima facie, it appears that Udayant Malhoutra has violated Section 12A(d) and (e) of the SEBI Act and Regulation 4(1) r/w 4(2) of </w:t>
      </w:r>
      <w:r>
        <w:rPr>
          <w:rFonts w:ascii="Palatino Linotype" w:eastAsia="Calibri" w:hAnsi="Palatino Linotype"/>
          <w:lang w:val="en-US"/>
        </w:rPr>
        <w:t>SEBI (</w:t>
      </w:r>
      <w:r w:rsidRPr="00EF13E6">
        <w:rPr>
          <w:rFonts w:ascii="Palatino Linotype" w:eastAsia="Calibri" w:hAnsi="Palatino Linotype"/>
          <w:lang w:val="en-US"/>
        </w:rPr>
        <w:t>P</w:t>
      </w:r>
      <w:r>
        <w:rPr>
          <w:rFonts w:ascii="Palatino Linotype" w:eastAsia="Calibri" w:hAnsi="Palatino Linotype"/>
          <w:lang w:val="en-US"/>
        </w:rPr>
        <w:t xml:space="preserve">rohibition of </w:t>
      </w:r>
      <w:r w:rsidRPr="00EF13E6">
        <w:rPr>
          <w:rFonts w:ascii="Palatino Linotype" w:eastAsia="Calibri" w:hAnsi="Palatino Linotype"/>
          <w:lang w:val="en-US"/>
        </w:rPr>
        <w:t>I</w:t>
      </w:r>
      <w:r>
        <w:rPr>
          <w:rFonts w:ascii="Palatino Linotype" w:eastAsia="Calibri" w:hAnsi="Palatino Linotype"/>
          <w:lang w:val="en-US"/>
        </w:rPr>
        <w:t xml:space="preserve">nsider </w:t>
      </w:r>
      <w:r w:rsidRPr="00EF13E6">
        <w:rPr>
          <w:rFonts w:ascii="Palatino Linotype" w:eastAsia="Calibri" w:hAnsi="Palatino Linotype"/>
          <w:lang w:val="en-US"/>
        </w:rPr>
        <w:t>T</w:t>
      </w:r>
      <w:r>
        <w:rPr>
          <w:rFonts w:ascii="Palatino Linotype" w:eastAsia="Calibri" w:hAnsi="Palatino Linotype"/>
          <w:lang w:val="en-US"/>
        </w:rPr>
        <w:t>rading)</w:t>
      </w:r>
      <w:r w:rsidRPr="00EF13E6">
        <w:rPr>
          <w:rFonts w:ascii="Palatino Linotype" w:eastAsia="Calibri" w:hAnsi="Palatino Linotype"/>
          <w:lang w:val="en-US"/>
        </w:rPr>
        <w:t xml:space="preserve"> Regulations as well as Clause 6 of the Schedule B r/w Regulation 9(1) of the PIT Regulations.</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23, 2020, Amol Anand Konkane </w:t>
      </w:r>
      <w:r>
        <w:rPr>
          <w:rFonts w:ascii="Palatino Linotype" w:eastAsia="Calibri" w:hAnsi="Palatino Linotype"/>
          <w:lang w:val="en-US"/>
        </w:rPr>
        <w:t xml:space="preserve">was </w:t>
      </w:r>
      <w:r w:rsidRPr="00EF13E6">
        <w:rPr>
          <w:rFonts w:ascii="Palatino Linotype" w:eastAsia="Calibri" w:hAnsi="Palatino Linotype"/>
          <w:lang w:val="en-US"/>
        </w:rPr>
        <w:t xml:space="preserve">restrained from accessing the securities market and further prohibited from buying, selling or otherwise dealing in securities in any manner whatsoever, either directly or indirectly, for a period of 12 years and </w:t>
      </w:r>
      <w:r>
        <w:rPr>
          <w:rFonts w:ascii="Palatino Linotype" w:eastAsia="Calibri" w:hAnsi="Palatino Linotype"/>
          <w:lang w:val="en-US"/>
        </w:rPr>
        <w:t xml:space="preserve">also </w:t>
      </w:r>
      <w:r w:rsidRPr="00EF13E6">
        <w:rPr>
          <w:rFonts w:ascii="Palatino Linotype" w:eastAsia="Calibri" w:hAnsi="Palatino Linotype"/>
          <w:lang w:val="en-US"/>
        </w:rPr>
        <w:t>restrained Falguni Jayesh Shah</w:t>
      </w:r>
      <w:r>
        <w:rPr>
          <w:rFonts w:ascii="Palatino Linotype" w:eastAsia="Calibri" w:hAnsi="Palatino Linotype"/>
          <w:lang w:val="en-US"/>
        </w:rPr>
        <w:t xml:space="preserve"> and others for a period of two</w:t>
      </w:r>
      <w:r w:rsidRPr="00EF13E6">
        <w:rPr>
          <w:rFonts w:ascii="Palatino Linotype" w:eastAsia="Calibri" w:hAnsi="Palatino Linotype"/>
          <w:lang w:val="en-US"/>
        </w:rPr>
        <w:t xml:space="preserve"> years from the date of coming into force of th</w:t>
      </w:r>
      <w:r>
        <w:rPr>
          <w:rFonts w:ascii="Palatino Linotype" w:eastAsia="Calibri" w:hAnsi="Palatino Linotype"/>
          <w:lang w:val="en-US"/>
        </w:rPr>
        <w:t>e</w:t>
      </w:r>
      <w:r w:rsidRPr="00EF13E6">
        <w:rPr>
          <w:rFonts w:ascii="Palatino Linotype" w:eastAsia="Calibri" w:hAnsi="Palatino Linotype"/>
          <w:lang w:val="en-US"/>
        </w:rPr>
        <w:t xml:space="preserve"> order, in the matter of Pyramid Saimira Theatre Limited.</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23, 2020, Darshan Desai </w:t>
      </w:r>
      <w:r>
        <w:rPr>
          <w:rFonts w:ascii="Palatino Linotype" w:eastAsia="Calibri" w:hAnsi="Palatino Linotype"/>
          <w:lang w:val="en-US"/>
        </w:rPr>
        <w:t xml:space="preserve">was </w:t>
      </w:r>
      <w:r w:rsidRPr="00EF13E6">
        <w:rPr>
          <w:rFonts w:ascii="Palatino Linotype" w:eastAsia="Calibri" w:hAnsi="Palatino Linotype"/>
          <w:lang w:val="en-US"/>
        </w:rPr>
        <w:t xml:space="preserve">restrained from accessing the securities market and prohibited from buying, selling or otherwise dealing in securities in any manner whatsoever, either directly or indirectly, for a period of 12 years and restrained Amit N. Joshi and others for a period of  </w:t>
      </w:r>
      <w:r>
        <w:rPr>
          <w:rFonts w:ascii="Palatino Linotype" w:eastAsia="Calibri" w:hAnsi="Palatino Linotype"/>
          <w:lang w:val="en-US"/>
        </w:rPr>
        <w:t>t</w:t>
      </w:r>
      <w:r w:rsidRPr="00EF13E6">
        <w:rPr>
          <w:rFonts w:ascii="Palatino Linotype" w:eastAsia="Calibri" w:hAnsi="Palatino Linotype"/>
          <w:lang w:val="en-US"/>
        </w:rPr>
        <w:t>wo years from the date of th</w:t>
      </w:r>
      <w:r>
        <w:rPr>
          <w:rFonts w:ascii="Palatino Linotype" w:eastAsia="Calibri" w:hAnsi="Palatino Linotype"/>
          <w:lang w:val="en-US"/>
        </w:rPr>
        <w:t xml:space="preserve">e </w:t>
      </w:r>
      <w:r w:rsidRPr="00EF13E6">
        <w:rPr>
          <w:rFonts w:ascii="Palatino Linotype" w:eastAsia="Calibri" w:hAnsi="Palatino Linotype"/>
          <w:lang w:val="en-US"/>
        </w:rPr>
        <w:t>order, in the matter of Pyramid Saimira Theatre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23, 2020, Rajesh Unnikrishnan and Dharmesh Shah </w:t>
      </w:r>
      <w:r>
        <w:rPr>
          <w:rFonts w:ascii="Palatino Linotype" w:eastAsia="Calibri" w:hAnsi="Palatino Linotype"/>
          <w:lang w:val="en-US"/>
        </w:rPr>
        <w:t xml:space="preserve">were restrained </w:t>
      </w:r>
      <w:r w:rsidRPr="00EF13E6">
        <w:rPr>
          <w:rFonts w:ascii="Palatino Linotype" w:eastAsia="Calibri" w:hAnsi="Palatino Linotype"/>
          <w:lang w:val="en-US"/>
        </w:rPr>
        <w:t>from accessing the securities market and further prohibited from buying, selling or otherwise dealing in securities in any manner whatsoever, either directly o</w:t>
      </w:r>
      <w:r>
        <w:rPr>
          <w:rFonts w:ascii="Palatino Linotype" w:eastAsia="Calibri" w:hAnsi="Palatino Linotype"/>
          <w:lang w:val="en-US"/>
        </w:rPr>
        <w:t xml:space="preserve">r indirectly, for a period of </w:t>
      </w:r>
      <w:r w:rsidRPr="00EF13E6">
        <w:rPr>
          <w:rFonts w:ascii="Palatino Linotype" w:eastAsia="Calibri" w:hAnsi="Palatino Linotype"/>
          <w:lang w:val="en-US"/>
        </w:rPr>
        <w:t>one year from the date of th</w:t>
      </w:r>
      <w:r>
        <w:rPr>
          <w:rFonts w:ascii="Palatino Linotype" w:eastAsia="Calibri" w:hAnsi="Palatino Linotype"/>
          <w:lang w:val="en-US"/>
        </w:rPr>
        <w:t>e</w:t>
      </w:r>
      <w:r w:rsidRPr="00EF13E6">
        <w:rPr>
          <w:rFonts w:ascii="Palatino Linotype" w:eastAsia="Calibri" w:hAnsi="Palatino Linotype"/>
          <w:lang w:val="en-US"/>
        </w:rPr>
        <w:t xml:space="preserve"> order, in the matter of Pyramid Saimira Theatre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23, 2020, Maheshbhai Himatlal Sheth </w:t>
      </w:r>
      <w:r>
        <w:rPr>
          <w:rFonts w:ascii="Palatino Linotype" w:eastAsia="Calibri" w:hAnsi="Palatino Linotype"/>
          <w:lang w:val="en-US"/>
        </w:rPr>
        <w:t>was restrained for a period of one</w:t>
      </w:r>
      <w:r w:rsidRPr="00EF13E6">
        <w:rPr>
          <w:rFonts w:ascii="Palatino Linotype" w:eastAsia="Calibri" w:hAnsi="Palatino Linotype"/>
          <w:lang w:val="en-US"/>
        </w:rPr>
        <w:t xml:space="preserve"> year and Sharda Pujar</w:t>
      </w:r>
      <w:r>
        <w:rPr>
          <w:rFonts w:ascii="Palatino Linotype" w:eastAsia="Calibri" w:hAnsi="Palatino Linotype"/>
          <w:lang w:val="en-US"/>
        </w:rPr>
        <w:t>a and others for a period of two</w:t>
      </w:r>
      <w:r w:rsidRPr="00EF13E6">
        <w:rPr>
          <w:rFonts w:ascii="Palatino Linotype" w:eastAsia="Calibri" w:hAnsi="Palatino Linotype"/>
          <w:lang w:val="en-US"/>
        </w:rPr>
        <w:t xml:space="preserve"> years from accessing the securities market and further prohibited from buying, selling or otherwise dealing in securities in any manner whatsoever, either directly or indirectly. Further, Maheshbhai Himatlal Sheth is directed to disgorge an amount of </w:t>
      </w:r>
      <w:r w:rsidR="00FB6D7A">
        <w:rPr>
          <w:rFonts w:ascii="Rupee Foradian" w:eastAsia="Calibri" w:hAnsi="Rupee Foradian"/>
          <w:lang w:val="en-US"/>
        </w:rPr>
        <w:t>`</w:t>
      </w:r>
      <w:r w:rsidRPr="00EF13E6">
        <w:rPr>
          <w:rFonts w:ascii="Palatino Linotype" w:eastAsia="Calibri" w:hAnsi="Palatino Linotype"/>
          <w:lang w:val="en-US"/>
        </w:rPr>
        <w:t xml:space="preserve"> 1,84,200/- along with interest calculated at the rate of 12% per annum from December 22, 2008 till the date of actual </w:t>
      </w:r>
      <w:r w:rsidRPr="00EF13E6">
        <w:rPr>
          <w:rFonts w:ascii="Palatino Linotype" w:eastAsia="Calibri" w:hAnsi="Palatino Linotype"/>
          <w:lang w:val="en-US"/>
        </w:rPr>
        <w:lastRenderedPageBreak/>
        <w:t>payment, within a period of 45 (forty five) days from the date of this order, in the matter of Pyramid Saimira Theatre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ide order dated June 26, 2020, Function Financial Consultants Pvt. Ltd</w:t>
      </w:r>
      <w:r>
        <w:rPr>
          <w:rFonts w:ascii="Palatino Linotype" w:eastAsia="Calibri" w:hAnsi="Palatino Linotype"/>
          <w:lang w:val="en-US"/>
        </w:rPr>
        <w:t xml:space="preserve">. </w:t>
      </w:r>
      <w:r w:rsidRPr="00EF13E6">
        <w:rPr>
          <w:rFonts w:ascii="Palatino Linotype" w:eastAsia="Calibri" w:hAnsi="Palatino Linotype"/>
          <w:lang w:val="en-US"/>
        </w:rPr>
        <w:t xml:space="preserve"> and others </w:t>
      </w:r>
      <w:r>
        <w:rPr>
          <w:rFonts w:ascii="Palatino Linotype" w:eastAsia="Calibri" w:hAnsi="Palatino Linotype"/>
          <w:lang w:val="en-US"/>
        </w:rPr>
        <w:t xml:space="preserve">were prohibited </w:t>
      </w:r>
      <w:r w:rsidRPr="00EF13E6">
        <w:rPr>
          <w:rFonts w:ascii="Palatino Linotype" w:eastAsia="Calibri" w:hAnsi="Palatino Linotype"/>
          <w:lang w:val="en-US"/>
        </w:rPr>
        <w:t>from accessing the securities market, directly or indirectly, and also restrained from buying, selling or otherwise dealing in the securities including units of mutual funds, either directly or indirectly or in any other manner whatsoever, for a period of one year, in the matter of Mystic Electronics Limited.</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July 01, 2020, the certificate of registration of Vishal Vijay Shah, (Trading Member, BSE, having SEBI Registration No.–INB011277614), </w:t>
      </w:r>
      <w:r>
        <w:rPr>
          <w:rFonts w:ascii="Palatino Linotype" w:eastAsia="Calibri" w:hAnsi="Palatino Linotype"/>
          <w:lang w:val="en-US"/>
        </w:rPr>
        <w:t xml:space="preserve">suspended </w:t>
      </w:r>
      <w:r w:rsidRPr="00EF13E6">
        <w:rPr>
          <w:rFonts w:ascii="Palatino Linotype" w:eastAsia="Calibri" w:hAnsi="Palatino Linotype"/>
          <w:lang w:val="en-US"/>
        </w:rPr>
        <w:t>for a period of one year for receiving funds in the client and settlement bank accounts from third parties in cash and making payments to third parties on behalf of clients and hence causing violations of SEBI Circulars dated November 18, 1993, Circular dated August 27, 2003 and Circular dated April 17, 2008, and the provisions of Clauses A(1), (2) &amp; (5) of the Code of Conduct as specified under Schedule II read with Regulation 9(f) of the Stock Brokers Regulations, in the matter of inspection of Vishal Vijay Shah.</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ide order dated July 01, 2020, Praveen Lingamneni and three others</w:t>
      </w:r>
      <w:r>
        <w:rPr>
          <w:rFonts w:ascii="Palatino Linotype" w:eastAsia="Calibri" w:hAnsi="Palatino Linotype"/>
          <w:lang w:val="en-US"/>
        </w:rPr>
        <w:t xml:space="preserve"> were</w:t>
      </w:r>
      <w:r w:rsidRPr="00EF13E6">
        <w:rPr>
          <w:rFonts w:ascii="Palatino Linotype" w:eastAsia="Calibri" w:hAnsi="Palatino Linotype"/>
          <w:lang w:val="en-US"/>
        </w:rPr>
        <w:t xml:space="preserve"> directed to disgorge a total amount of </w:t>
      </w:r>
      <w:r w:rsidR="00FB6D7A">
        <w:rPr>
          <w:rFonts w:ascii="Rupee Foradian" w:eastAsia="Calibri" w:hAnsi="Rupee Foradian"/>
          <w:lang w:val="en-US"/>
        </w:rPr>
        <w:t>`</w:t>
      </w:r>
      <w:r w:rsidRPr="00EF13E6">
        <w:rPr>
          <w:rFonts w:ascii="Palatino Linotype" w:eastAsia="Calibri" w:hAnsi="Palatino Linotype"/>
          <w:lang w:val="en-US"/>
        </w:rPr>
        <w:t xml:space="preserve"> 96,68,182.14, equivalent to the total gains made </w:t>
      </w:r>
      <w:r w:rsidR="00FB6D7A">
        <w:rPr>
          <w:rFonts w:ascii="Palatino Linotype" w:eastAsia="Calibri" w:hAnsi="Palatino Linotype"/>
          <w:lang w:val="en-US"/>
        </w:rPr>
        <w:t xml:space="preserve">                                          </w:t>
      </w:r>
      <w:r w:rsidRPr="00EF13E6">
        <w:rPr>
          <w:rFonts w:ascii="Palatino Linotype" w:eastAsia="Calibri" w:hAnsi="Palatino Linotype"/>
          <w:lang w:val="en-US"/>
        </w:rPr>
        <w:t>(</w:t>
      </w:r>
      <w:r w:rsidR="00FB6D7A">
        <w:rPr>
          <w:rFonts w:ascii="Rupee Foradian" w:eastAsia="Calibri" w:hAnsi="Rupee Foradian"/>
          <w:lang w:val="en-US"/>
        </w:rPr>
        <w:t xml:space="preserve">` </w:t>
      </w:r>
      <w:r w:rsidRPr="00EF13E6">
        <w:rPr>
          <w:rFonts w:ascii="Palatino Linotype" w:eastAsia="Calibri" w:hAnsi="Palatino Linotype"/>
          <w:lang w:val="en-US"/>
        </w:rPr>
        <w:t>74,08,024.35) on account of insider trading in the scrip of Divi’s along with interest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22,60,157.79). </w:t>
      </w:r>
      <w:r>
        <w:rPr>
          <w:rFonts w:ascii="Palatino Linotype" w:eastAsia="Calibri" w:hAnsi="Palatino Linotype"/>
          <w:lang w:val="en-US"/>
        </w:rPr>
        <w:t>F</w:t>
      </w:r>
      <w:r w:rsidRPr="00EF13E6">
        <w:rPr>
          <w:rFonts w:ascii="Palatino Linotype" w:eastAsia="Calibri" w:hAnsi="Palatino Linotype"/>
          <w:lang w:val="en-US"/>
        </w:rPr>
        <w:t>urther</w:t>
      </w:r>
      <w:r>
        <w:rPr>
          <w:rFonts w:ascii="Palatino Linotype" w:eastAsia="Calibri" w:hAnsi="Palatino Linotype"/>
          <w:lang w:val="en-US"/>
        </w:rPr>
        <w:t>,</w:t>
      </w:r>
      <w:r w:rsidRPr="00EF13E6">
        <w:rPr>
          <w:rFonts w:ascii="Palatino Linotype" w:eastAsia="Calibri" w:hAnsi="Palatino Linotype"/>
          <w:lang w:val="en-US"/>
        </w:rPr>
        <w:t xml:space="preserve"> </w:t>
      </w:r>
      <w:r>
        <w:rPr>
          <w:rFonts w:ascii="Palatino Linotype" w:eastAsia="Calibri" w:hAnsi="Palatino Linotype"/>
          <w:lang w:val="en-US"/>
        </w:rPr>
        <w:t xml:space="preserve">they were </w:t>
      </w:r>
      <w:r w:rsidRPr="00EF13E6">
        <w:rPr>
          <w:rFonts w:ascii="Palatino Linotype" w:eastAsia="Calibri" w:hAnsi="Palatino Linotype"/>
          <w:lang w:val="en-US"/>
        </w:rPr>
        <w:t>directed to refrain from accessing the securities market and prohibited from buying, selling or otherwise dealing in securities for an appropriate period, in the matter of Divi’s Laboratories Limited</w:t>
      </w:r>
      <w:r>
        <w:rPr>
          <w:rFonts w:ascii="Palatino Linotype" w:eastAsia="Calibri" w:hAnsi="Palatino Linotype"/>
          <w:lang w:val="en-US"/>
        </w:rPr>
        <w:t>.</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04, 2020, a penalty of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15,00,000/- (Rupees Fifteen Lakhs only) </w:t>
      </w:r>
      <w:r>
        <w:rPr>
          <w:rFonts w:ascii="Palatino Linotype" w:eastAsia="Calibri" w:hAnsi="Palatino Linotype"/>
          <w:lang w:val="en-US"/>
        </w:rPr>
        <w:t xml:space="preserve">imposed </w:t>
      </w:r>
      <w:r w:rsidRPr="00EF13E6">
        <w:rPr>
          <w:rFonts w:ascii="Palatino Linotype" w:eastAsia="Calibri" w:hAnsi="Palatino Linotype"/>
          <w:lang w:val="en-US"/>
        </w:rPr>
        <w:t>on Shruti Vishal Vora for the violation of Sections 12 A (d) &amp; 12 A (e) of the SEBI Act, 1992 and Regulation 3(1) of SEBI (Prohibition of Insider Trading) Regulations, 2015, in the matter of circulation of Unpublished Price Sensitive Information through WhatsApp messages.</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10, 2020, a penalty of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5,00,000/- (Rupees Five Lakh Only) </w:t>
      </w:r>
      <w:r>
        <w:rPr>
          <w:rFonts w:ascii="Palatino Linotype" w:eastAsia="Calibri" w:hAnsi="Palatino Linotype"/>
          <w:lang w:val="en-US"/>
        </w:rPr>
        <w:t xml:space="preserve">imposed </w:t>
      </w:r>
      <w:r w:rsidRPr="00EF13E6">
        <w:rPr>
          <w:rFonts w:ascii="Palatino Linotype" w:eastAsia="Calibri" w:hAnsi="Palatino Linotype"/>
          <w:lang w:val="en-US"/>
        </w:rPr>
        <w:t>on Chunchun Ispat Private Limited for the violation of the provisions of Regulations 3(a), (b), (c), (d) and 4(1), 4(2) (a)of PFUTP Regulations, in the matter of its dealing in illiquid stock options at BSE.</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10, 2020, a penalty of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5,00,000/- (Rupees Five Lakh Only) </w:t>
      </w:r>
      <w:r>
        <w:rPr>
          <w:rFonts w:ascii="Palatino Linotype" w:eastAsia="Calibri" w:hAnsi="Palatino Linotype"/>
          <w:lang w:val="en-US"/>
        </w:rPr>
        <w:t xml:space="preserve">imposed </w:t>
      </w:r>
      <w:r w:rsidRPr="00EF13E6">
        <w:rPr>
          <w:rFonts w:ascii="Palatino Linotype" w:eastAsia="Calibri" w:hAnsi="Palatino Linotype"/>
          <w:lang w:val="en-US"/>
        </w:rPr>
        <w:t xml:space="preserve">on Burlington Barter Private Limited for the violation of the provisions of </w:t>
      </w:r>
      <w:r w:rsidRPr="00EF13E6">
        <w:rPr>
          <w:rFonts w:ascii="Palatino Linotype" w:eastAsia="Calibri" w:hAnsi="Palatino Linotype"/>
          <w:lang w:val="en-US"/>
        </w:rPr>
        <w:lastRenderedPageBreak/>
        <w:t>Regulations 3(a), (b), (c), (d) and 4(1), 4(2) (a)</w:t>
      </w:r>
      <w:r>
        <w:rPr>
          <w:rFonts w:ascii="Palatino Linotype" w:eastAsia="Calibri" w:hAnsi="Palatino Linotype"/>
          <w:lang w:val="en-US"/>
        </w:rPr>
        <w:t xml:space="preserve"> </w:t>
      </w:r>
      <w:r w:rsidRPr="00EF13E6">
        <w:rPr>
          <w:rFonts w:ascii="Palatino Linotype" w:eastAsia="Calibri" w:hAnsi="Palatino Linotype"/>
          <w:lang w:val="en-US"/>
        </w:rPr>
        <w:t>of PFUTP Regulations, in the matter of its dealing in illiquid stock options at BSE.</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10, 2020, a penalty of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5,00,000/- (Rupees Five Lakh Only) </w:t>
      </w:r>
      <w:r>
        <w:rPr>
          <w:rFonts w:ascii="Palatino Linotype" w:eastAsia="Calibri" w:hAnsi="Palatino Linotype"/>
          <w:lang w:val="en-US"/>
        </w:rPr>
        <w:t xml:space="preserve">imposed </w:t>
      </w:r>
      <w:r w:rsidRPr="00EF13E6">
        <w:rPr>
          <w:rFonts w:ascii="Palatino Linotype" w:eastAsia="Calibri" w:hAnsi="Palatino Linotype"/>
          <w:lang w:val="en-US"/>
        </w:rPr>
        <w:t>on B D Suppliers for the violation of the provisions of Regulations 3(a), (b), (c), (d) and 4(1),  4(2) (a) of PFUTP Regulations, in the matter of its dealing in illiquid stock options at BSE.</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15, 2020, a penalty of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15,00,000/- (Rupees Fifteen Lakhs only) </w:t>
      </w:r>
      <w:r>
        <w:rPr>
          <w:rFonts w:ascii="Palatino Linotype" w:eastAsia="Calibri" w:hAnsi="Palatino Linotype"/>
          <w:lang w:val="en-US"/>
        </w:rPr>
        <w:t xml:space="preserve">imposed </w:t>
      </w:r>
      <w:r w:rsidRPr="00EF13E6">
        <w:rPr>
          <w:rFonts w:ascii="Palatino Linotype" w:eastAsia="Calibri" w:hAnsi="Palatino Linotype"/>
          <w:lang w:val="en-US"/>
        </w:rPr>
        <w:t>on Neeraj Kumar Agarwal  for the violation of Sections 12 A (d) &amp; 12 A (e) of the SEBI Act, 1992 and Regulation 3 (1) of SEBI (Prohibition of Insider Trading) Regulations, 2015, in the matter of circulation of UPSI through WhatsApp messages with respect to Asian Paints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16, 2020, a penalty of </w:t>
      </w:r>
      <w:r w:rsidR="00FB6D7A">
        <w:rPr>
          <w:rFonts w:ascii="Rupee Foradian" w:eastAsia="Calibri" w:hAnsi="Rupee Foradian"/>
          <w:lang w:val="en-US"/>
        </w:rPr>
        <w:t>`</w:t>
      </w:r>
      <w:r w:rsidRPr="00EF13E6">
        <w:rPr>
          <w:rFonts w:ascii="Palatino Linotype" w:eastAsia="Calibri" w:hAnsi="Palatino Linotype"/>
          <w:lang w:val="en-US"/>
        </w:rPr>
        <w:t xml:space="preserve"> 15,00,000/- (Rupees Fifteen Lakhs only) </w:t>
      </w:r>
      <w:r>
        <w:rPr>
          <w:rFonts w:ascii="Palatino Linotype" w:eastAsia="Calibri" w:hAnsi="Palatino Linotype"/>
          <w:lang w:val="en-US"/>
        </w:rPr>
        <w:t xml:space="preserve">imposed </w:t>
      </w:r>
      <w:r w:rsidRPr="00EF13E6">
        <w:rPr>
          <w:rFonts w:ascii="Palatino Linotype" w:eastAsia="Calibri" w:hAnsi="Palatino Linotype"/>
          <w:lang w:val="en-US"/>
        </w:rPr>
        <w:t>on Aditya  Omprakash Gaggar for the violation of Sections 12 A (d) &amp; 12 A (e) of the  SEBI Act, 1992 and Regulation 3 (1) of SEBI (Prohibition of  Insider Trading) Regulations, 2015, in the matter of circulation of UPSI through WhatsApp messages with respect to Bata India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17, 2020, a total penalty of </w:t>
      </w:r>
      <w:r w:rsidR="00FB6D7A">
        <w:rPr>
          <w:rFonts w:ascii="Rupee Foradian" w:eastAsia="Calibri" w:hAnsi="Rupee Foradian"/>
          <w:lang w:val="en-US"/>
        </w:rPr>
        <w:t>`</w:t>
      </w:r>
      <w:r w:rsidRPr="00EF13E6">
        <w:rPr>
          <w:rFonts w:ascii="Palatino Linotype" w:eastAsia="Calibri" w:hAnsi="Palatino Linotype"/>
          <w:lang w:val="en-US"/>
        </w:rPr>
        <w:t xml:space="preserve"> 61,40,00,000/-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Sixty One crores and Forty Lakhs) </w:t>
      </w:r>
      <w:r>
        <w:rPr>
          <w:rFonts w:ascii="Palatino Linotype" w:eastAsia="Calibri" w:hAnsi="Palatino Linotype"/>
          <w:lang w:val="en-US"/>
        </w:rPr>
        <w:t xml:space="preserve">imposed </w:t>
      </w:r>
      <w:r w:rsidRPr="00EF13E6">
        <w:rPr>
          <w:rFonts w:ascii="Palatino Linotype" w:eastAsia="Calibri" w:hAnsi="Palatino Linotype"/>
          <w:lang w:val="en-US"/>
        </w:rPr>
        <w:t>on Hiran Orgochem Ltd. and others for violation of the provisions of  Section 12 A (a) (b) (c) of SEBI Act read with Regulation 3 (a) (b) (c) (d),  4  (1),  4  (2) (f) (k) (r)  of SEBI (PFUTP) Regulations, 2003 and provisions of Section 21 of SCRA read with  Clause  36  (7), 32 and Clause 50 of Listing Agreement, in the matter of issue of GDRs by Hiran Orgochem Ltd.</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15, 2020, a penalty of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15,00,000/- (Rupees  Fifteen Lakhs only) </w:t>
      </w:r>
      <w:r>
        <w:rPr>
          <w:rFonts w:ascii="Palatino Linotype" w:eastAsia="Calibri" w:hAnsi="Palatino Linotype"/>
          <w:lang w:val="en-US"/>
        </w:rPr>
        <w:t xml:space="preserve">imposed </w:t>
      </w:r>
      <w:r w:rsidRPr="00EF13E6">
        <w:rPr>
          <w:rFonts w:ascii="Palatino Linotype" w:eastAsia="Calibri" w:hAnsi="Palatino Linotype"/>
          <w:lang w:val="en-US"/>
        </w:rPr>
        <w:t>on Neeraj Kumar Agarwal  for the violation of Sections 12 A (d) &amp; 12 A (e) of the SEBI Act, 1992 and Regulation 3 (1) of SEBI (Prohibition of Insider Trading) Regulations, 2015, in the matter of circulation of UPSI through WhatsApp messages with respect to Asian Paints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22, 2020, a penalty of </w:t>
      </w:r>
      <w:r w:rsidR="00FB6D7A">
        <w:rPr>
          <w:rFonts w:ascii="Rupee Foradian" w:eastAsia="Calibri" w:hAnsi="Rupee Foradian"/>
          <w:lang w:val="en-US"/>
        </w:rPr>
        <w:t xml:space="preserve">` </w:t>
      </w:r>
      <w:r w:rsidRPr="00EF13E6">
        <w:rPr>
          <w:rFonts w:ascii="Palatino Linotype" w:eastAsia="Calibri" w:hAnsi="Palatino Linotype"/>
          <w:lang w:val="en-US"/>
        </w:rPr>
        <w:t xml:space="preserve">71,00,000/-(Rupees Seventy One Lakh Only) </w:t>
      </w:r>
      <w:r>
        <w:rPr>
          <w:rFonts w:ascii="Palatino Linotype" w:eastAsia="Calibri" w:hAnsi="Palatino Linotype"/>
          <w:lang w:val="en-US"/>
        </w:rPr>
        <w:t xml:space="preserve">imposed </w:t>
      </w:r>
      <w:r w:rsidRPr="00EF13E6">
        <w:rPr>
          <w:rFonts w:ascii="Palatino Linotype" w:eastAsia="Calibri" w:hAnsi="Palatino Linotype"/>
          <w:lang w:val="en-US"/>
        </w:rPr>
        <w:t>on Ashlar Securities Private Limited for the violation of regulations 3(a), (b), (c), (d), 4(1) and 4(2) (a) of SEBI Prohibition of Fraudulent and Unfair Trade Practices relating to the Securities Market (PFUTP) Regulations, 2003, in the matter of illiquid stock option at BSE.</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lastRenderedPageBreak/>
        <w:t>V</w:t>
      </w:r>
      <w:r w:rsidRPr="00EF13E6">
        <w:rPr>
          <w:rFonts w:ascii="Palatino Linotype" w:eastAsia="Calibri" w:hAnsi="Palatino Linotype"/>
          <w:lang w:val="en-US"/>
        </w:rPr>
        <w:t xml:space="preserve">ide order dated June 22, 2020, a penalty of </w:t>
      </w:r>
      <w:r w:rsidR="00FB6D7A">
        <w:rPr>
          <w:rFonts w:ascii="Rupee Foradian" w:eastAsia="Calibri" w:hAnsi="Rupee Foradian"/>
          <w:lang w:val="en-US"/>
        </w:rPr>
        <w:t>`</w:t>
      </w:r>
      <w:r w:rsidRPr="00EF13E6">
        <w:rPr>
          <w:rFonts w:ascii="Palatino Linotype" w:eastAsia="Calibri" w:hAnsi="Palatino Linotype"/>
          <w:lang w:val="en-US"/>
        </w:rPr>
        <w:t xml:space="preserve"> 84,00,000/-</w:t>
      </w:r>
      <w:r w:rsidR="000F0BF4">
        <w:rPr>
          <w:rFonts w:ascii="Palatino Linotype" w:eastAsia="Calibri" w:hAnsi="Palatino Linotype"/>
          <w:lang w:val="en-US"/>
        </w:rPr>
        <w:t xml:space="preserve"> </w:t>
      </w:r>
      <w:r w:rsidRPr="00EF13E6">
        <w:rPr>
          <w:rFonts w:ascii="Palatino Linotype" w:eastAsia="Calibri" w:hAnsi="Palatino Linotype"/>
          <w:lang w:val="en-US"/>
        </w:rPr>
        <w:t>(Rupees Eighty</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Four Lakh Only) </w:t>
      </w:r>
      <w:r>
        <w:rPr>
          <w:rFonts w:ascii="Palatino Linotype" w:eastAsia="Calibri" w:hAnsi="Palatino Linotype"/>
          <w:lang w:val="en-US"/>
        </w:rPr>
        <w:t xml:space="preserve">imposed </w:t>
      </w:r>
      <w:r w:rsidRPr="00EF13E6">
        <w:rPr>
          <w:rFonts w:ascii="Palatino Linotype" w:eastAsia="Calibri" w:hAnsi="Palatino Linotype"/>
          <w:lang w:val="en-US"/>
        </w:rPr>
        <w:t>on Ashlar Commodities Private Limited for the violation of regulations 3(a), (b), (c), (d), 4(1) and 4(2)(a) of PFUTP Regulations, in the matter of illiquid stock option at BSE.</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23, 2020, a penalty of </w:t>
      </w:r>
      <w:r w:rsidR="005512F9">
        <w:rPr>
          <w:rFonts w:ascii="Rupee Foradian" w:eastAsia="Calibri" w:hAnsi="Rupee Foradian"/>
          <w:lang w:val="en-US"/>
        </w:rPr>
        <w:t>`</w:t>
      </w:r>
      <w:r w:rsidRPr="00EF13E6">
        <w:rPr>
          <w:rFonts w:ascii="Palatino Linotype" w:eastAsia="Calibri" w:hAnsi="Palatino Linotype"/>
          <w:lang w:val="en-US"/>
        </w:rPr>
        <w:t xml:space="preserve"> 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Five lakh only) </w:t>
      </w:r>
      <w:r>
        <w:rPr>
          <w:rFonts w:ascii="Palatino Linotype" w:eastAsia="Calibri" w:hAnsi="Palatino Linotype"/>
          <w:lang w:val="en-US"/>
        </w:rPr>
        <w:t xml:space="preserve">imposed </w:t>
      </w:r>
      <w:r w:rsidRPr="00EF13E6">
        <w:rPr>
          <w:rFonts w:ascii="Palatino Linotype" w:eastAsia="Calibri" w:hAnsi="Palatino Linotype"/>
          <w:lang w:val="en-US"/>
        </w:rPr>
        <w:t>on Dhiren Agarwal HUF for violation of the provisions of Regulations 3 (a), (b), (c), (d), 4 (1), (2) (a) and (e) of SEBI (PFUTP) Regulations, 2003, in the matter of Jolly Plastic Industries Ltd.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24, 2020, a total penalty of </w:t>
      </w:r>
      <w:r w:rsidR="005512F9">
        <w:rPr>
          <w:rFonts w:ascii="Rupee Foradian" w:eastAsia="Calibri" w:hAnsi="Rupee Foradian"/>
          <w:lang w:val="en-US"/>
        </w:rPr>
        <w:t xml:space="preserve">` </w:t>
      </w:r>
      <w:r w:rsidRPr="00EF13E6">
        <w:rPr>
          <w:rFonts w:ascii="Palatino Linotype" w:eastAsia="Calibri" w:hAnsi="Palatino Linotype"/>
          <w:lang w:val="en-US"/>
        </w:rPr>
        <w:t>15,10,00,000/-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Fifteen Crore and Ten Lakhs Only) </w:t>
      </w:r>
      <w:r>
        <w:rPr>
          <w:rFonts w:ascii="Palatino Linotype" w:eastAsia="Calibri" w:hAnsi="Palatino Linotype"/>
          <w:lang w:val="en-US"/>
        </w:rPr>
        <w:t xml:space="preserve">imposed </w:t>
      </w:r>
      <w:r w:rsidRPr="00EF13E6">
        <w:rPr>
          <w:rFonts w:ascii="Palatino Linotype" w:eastAsia="Calibri" w:hAnsi="Palatino Linotype"/>
          <w:lang w:val="en-US"/>
        </w:rPr>
        <w:t>on IKF Technologies Ltd, its directors and Clifford Capital Partners AG SA for the violation of the provisions of Section 12A(a), (b), (c) of SEBI Act read with Regulations 3(b), (c), (d) and Regulations 4(2)(c), (f), (k) and (r) of PFUTP Regulations, in the matter of GDR issues of IKF Technologies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25, 2020, a total penalty of </w:t>
      </w:r>
      <w:r w:rsidR="005512F9">
        <w:rPr>
          <w:rFonts w:ascii="Rupee Foradian" w:eastAsia="Calibri" w:hAnsi="Rupee Foradian"/>
          <w:lang w:val="en-US"/>
        </w:rPr>
        <w:t xml:space="preserve">` </w:t>
      </w:r>
      <w:r w:rsidRPr="00EF13E6">
        <w:rPr>
          <w:rFonts w:ascii="Palatino Linotype" w:eastAsia="Calibri" w:hAnsi="Palatino Linotype"/>
          <w:lang w:val="en-US"/>
        </w:rPr>
        <w:t>10,25,00,000/-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Ten crore and Twenty Five Lakhs only) </w:t>
      </w:r>
      <w:r>
        <w:rPr>
          <w:rFonts w:ascii="Palatino Linotype" w:eastAsia="Calibri" w:hAnsi="Palatino Linotype"/>
          <w:lang w:val="en-US"/>
        </w:rPr>
        <w:t xml:space="preserve">imposed </w:t>
      </w:r>
      <w:r w:rsidRPr="00EF13E6">
        <w:rPr>
          <w:rFonts w:ascii="Palatino Linotype" w:eastAsia="Calibri" w:hAnsi="Palatino Linotype"/>
          <w:lang w:val="en-US"/>
        </w:rPr>
        <w:t>on Beckons Industries Limited for the violation of Section 12 A (a) (b) (c) of SEBI Act read with Regulation 3 (a) (b) (c) (d), 4 (1), 4 (2) (f) (k) (r) of SEBI (PFUTP) Regulations, 2003 and Clause 36 (7) of Listing Agreement read with Section 21 of SCRA, in the matter of issuance of GDR.</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25, 2020, a total penalty of </w:t>
      </w:r>
      <w:r w:rsidR="005512F9">
        <w:rPr>
          <w:rFonts w:ascii="Rupee Foradian" w:eastAsia="Calibri" w:hAnsi="Rupee Foradian"/>
          <w:lang w:val="en-US"/>
        </w:rPr>
        <w:t xml:space="preserve">` </w:t>
      </w:r>
      <w:r w:rsidRPr="00EF13E6">
        <w:rPr>
          <w:rFonts w:ascii="Palatino Linotype" w:eastAsia="Calibri" w:hAnsi="Palatino Linotype"/>
          <w:lang w:val="en-US"/>
        </w:rPr>
        <w:t>25,00,000/-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Twenty Five Lakh Only) </w:t>
      </w:r>
      <w:r>
        <w:rPr>
          <w:rFonts w:ascii="Palatino Linotype" w:eastAsia="Calibri" w:hAnsi="Palatino Linotype"/>
          <w:lang w:val="en-US"/>
        </w:rPr>
        <w:t xml:space="preserve">imposed </w:t>
      </w:r>
      <w:r w:rsidRPr="00EF13E6">
        <w:rPr>
          <w:rFonts w:ascii="Palatino Linotype" w:eastAsia="Calibri" w:hAnsi="Palatino Linotype"/>
          <w:lang w:val="en-US"/>
        </w:rPr>
        <w:t>on Devang Mukandray Patel and others for violation of the provisions of Regulations 3 (a), (b), (c), (d), 4 (1), (2) (a) and (e) of SEBI (PFUTP) Regulations, 2003, in the matter of Cupid Trades and Finance Ltd.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25, 2020, a penalty of </w:t>
      </w:r>
      <w:r w:rsidR="005512F9">
        <w:rPr>
          <w:rFonts w:ascii="Rupee Foradian" w:eastAsia="Calibri" w:hAnsi="Rupee Foradian"/>
          <w:lang w:val="en-US"/>
        </w:rPr>
        <w:t>`</w:t>
      </w:r>
      <w:r w:rsidRPr="00EF13E6">
        <w:rPr>
          <w:rFonts w:ascii="Palatino Linotype" w:eastAsia="Calibri" w:hAnsi="Palatino Linotype"/>
          <w:lang w:val="en-US"/>
        </w:rPr>
        <w:t xml:space="preserve"> 25,00,000/-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Twenty Five Lakh only) </w:t>
      </w:r>
      <w:r>
        <w:rPr>
          <w:rFonts w:ascii="Palatino Linotype" w:eastAsia="Calibri" w:hAnsi="Palatino Linotype"/>
          <w:lang w:val="en-US"/>
        </w:rPr>
        <w:t xml:space="preserve">imposed </w:t>
      </w:r>
      <w:r w:rsidRPr="00EF13E6">
        <w:rPr>
          <w:rFonts w:ascii="Palatino Linotype" w:eastAsia="Calibri" w:hAnsi="Palatino Linotype"/>
          <w:lang w:val="en-US"/>
        </w:rPr>
        <w:t>on Amar Infra projects Pvt. Ltd and others for failure to comply with the provisions of regulation 3 (2) of Takeover Regulations, in the matter of Knitworth Exports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26, 2020, a total penalty of </w:t>
      </w:r>
      <w:r w:rsidR="005512F9">
        <w:rPr>
          <w:rFonts w:ascii="Rupee Foradian" w:eastAsia="Calibri" w:hAnsi="Rupee Foradian"/>
          <w:lang w:val="en-US"/>
        </w:rPr>
        <w:t xml:space="preserve">` </w:t>
      </w:r>
      <w:r w:rsidRPr="00EF13E6">
        <w:rPr>
          <w:rFonts w:ascii="Palatino Linotype" w:eastAsia="Calibri" w:hAnsi="Palatino Linotype"/>
          <w:lang w:val="en-US"/>
        </w:rPr>
        <w:t>51,00,000/-</w:t>
      </w:r>
      <w:r w:rsidR="000F0BF4">
        <w:rPr>
          <w:rFonts w:ascii="Palatino Linotype" w:eastAsia="Calibri" w:hAnsi="Palatino Linotype"/>
          <w:lang w:val="en-US"/>
        </w:rPr>
        <w:t xml:space="preserve"> </w:t>
      </w:r>
      <w:r w:rsidRPr="00EF13E6">
        <w:rPr>
          <w:rFonts w:ascii="Palatino Linotype" w:eastAsia="Calibri" w:hAnsi="Palatino Linotype"/>
          <w:lang w:val="en-US"/>
        </w:rPr>
        <w:t>(Rupees Fifty One Lakhs Only)</w:t>
      </w:r>
      <w:r>
        <w:rPr>
          <w:rFonts w:ascii="Palatino Linotype" w:eastAsia="Calibri" w:hAnsi="Palatino Linotype"/>
          <w:lang w:val="en-US"/>
        </w:rPr>
        <w:t xml:space="preserve"> imposed</w:t>
      </w:r>
      <w:r w:rsidRPr="00EF13E6">
        <w:rPr>
          <w:rFonts w:ascii="Palatino Linotype" w:eastAsia="Calibri" w:hAnsi="Palatino Linotype"/>
          <w:lang w:val="en-US"/>
        </w:rPr>
        <w:t xml:space="preserve"> on Surana Corporation Limited and others for the violation of Clauses 36, 41, 49 and 50 of the Equity Listing Agreement read with section 21 of the SCRA and Regulations 3 (a), (c), (d) and 4 (1), (2) (e), (k) and (r) of the SEBI (PFUTP) Regulations, 2003, read with section 12A(a), (b) and (c) of the SEBI Act, 1992 and Provisions of 23 A (a) and 23E of the SCRA, in the matter of Surana Corporation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lastRenderedPageBreak/>
        <w:t>V</w:t>
      </w:r>
      <w:r w:rsidRPr="00EF13E6">
        <w:rPr>
          <w:rFonts w:ascii="Palatino Linotype" w:eastAsia="Calibri" w:hAnsi="Palatino Linotype"/>
          <w:lang w:val="en-US"/>
        </w:rPr>
        <w:t xml:space="preserve">ide order dated June 26, 2020, a penalty of </w:t>
      </w:r>
      <w:r w:rsidR="005512F9">
        <w:rPr>
          <w:rFonts w:ascii="Rupee Foradian" w:eastAsia="Calibri" w:hAnsi="Rupee Foradian"/>
          <w:lang w:val="en-US"/>
        </w:rPr>
        <w:t>`</w:t>
      </w:r>
      <w:r w:rsidRPr="00EF13E6">
        <w:rPr>
          <w:rFonts w:ascii="Palatino Linotype" w:eastAsia="Calibri" w:hAnsi="Palatino Linotype"/>
          <w:lang w:val="en-US"/>
        </w:rPr>
        <w:t xml:space="preserve"> 10,00,000/-</w:t>
      </w:r>
      <w:r w:rsidR="000F0BF4">
        <w:rPr>
          <w:rFonts w:ascii="Palatino Linotype" w:eastAsia="Calibri" w:hAnsi="Palatino Linotype"/>
          <w:lang w:val="en-US"/>
        </w:rPr>
        <w:t xml:space="preserve"> </w:t>
      </w:r>
      <w:r w:rsidRPr="00EF13E6">
        <w:rPr>
          <w:rFonts w:ascii="Palatino Linotype" w:eastAsia="Calibri" w:hAnsi="Palatino Linotype"/>
          <w:lang w:val="en-US"/>
        </w:rPr>
        <w:t>(Rupees Ten Lakh only)</w:t>
      </w:r>
      <w:r>
        <w:rPr>
          <w:rFonts w:ascii="Palatino Linotype" w:eastAsia="Calibri" w:hAnsi="Palatino Linotype"/>
          <w:lang w:val="en-US"/>
        </w:rPr>
        <w:t xml:space="preserve"> imposed</w:t>
      </w:r>
      <w:r w:rsidRPr="00EF13E6">
        <w:rPr>
          <w:rFonts w:ascii="Palatino Linotype" w:eastAsia="Calibri" w:hAnsi="Palatino Linotype"/>
          <w:lang w:val="en-US"/>
        </w:rPr>
        <w:t xml:space="preserve"> on Shriram Insight Share Brokers Ltd. for the violation of the provisions of SEBI Circular Nos. SMD/Policy/Cir/5-97 dated April 11, 1997, SEBI/MIRSD/DPS-1/Cir-31/2004 dated August 26, 2004, SEBI Circular No. MIRSD/SE/CIR-19/2009 dated December 3, 2009, CIR/MIRSD/16/2011 dated August 22, 2011 and Clause A(2) &amp; A(5) of Code of Conduct prescribed under Regulation 7 of the Broker Regulations.</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26, 2020, a penalty of </w:t>
      </w:r>
      <w:r w:rsidR="005512F9">
        <w:rPr>
          <w:rFonts w:ascii="Rupee Foradian" w:eastAsia="Calibri" w:hAnsi="Rupee Foradian"/>
          <w:lang w:val="en-US"/>
        </w:rPr>
        <w:t xml:space="preserve">` </w:t>
      </w:r>
      <w:r w:rsidRPr="00EF13E6">
        <w:rPr>
          <w:rFonts w:ascii="Palatino Linotype" w:eastAsia="Calibri" w:hAnsi="Palatino Linotype"/>
          <w:lang w:val="en-US"/>
        </w:rPr>
        <w:t xml:space="preserve">6,00,000/- (Rupees Six Lakh only) </w:t>
      </w:r>
      <w:r>
        <w:rPr>
          <w:rFonts w:ascii="Palatino Linotype" w:eastAsia="Calibri" w:hAnsi="Palatino Linotype"/>
          <w:lang w:val="en-US"/>
        </w:rPr>
        <w:t xml:space="preserve">imposed </w:t>
      </w:r>
      <w:r w:rsidRPr="00EF13E6">
        <w:rPr>
          <w:rFonts w:ascii="Palatino Linotype" w:eastAsia="Calibri" w:hAnsi="Palatino Linotype"/>
          <w:lang w:val="en-US"/>
        </w:rPr>
        <w:t xml:space="preserve">on Monnet Ispat &amp; Engineering Limited for the violations of provision of regulations 52 (4) and 54 (2) of LODR Regulations, 2015, in respect of Monnet Ispat &amp; Engineering Limited. </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29, 2020, a penalty of </w:t>
      </w:r>
      <w:r w:rsidR="005512F9">
        <w:rPr>
          <w:rFonts w:ascii="Rupee Foradian" w:eastAsia="Calibri" w:hAnsi="Rupee Foradian"/>
          <w:lang w:val="en-US"/>
        </w:rPr>
        <w:t>`</w:t>
      </w:r>
      <w:r w:rsidRPr="00EF13E6">
        <w:rPr>
          <w:rFonts w:ascii="Palatino Linotype" w:eastAsia="Calibri" w:hAnsi="Palatino Linotype"/>
          <w:lang w:val="en-US"/>
        </w:rPr>
        <w:t xml:space="preserve"> 1,00,000/- (Rupees One Lakh only) </w:t>
      </w:r>
      <w:r>
        <w:rPr>
          <w:rFonts w:ascii="Palatino Linotype" w:eastAsia="Calibri" w:hAnsi="Palatino Linotype"/>
          <w:lang w:val="en-US"/>
        </w:rPr>
        <w:t xml:space="preserve">imposed </w:t>
      </w:r>
      <w:r w:rsidRPr="00EF13E6">
        <w:rPr>
          <w:rFonts w:ascii="Palatino Linotype" w:eastAsia="Calibri" w:hAnsi="Palatino Linotype"/>
          <w:lang w:val="en-US"/>
        </w:rPr>
        <w:t>on Boorugu Srikanth for the violation of Regulation 29(2) read with 29(3) of SAST Regulations in the matter of Abhishek Infraventures Ltd.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29, 2020, a total penalty of </w:t>
      </w:r>
      <w:r w:rsidR="005512F9">
        <w:rPr>
          <w:rFonts w:ascii="Rupee Foradian" w:eastAsia="Calibri" w:hAnsi="Rupee Foradian"/>
          <w:lang w:val="en-US"/>
        </w:rPr>
        <w:t>`</w:t>
      </w:r>
      <w:r w:rsidRPr="00EF13E6">
        <w:rPr>
          <w:rFonts w:ascii="Palatino Linotype" w:eastAsia="Calibri" w:hAnsi="Palatino Linotype"/>
          <w:lang w:val="en-US"/>
        </w:rPr>
        <w:t xml:space="preserve"> 40,00,000/-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Forty Lakhs Only) </w:t>
      </w:r>
      <w:r>
        <w:rPr>
          <w:rFonts w:ascii="Palatino Linotype" w:eastAsia="Calibri" w:hAnsi="Palatino Linotype"/>
          <w:lang w:val="en-US"/>
        </w:rPr>
        <w:t xml:space="preserve">imposed </w:t>
      </w:r>
      <w:r w:rsidRPr="00EF13E6">
        <w:rPr>
          <w:rFonts w:ascii="Palatino Linotype" w:eastAsia="Calibri" w:hAnsi="Palatino Linotype"/>
          <w:lang w:val="en-US"/>
        </w:rPr>
        <w:t>on Maitreya Plotters and Structures Pvt. Ltd. and others for non-compliance of SEBI interim order dated August 30, 2013, SEBI order dated March 25, 2013 and SEBI Confirmatory order dated September 12, 2014, in the matter of Maitreya Plotters and Structures Pvt. Ltd.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29, 2020, a total penalty of  </w:t>
      </w:r>
      <w:r w:rsidR="005512F9" w:rsidRPr="005512F9">
        <w:rPr>
          <w:rFonts w:ascii="Rupee Foradian" w:eastAsia="Calibri" w:hAnsi="Rupee Foradian"/>
          <w:lang w:val="en-US"/>
        </w:rPr>
        <w:t>`</w:t>
      </w:r>
      <w:r w:rsidR="005512F9">
        <w:rPr>
          <w:rFonts w:ascii="Rupee Foradian" w:eastAsia="Calibri" w:hAnsi="Rupee Foradian"/>
          <w:lang w:val="en-US"/>
        </w:rPr>
        <w:t xml:space="preserve"> </w:t>
      </w:r>
      <w:r w:rsidRPr="00EF13E6">
        <w:rPr>
          <w:rFonts w:ascii="Palatino Linotype" w:eastAsia="Calibri" w:hAnsi="Palatino Linotype"/>
          <w:lang w:val="en-US"/>
        </w:rPr>
        <w:t>25,00,000/-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Twenty Five Lakh only) </w:t>
      </w:r>
      <w:r>
        <w:rPr>
          <w:rFonts w:ascii="Palatino Linotype" w:eastAsia="Calibri" w:hAnsi="Palatino Linotype"/>
          <w:lang w:val="en-US"/>
        </w:rPr>
        <w:t xml:space="preserve">imposed </w:t>
      </w:r>
      <w:r w:rsidRPr="00EF13E6">
        <w:rPr>
          <w:rFonts w:ascii="Palatino Linotype" w:eastAsia="Calibri" w:hAnsi="Palatino Linotype"/>
          <w:lang w:val="en-US"/>
        </w:rPr>
        <w:t>on Angrez Singh Bhadwal and others for the violation section12(1B) of the SEBI Act and regulation 3 of the CIS Regulations in the matter of Sheen Agro and Plantation Ltd.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29, 2020, a penalty of </w:t>
      </w:r>
      <w:r w:rsidR="005512F9" w:rsidRPr="005512F9">
        <w:rPr>
          <w:rFonts w:ascii="Rupee Foradian" w:eastAsia="Calibri" w:hAnsi="Rupee Foradian"/>
          <w:lang w:val="en-US"/>
        </w:rPr>
        <w:t>`</w:t>
      </w:r>
      <w:r w:rsidRPr="00EF13E6">
        <w:rPr>
          <w:rFonts w:ascii="Palatino Linotype" w:eastAsia="Calibri" w:hAnsi="Palatino Linotype"/>
          <w:lang w:val="en-US"/>
        </w:rPr>
        <w:t xml:space="preserve"> 3,00,000/-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Three Lakh only) </w:t>
      </w:r>
      <w:r>
        <w:rPr>
          <w:rFonts w:ascii="Palatino Linotype" w:eastAsia="Calibri" w:hAnsi="Palatino Linotype"/>
          <w:lang w:val="en-US"/>
        </w:rPr>
        <w:t xml:space="preserve">imposed </w:t>
      </w:r>
      <w:r w:rsidRPr="00EF13E6">
        <w:rPr>
          <w:rFonts w:ascii="Palatino Linotype" w:eastAsia="Calibri" w:hAnsi="Palatino Linotype"/>
          <w:lang w:val="en-US"/>
        </w:rPr>
        <w:t>on Medasani Munisekhar for the violation of Regulation 13(4A) and Regulation 13(5) of SEBI Prohibition of Insider Trading (PIT) Regulations, 1992, in the matter of Secunderabad Healthcare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total penalty of </w:t>
      </w:r>
      <w:r w:rsidR="005512F9" w:rsidRPr="005512F9">
        <w:rPr>
          <w:rFonts w:ascii="Rupee Foradian" w:eastAsia="Calibri" w:hAnsi="Rupee Foradian"/>
          <w:lang w:val="en-US"/>
        </w:rPr>
        <w:t>`</w:t>
      </w:r>
      <w:r w:rsidR="005512F9">
        <w:rPr>
          <w:rFonts w:ascii="Rupee Foradian" w:eastAsia="Calibri" w:hAnsi="Rupee Foradian"/>
          <w:lang w:val="en-US"/>
        </w:rPr>
        <w:t xml:space="preserve"> </w:t>
      </w:r>
      <w:r w:rsidRPr="00EF13E6">
        <w:rPr>
          <w:rFonts w:ascii="Palatino Linotype" w:eastAsia="Calibri" w:hAnsi="Palatino Linotype"/>
          <w:lang w:val="en-US"/>
        </w:rPr>
        <w:t>1,39,00,000/-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One Crore Thirty Nine Lakh Only) </w:t>
      </w:r>
      <w:r>
        <w:rPr>
          <w:rFonts w:ascii="Palatino Linotype" w:eastAsia="Calibri" w:hAnsi="Palatino Linotype"/>
          <w:lang w:val="en-US"/>
        </w:rPr>
        <w:t xml:space="preserve">imposed </w:t>
      </w:r>
      <w:r w:rsidRPr="00EF13E6">
        <w:rPr>
          <w:rFonts w:ascii="Palatino Linotype" w:eastAsia="Calibri" w:hAnsi="Palatino Linotype"/>
          <w:lang w:val="en-US"/>
        </w:rPr>
        <w:t>on Finalysis Credit &amp; Guarantee Co. Ltd and others for the violation of Section 12 A(a), (b) and (c) of SEBI Act read with regulation 3(a), 3(b), 3(c) and 3(d) and regulation 4(1) and 4(2)(h) of SEBI Prohibition of Fraudulent and Unfair Trade Practices relating to Securities Market Regulations, 2003 (“PFUTP Regulations”) and Section 12 A(c) of the SEBI Act read with Regulation 3(a), 3(d), 4(1), 4 (2) (h) of PFUTP Regulations, in the matter of Finalysis Credit &amp; Guarantee Co., Ltd.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80,76,375/-</w:t>
      </w:r>
      <w:r>
        <w:rPr>
          <w:rFonts w:ascii="Palatino Linotype" w:eastAsia="Calibri" w:hAnsi="Palatino Linotype"/>
          <w:lang w:val="en-US"/>
        </w:rPr>
        <w:t xml:space="preserve"> </w:t>
      </w:r>
      <w:r w:rsidRPr="00EF13E6">
        <w:rPr>
          <w:rFonts w:ascii="Palatino Linotype" w:eastAsia="Calibri" w:hAnsi="Palatino Linotype"/>
          <w:lang w:val="en-US"/>
        </w:rPr>
        <w:t xml:space="preserve">(Rupees Eighty lakh Seventy Six Thousand Three Hundred Seventy Five only) </w:t>
      </w:r>
      <w:r>
        <w:rPr>
          <w:rFonts w:ascii="Palatino Linotype" w:eastAsia="Calibri" w:hAnsi="Palatino Linotype"/>
          <w:lang w:val="en-US"/>
        </w:rPr>
        <w:t xml:space="preserve">imposed </w:t>
      </w:r>
      <w:r w:rsidRPr="00EF13E6">
        <w:rPr>
          <w:rFonts w:ascii="Palatino Linotype" w:eastAsia="Calibri" w:hAnsi="Palatino Linotype"/>
          <w:lang w:val="en-US"/>
        </w:rPr>
        <w:t>on Varun Haresh Jashnani for the violation of the provisions of Regulations 3(i) &amp; 4 of SEBI (PIT) Regulations, 1992 and Sections 12A (d) and (e) of SEBI Act, 1992 read with Regulation 12 of SEBI (PIT) Regulations 2015, in the matter of investigation in the matter of insider trading activity of certain entities in the scrip of United Spirits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Five Lakhs Only) </w:t>
      </w:r>
      <w:r>
        <w:rPr>
          <w:rFonts w:ascii="Palatino Linotype" w:eastAsia="Calibri" w:hAnsi="Palatino Linotype"/>
          <w:lang w:val="en-US"/>
        </w:rPr>
        <w:t xml:space="preserve">imposed </w:t>
      </w:r>
      <w:r w:rsidRPr="00EF13E6">
        <w:rPr>
          <w:rFonts w:ascii="Palatino Linotype" w:eastAsia="Calibri" w:hAnsi="Palatino Linotype"/>
          <w:lang w:val="en-US"/>
        </w:rPr>
        <w:t>on Rakhi Trading Pvt. Ltd for the violation of Regulation 29(1) read with Regulation 29(3) of SAST Regulations in the matter of Scanpoint Geomatics Ltc.</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1,31,92,893/-</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One crore Thirty One lakh Ninety Two Thousand Eight Hundred Ninety Three only) </w:t>
      </w:r>
      <w:r>
        <w:rPr>
          <w:rFonts w:ascii="Palatino Linotype" w:eastAsia="Calibri" w:hAnsi="Palatino Linotype"/>
          <w:lang w:val="en-US"/>
        </w:rPr>
        <w:t xml:space="preserve">imposed </w:t>
      </w:r>
      <w:r w:rsidRPr="00EF13E6">
        <w:rPr>
          <w:rFonts w:ascii="Palatino Linotype" w:eastAsia="Calibri" w:hAnsi="Palatino Linotype"/>
          <w:lang w:val="en-US"/>
        </w:rPr>
        <w:t>on Poonam Haresh Jashnani for the violation of the provisions of Regulations 3(i) &amp; 4 of SEBI (PIT) Regulations, 1992 and Sections 12A (d) and (e) of SEBI Act, 1992read with Regulation 12 of SEBI (PIT) Regulations, 2015, in the matter of insider trading activity of certain entities in the scrip of United Spirits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5,00,000/- (Rupees Five Lakhs only) </w:t>
      </w:r>
      <w:r>
        <w:rPr>
          <w:rFonts w:ascii="Palatino Linotype" w:eastAsia="Calibri" w:hAnsi="Palatino Linotype"/>
          <w:lang w:val="en-US"/>
        </w:rPr>
        <w:t xml:space="preserve">imposed </w:t>
      </w:r>
      <w:r w:rsidRPr="00EF13E6">
        <w:rPr>
          <w:rFonts w:ascii="Palatino Linotype" w:eastAsia="Calibri" w:hAnsi="Palatino Linotype"/>
          <w:lang w:val="en-US"/>
        </w:rPr>
        <w:t>on Nusarwar Merchants Private Limited for violation of Regulation 3(a), 4(1) and 4(2)(a) of the PFUTP Regulations, in the matter of illiquid stock option at BSE.</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93,24,057/-</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Ninety Three lakh Twenty Four Thousand Fifty Seven only) </w:t>
      </w:r>
      <w:r>
        <w:rPr>
          <w:rFonts w:ascii="Palatino Linotype" w:eastAsia="Calibri" w:hAnsi="Palatino Linotype"/>
          <w:lang w:val="en-US"/>
        </w:rPr>
        <w:t xml:space="preserve">imposed </w:t>
      </w:r>
      <w:r w:rsidRPr="00EF13E6">
        <w:rPr>
          <w:rFonts w:ascii="Palatino Linotype" w:eastAsia="Calibri" w:hAnsi="Palatino Linotype"/>
          <w:lang w:val="en-US"/>
        </w:rPr>
        <w:t>on Haresh Parmanand Jashnani for the violation of the provisions of Regulations 3(i) &amp; 4 of SEBI (PIT) Regulations, 1992 and Sections 12A (d) and (e) of SEBI Act, 1992 read with Regulation 12 of SEBI (PIT) Regulations 2015, in the matter of insider trading activity of certain entities in the scrip of United Spirits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25,00,000/-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Twenty Five Lakh Only) </w:t>
      </w:r>
      <w:r>
        <w:rPr>
          <w:rFonts w:ascii="Palatino Linotype" w:eastAsia="Calibri" w:hAnsi="Palatino Linotype"/>
          <w:lang w:val="en-US"/>
        </w:rPr>
        <w:t xml:space="preserve">imposed </w:t>
      </w:r>
      <w:r w:rsidRPr="00EF13E6">
        <w:rPr>
          <w:rFonts w:ascii="Palatino Linotype" w:eastAsia="Calibri" w:hAnsi="Palatino Linotype"/>
          <w:lang w:val="en-US"/>
        </w:rPr>
        <w:t>on Blue Bull Equities Private Limited for the violation of the provisions of Regulations 3(a), (b), (c), (d) and 4(1), 4(2)(a) of PFUTP Regulations, in the matter of dealing in illiquid stock options at BSE.</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total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11,00,00,000/-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Eleven Crore only) </w:t>
      </w:r>
      <w:r>
        <w:rPr>
          <w:rFonts w:ascii="Palatino Linotype" w:eastAsia="Calibri" w:hAnsi="Palatino Linotype"/>
          <w:lang w:val="en-US"/>
        </w:rPr>
        <w:t xml:space="preserve">imposed </w:t>
      </w:r>
      <w:r w:rsidRPr="00EF13E6">
        <w:rPr>
          <w:rFonts w:ascii="Palatino Linotype" w:eastAsia="Calibri" w:hAnsi="Palatino Linotype"/>
          <w:lang w:val="en-US"/>
        </w:rPr>
        <w:t>on Bajranglal B Maloo HUF and others for the violation of SEBI Order No. WTM/RKA/EFD-DRA-I/75-102/2015 dated July 31, 2015, in the matter of Murli Industries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25,00,000/-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Twenty Five lakhs only) </w:t>
      </w:r>
      <w:r>
        <w:rPr>
          <w:rFonts w:ascii="Palatino Linotype" w:eastAsia="Calibri" w:hAnsi="Palatino Linotype"/>
          <w:lang w:val="en-US"/>
        </w:rPr>
        <w:t xml:space="preserve">imposed </w:t>
      </w:r>
      <w:r w:rsidRPr="00EF13E6">
        <w:rPr>
          <w:rFonts w:ascii="Palatino Linotype" w:eastAsia="Calibri" w:hAnsi="Palatino Linotype"/>
          <w:lang w:val="en-US"/>
        </w:rPr>
        <w:t>on Adel Landmarks Ltd and others for the violation of Section 12 (1B) of the SEBI Act read with Regulation 3 of the CIS Regulations, in the matter of Adel Landmarks Ltd.</w:t>
      </w:r>
    </w:p>
    <w:p w:rsidR="00321324"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5,00,000/-</w:t>
      </w:r>
      <w:r w:rsidR="000F0BF4">
        <w:rPr>
          <w:rFonts w:ascii="Palatino Linotype" w:eastAsia="Calibri" w:hAnsi="Palatino Linotype"/>
          <w:lang w:val="en-US"/>
        </w:rPr>
        <w:t xml:space="preserve"> </w:t>
      </w:r>
      <w:r w:rsidRPr="00EF13E6">
        <w:rPr>
          <w:rFonts w:ascii="Palatino Linotype" w:eastAsia="Calibri" w:hAnsi="Palatino Linotype"/>
          <w:lang w:val="en-US"/>
        </w:rPr>
        <w:t>(R</w:t>
      </w:r>
      <w:r w:rsidR="000F0BF4">
        <w:rPr>
          <w:rFonts w:ascii="Palatino Linotype" w:eastAsia="Calibri" w:hAnsi="Palatino Linotype"/>
          <w:lang w:val="en-US"/>
        </w:rPr>
        <w:t>upees</w:t>
      </w:r>
      <w:r w:rsidRPr="00EF13E6">
        <w:rPr>
          <w:rFonts w:ascii="Palatino Linotype" w:eastAsia="Calibri" w:hAnsi="Palatino Linotype"/>
          <w:lang w:val="en-US"/>
        </w:rPr>
        <w:t xml:space="preserve"> Five Lakhs only) </w:t>
      </w:r>
      <w:r>
        <w:rPr>
          <w:rFonts w:ascii="Palatino Linotype" w:eastAsia="Calibri" w:hAnsi="Palatino Linotype"/>
          <w:lang w:val="en-US"/>
        </w:rPr>
        <w:t xml:space="preserve">imposed </w:t>
      </w:r>
      <w:r w:rsidRPr="00EF13E6">
        <w:rPr>
          <w:rFonts w:ascii="Palatino Linotype" w:eastAsia="Calibri" w:hAnsi="Palatino Linotype"/>
          <w:lang w:val="en-US"/>
        </w:rPr>
        <w:t>on Brij Bhushan Singal and others for the violation of Section 12A (f) of the SEBI Act and Regulations 10 and 14 (1) of the SAST Regulations read with Regulation 35(2)(a) of the SAST Regulations, in the matter of Orissa Sponge Iron and Steel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total penalty of </w:t>
      </w:r>
      <w:r w:rsidR="00A16061" w:rsidRPr="005512F9">
        <w:rPr>
          <w:rFonts w:ascii="Rupee Foradian" w:eastAsia="Calibri" w:hAnsi="Rupee Foradian"/>
          <w:lang w:val="en-US"/>
        </w:rPr>
        <w:t>`</w:t>
      </w:r>
      <w:r w:rsidR="00A16061">
        <w:rPr>
          <w:rFonts w:ascii="Rupee Foradian" w:eastAsia="Calibri" w:hAnsi="Rupee Foradian"/>
          <w:lang w:val="en-US"/>
        </w:rPr>
        <w:t xml:space="preserve"> </w:t>
      </w:r>
      <w:r w:rsidRPr="00EF13E6">
        <w:rPr>
          <w:rFonts w:ascii="Palatino Linotype" w:eastAsia="Calibri" w:hAnsi="Palatino Linotype"/>
          <w:lang w:val="en-US"/>
        </w:rPr>
        <w:t>4,00,000/-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Four Lakh only) </w:t>
      </w:r>
      <w:r>
        <w:rPr>
          <w:rFonts w:ascii="Palatino Linotype" w:eastAsia="Calibri" w:hAnsi="Palatino Linotype"/>
          <w:lang w:val="en-US"/>
        </w:rPr>
        <w:t xml:space="preserve">imposed </w:t>
      </w:r>
      <w:r w:rsidRPr="00EF13E6">
        <w:rPr>
          <w:rFonts w:ascii="Palatino Linotype" w:eastAsia="Calibri" w:hAnsi="Palatino Linotype"/>
          <w:lang w:val="en-US"/>
        </w:rPr>
        <w:t>on Raju Tandon and others for the violation of Sections 11 C(3) and 11 C(2) read with Section 11(2) of the SEBI Act, 1992, in the matter of Orissa Sponge Iron and Steel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total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1,20,00,000/-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One Crore and twenty lakhs only) </w:t>
      </w:r>
      <w:r>
        <w:rPr>
          <w:rFonts w:ascii="Palatino Linotype" w:eastAsia="Calibri" w:hAnsi="Palatino Linotype"/>
          <w:lang w:val="en-US"/>
        </w:rPr>
        <w:t xml:space="preserve">imposed </w:t>
      </w:r>
      <w:r w:rsidRPr="00EF13E6">
        <w:rPr>
          <w:rFonts w:ascii="Palatino Linotype" w:eastAsia="Calibri" w:hAnsi="Palatino Linotype"/>
          <w:lang w:val="en-US"/>
        </w:rPr>
        <w:t>on Gurmeet Singh and I.S. Sukhija for the violation of Section 12 A (a) (b) (c) of SEBI Act, 1992 read with Regulation 3 (a) (b) (c) (d) and 4 (1)of SEBI (PFUTP) Regulations 2003, in the matter of issuance of GDR by Beckons Industries Limited.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1,00,000/-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One Lakh Only) </w:t>
      </w:r>
      <w:r>
        <w:rPr>
          <w:rFonts w:ascii="Palatino Linotype" w:eastAsia="Calibri" w:hAnsi="Palatino Linotype"/>
          <w:lang w:val="en-US"/>
        </w:rPr>
        <w:t xml:space="preserve">imposed </w:t>
      </w:r>
      <w:r w:rsidRPr="00EF13E6">
        <w:rPr>
          <w:rFonts w:ascii="Palatino Linotype" w:eastAsia="Calibri" w:hAnsi="Palatino Linotype"/>
          <w:lang w:val="en-US"/>
        </w:rPr>
        <w:t>on Unique Image Production Pvt. Ltd. for violation of Regulation 13(4A) read with Regulation 13(5) of SEBI (PIT) Regulations 2015, in the matter of Pine Animation Ltd.</w:t>
      </w:r>
    </w:p>
    <w:p w:rsidR="00321324" w:rsidRPr="00EF13E6" w:rsidRDefault="00321324" w:rsidP="00321324">
      <w:pPr>
        <w:spacing w:line="276" w:lineRule="auto"/>
        <w:ind w:left="720"/>
        <w:contextualSpacing/>
        <w:jc w:val="both"/>
        <w:rPr>
          <w:rFonts w:ascii="Palatino Linotype" w:eastAsia="Calibri" w:hAnsi="Palatino Linotype"/>
          <w:lang w:val="en-US"/>
        </w:rPr>
      </w:pPr>
    </w:p>
    <w:p w:rsidR="00321324" w:rsidRPr="00EF13E6" w:rsidRDefault="00321324" w:rsidP="00321324">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Pr="00EF13E6">
        <w:rPr>
          <w:rFonts w:ascii="Palatino Linotype" w:eastAsia="Calibri" w:hAnsi="Palatino Linotype"/>
          <w:lang w:val="en-US"/>
        </w:rPr>
        <w:t xml:space="preserve">ide  order dated June 30, 2020, a penalty of </w:t>
      </w:r>
      <w:r w:rsidR="00A16061" w:rsidRPr="005512F9">
        <w:rPr>
          <w:rFonts w:ascii="Rupee Foradian" w:eastAsia="Calibri" w:hAnsi="Rupee Foradian"/>
          <w:lang w:val="en-US"/>
        </w:rPr>
        <w:t>`</w:t>
      </w:r>
      <w:r w:rsidRPr="00EF13E6">
        <w:rPr>
          <w:rFonts w:ascii="Palatino Linotype" w:eastAsia="Calibri" w:hAnsi="Palatino Linotype"/>
          <w:lang w:val="en-US"/>
        </w:rPr>
        <w:t xml:space="preserve"> 2,00,000/-</w:t>
      </w:r>
      <w:r w:rsidR="000F0BF4">
        <w:rPr>
          <w:rFonts w:ascii="Palatino Linotype" w:eastAsia="Calibri" w:hAnsi="Palatino Linotype"/>
          <w:lang w:val="en-US"/>
        </w:rPr>
        <w:t xml:space="preserve"> </w:t>
      </w:r>
      <w:r w:rsidRPr="00EF13E6">
        <w:rPr>
          <w:rFonts w:ascii="Palatino Linotype" w:eastAsia="Calibri" w:hAnsi="Palatino Linotype"/>
          <w:lang w:val="en-US"/>
        </w:rPr>
        <w:t xml:space="preserve">(Rupees Two Lakhs Only) </w:t>
      </w:r>
      <w:r>
        <w:rPr>
          <w:rFonts w:ascii="Palatino Linotype" w:eastAsia="Calibri" w:hAnsi="Palatino Linotype"/>
          <w:lang w:val="en-US"/>
        </w:rPr>
        <w:t xml:space="preserve">imposed </w:t>
      </w:r>
      <w:r w:rsidRPr="00EF13E6">
        <w:rPr>
          <w:rFonts w:ascii="Palatino Linotype" w:eastAsia="Calibri" w:hAnsi="Palatino Linotype"/>
          <w:lang w:val="en-US"/>
        </w:rPr>
        <w:t>on First Entertainment Pvt. Ltd. for violation of Regulation 13 (4A) read with Regulation 13(5) of SEBI (PIT) Regulations 2015, in the matter of Pine Animation Ltd.</w:t>
      </w:r>
    </w:p>
    <w:p w:rsidR="00321324" w:rsidRPr="00E71481" w:rsidRDefault="00321324" w:rsidP="00321324">
      <w:pPr>
        <w:spacing w:after="160" w:line="259" w:lineRule="auto"/>
        <w:ind w:left="567"/>
        <w:contextualSpacing/>
        <w:jc w:val="both"/>
        <w:rPr>
          <w:rFonts w:ascii="Palatino Linotype" w:eastAsia="Calibri" w:hAnsi="Palatino Linotype"/>
          <w:lang w:val="en-US"/>
        </w:rPr>
      </w:pPr>
    </w:p>
    <w:p w:rsidR="00E71481" w:rsidRPr="00E71481" w:rsidRDefault="00E71481" w:rsidP="00E71481">
      <w:pPr>
        <w:spacing w:after="120"/>
        <w:rPr>
          <w:rFonts w:ascii="Garamond" w:hAnsi="Garamond"/>
          <w:i/>
          <w:color w:val="0000FF"/>
          <w:sz w:val="18"/>
          <w:u w:val="single"/>
        </w:rPr>
      </w:pPr>
      <w:r w:rsidRPr="00E71481">
        <w:rPr>
          <w:rFonts w:ascii="Garamond" w:hAnsi="Garamond" w:cs="Arial"/>
          <w:i/>
          <w:szCs w:val="32"/>
        </w:rPr>
        <w:t>Disclaimer: The summary has been prepared for the convenience of readers. In case of any ambiguity, please refer to the original order.</w:t>
      </w:r>
    </w:p>
    <w:p w:rsidR="006F32FA" w:rsidRPr="006F32FA" w:rsidRDefault="006F32FA" w:rsidP="006F32FA">
      <w:pPr>
        <w:spacing w:after="120"/>
        <w:rPr>
          <w:rStyle w:val="Hyperlink"/>
          <w:rFonts w:ascii="Garamond" w:hAnsi="Garamond"/>
          <w:i/>
          <w:sz w:val="18"/>
        </w:rPr>
      </w:pPr>
    </w:p>
    <w:p w:rsidR="00474CDF" w:rsidRPr="00C55787" w:rsidRDefault="00474CDF" w:rsidP="00474CDF">
      <w:pPr>
        <w:tabs>
          <w:tab w:val="left" w:pos="8160"/>
        </w:tabs>
        <w:jc w:val="center"/>
        <w:rPr>
          <w:rFonts w:ascii="Palatino Linotype" w:hAnsi="Palatino Linotype"/>
          <w:b/>
          <w:sz w:val="40"/>
          <w:szCs w:val="40"/>
        </w:rPr>
      </w:pPr>
    </w:p>
    <w:sectPr w:rsidR="00474CDF" w:rsidRPr="00C55787" w:rsidSect="00332F86">
      <w:headerReference w:type="even" r:id="rId34"/>
      <w:headerReference w:type="default" r:id="rId35"/>
      <w:footerReference w:type="even" r:id="rId36"/>
      <w:footerReference w:type="default" r:id="rId37"/>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0C3B" w:rsidRDefault="00C90C3B" w:rsidP="00E07645">
      <w:r>
        <w:separator/>
      </w:r>
    </w:p>
  </w:endnote>
  <w:endnote w:type="continuationSeparator" w:id="0">
    <w:p w:rsidR="00C90C3B" w:rsidRDefault="00C90C3B"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Cambria Math"/>
    <w:panose1 w:val="02040503050203030202"/>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Rupee">
    <w:altName w:val="Times New Roman"/>
    <w:charset w:val="00"/>
    <w:family w:val="auto"/>
    <w:pitch w:val="default"/>
  </w:font>
  <w:font w:name="Rupee Foradian">
    <w:panose1 w:val="020B0603030804020204"/>
    <w:charset w:val="00"/>
    <w:family w:val="swiss"/>
    <w:pitch w:val="variable"/>
    <w:sig w:usb0="800000AF" w:usb1="1000204A"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B79" w:rsidRDefault="00053B79">
    <w:pPr>
      <w:pStyle w:val="Footer"/>
    </w:pPr>
  </w:p>
  <w:p w:rsidR="00053B79" w:rsidRDefault="00053B7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008751"/>
      <w:docPartObj>
        <w:docPartGallery w:val="Page Numbers (Bottom of Page)"/>
        <w:docPartUnique/>
      </w:docPartObj>
    </w:sdtPr>
    <w:sdtEndPr>
      <w:rPr>
        <w:color w:val="7F7F7F" w:themeColor="background1" w:themeShade="7F"/>
        <w:spacing w:val="60"/>
      </w:rPr>
    </w:sdtEndPr>
    <w:sdtContent>
      <w:p w:rsidR="00053B79" w:rsidRDefault="00053B79">
        <w:pPr>
          <w:pStyle w:val="Footer"/>
          <w:pBdr>
            <w:top w:val="single" w:sz="4" w:space="1" w:color="D9D9D9" w:themeColor="background1" w:themeShade="D9"/>
          </w:pBdr>
          <w:jc w:val="right"/>
        </w:pPr>
        <w:r>
          <w:fldChar w:fldCharType="begin"/>
        </w:r>
        <w:r>
          <w:instrText xml:space="preserve"> PAGE   \* MERGEFORMAT </w:instrText>
        </w:r>
        <w:r>
          <w:fldChar w:fldCharType="separate"/>
        </w:r>
        <w:r w:rsidR="00F83D06">
          <w:rPr>
            <w:noProof/>
          </w:rPr>
          <w:t>1</w:t>
        </w:r>
        <w:r>
          <w:rPr>
            <w:noProof/>
          </w:rPr>
          <w:fldChar w:fldCharType="end"/>
        </w:r>
        <w:r>
          <w:t xml:space="preserve"> | </w:t>
        </w:r>
        <w:r>
          <w:rPr>
            <w:color w:val="7F7F7F" w:themeColor="background1" w:themeShade="7F"/>
            <w:spacing w:val="60"/>
          </w:rPr>
          <w:t>Page</w:t>
        </w:r>
      </w:p>
    </w:sdtContent>
  </w:sdt>
  <w:p w:rsidR="00053B79" w:rsidRDefault="00053B79">
    <w:pPr>
      <w:pStyle w:val="Footer"/>
    </w:pPr>
  </w:p>
  <w:p w:rsidR="00053B79" w:rsidRDefault="00053B7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0C3B" w:rsidRDefault="00C90C3B" w:rsidP="00E07645">
      <w:r>
        <w:separator/>
      </w:r>
    </w:p>
  </w:footnote>
  <w:footnote w:type="continuationSeparator" w:id="0">
    <w:p w:rsidR="00C90C3B" w:rsidRDefault="00C90C3B" w:rsidP="00E07645">
      <w:r>
        <w:continuationSeparator/>
      </w:r>
    </w:p>
  </w:footnote>
  <w:footnote w:id="1">
    <w:p w:rsidR="00053B79" w:rsidRDefault="00053B79" w:rsidP="00692DA4">
      <w:pPr>
        <w:pStyle w:val="FootnoteText"/>
      </w:pPr>
      <w:r>
        <w:rPr>
          <w:rStyle w:val="FootnoteReference"/>
        </w:rPr>
        <w:footnoteRef/>
      </w:r>
      <w:r>
        <w:t xml:space="preserve"> Based on data available on World Federation of Exchanges as on 12 June, 2020.</w:t>
      </w:r>
    </w:p>
  </w:footnote>
  <w:footnote w:id="2">
    <w:p w:rsidR="00053B79" w:rsidRDefault="00053B79" w:rsidP="00692DA4">
      <w:pPr>
        <w:pStyle w:val="FootnoteText"/>
      </w:pPr>
      <w:r>
        <w:rPr>
          <w:rStyle w:val="FootnoteReference"/>
        </w:rPr>
        <w:footnoteRef/>
      </w:r>
      <w:r>
        <w:t xml:space="preserve"> Germany, Spain, USA, UK, Japan, India, China, Brazil and Russia.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B79" w:rsidRDefault="00053B79">
    <w:pPr>
      <w:pStyle w:val="Header"/>
    </w:pPr>
  </w:p>
  <w:p w:rsidR="00053B79" w:rsidRDefault="00053B7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3B79" w:rsidRDefault="00053B79">
    <w:pPr>
      <w:pStyle w:val="Header"/>
    </w:pPr>
  </w:p>
  <w:p w:rsidR="00053B79" w:rsidRDefault="00053B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A575195"/>
    <w:multiLevelType w:val="hybridMultilevel"/>
    <w:tmpl w:val="FDA0980A"/>
    <w:lvl w:ilvl="0" w:tplc="D29889FC">
      <w:start w:val="9"/>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E2B3ACC"/>
    <w:multiLevelType w:val="hybridMultilevel"/>
    <w:tmpl w:val="37A8B9E0"/>
    <w:lvl w:ilvl="0" w:tplc="0070206C">
      <w:start w:val="37"/>
      <w:numFmt w:val="bullet"/>
      <w:lvlText w:val=""/>
      <w:lvlJc w:val="left"/>
      <w:pPr>
        <w:ind w:left="720" w:hanging="360"/>
      </w:pPr>
      <w:rPr>
        <w:rFonts w:ascii="Symbol" w:eastAsiaTheme="minorHAnsi" w:hAnsi="Symbol" w:cs="Helvetic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0507ECC"/>
    <w:multiLevelType w:val="hybridMultilevel"/>
    <w:tmpl w:val="48EE6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CC7A56"/>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29DB651A"/>
    <w:multiLevelType w:val="hybridMultilevel"/>
    <w:tmpl w:val="35A8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705191"/>
    <w:multiLevelType w:val="multilevel"/>
    <w:tmpl w:val="B8F40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2D6E0355"/>
    <w:multiLevelType w:val="multilevel"/>
    <w:tmpl w:val="11F67D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370573CC"/>
    <w:multiLevelType w:val="hybridMultilevel"/>
    <w:tmpl w:val="3EC47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3D4545AE"/>
    <w:multiLevelType w:val="hybridMultilevel"/>
    <w:tmpl w:val="35B26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nsid w:val="458B2D5E"/>
    <w:multiLevelType w:val="hybridMultilevel"/>
    <w:tmpl w:val="5D563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737608"/>
    <w:multiLevelType w:val="multilevel"/>
    <w:tmpl w:val="A55A0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C505AFF"/>
    <w:multiLevelType w:val="multilevel"/>
    <w:tmpl w:val="71CABB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5E104691"/>
    <w:multiLevelType w:val="hybridMultilevel"/>
    <w:tmpl w:val="DC62204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15C38B9"/>
    <w:multiLevelType w:val="hybridMultilevel"/>
    <w:tmpl w:val="830040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FDA1306"/>
    <w:multiLevelType w:val="hybridMultilevel"/>
    <w:tmpl w:val="B7A49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3"/>
  </w:num>
  <w:num w:numId="2">
    <w:abstractNumId w:val="15"/>
  </w:num>
  <w:num w:numId="3">
    <w:abstractNumId w:val="22"/>
  </w:num>
  <w:num w:numId="4">
    <w:abstractNumId w:val="8"/>
  </w:num>
  <w:num w:numId="5">
    <w:abstractNumId w:val="16"/>
  </w:num>
  <w:num w:numId="6">
    <w:abstractNumId w:val="26"/>
  </w:num>
  <w:num w:numId="7">
    <w:abstractNumId w:val="21"/>
  </w:num>
  <w:num w:numId="8">
    <w:abstractNumId w:val="1"/>
  </w:num>
  <w:num w:numId="9">
    <w:abstractNumId w:val="27"/>
  </w:num>
  <w:num w:numId="10">
    <w:abstractNumId w:val="18"/>
  </w:num>
  <w:num w:numId="11">
    <w:abstractNumId w:val="4"/>
  </w:num>
  <w:num w:numId="12">
    <w:abstractNumId w:val="0"/>
  </w:num>
  <w:num w:numId="13">
    <w:abstractNumId w:val="24"/>
  </w:num>
  <w:num w:numId="14">
    <w:abstractNumId w:val="25"/>
  </w:num>
  <w:num w:numId="15">
    <w:abstractNumId w:val="12"/>
  </w:num>
  <w:num w:numId="16">
    <w:abstractNumId w:val="9"/>
  </w:num>
  <w:num w:numId="17">
    <w:abstractNumId w:val="7"/>
  </w:num>
  <w:num w:numId="18">
    <w:abstractNumId w:val="13"/>
  </w:num>
  <w:num w:numId="19">
    <w:abstractNumId w:val="2"/>
  </w:num>
  <w:num w:numId="20">
    <w:abstractNumId w:val="17"/>
  </w:num>
  <w:num w:numId="21">
    <w:abstractNumId w:val="10"/>
  </w:num>
  <w:num w:numId="22">
    <w:abstractNumId w:val="28"/>
  </w:num>
  <w:num w:numId="23">
    <w:abstractNumId w:val="5"/>
  </w:num>
  <w:num w:numId="24">
    <w:abstractNumId w:val="11"/>
  </w:num>
  <w:num w:numId="25">
    <w:abstractNumId w:val="20"/>
  </w:num>
  <w:num w:numId="26">
    <w:abstractNumId w:val="6"/>
  </w:num>
  <w:num w:numId="27">
    <w:abstractNumId w:val="14"/>
  </w:num>
  <w:num w:numId="28">
    <w:abstractNumId w:val="19"/>
  </w:num>
  <w:num w:numId="29">
    <w:abstractNumId w:val="29"/>
  </w:num>
  <w:num w:numId="30">
    <w:abstractNumId w:val="3"/>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epali Dixit">
    <w15:presenceInfo w15:providerId="AD" w15:userId="S-1-5-21-3983452154-2808760450-1622254248-23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62D7C"/>
    <w:rsid w:val="00063FF5"/>
    <w:rsid w:val="00066531"/>
    <w:rsid w:val="000702D1"/>
    <w:rsid w:val="00071658"/>
    <w:rsid w:val="0007274D"/>
    <w:rsid w:val="000730EC"/>
    <w:rsid w:val="0007312C"/>
    <w:rsid w:val="00073DF2"/>
    <w:rsid w:val="00074803"/>
    <w:rsid w:val="00074BD8"/>
    <w:rsid w:val="00075391"/>
    <w:rsid w:val="0007759D"/>
    <w:rsid w:val="00077C1C"/>
    <w:rsid w:val="00081D7A"/>
    <w:rsid w:val="00082028"/>
    <w:rsid w:val="00082CA8"/>
    <w:rsid w:val="0008421C"/>
    <w:rsid w:val="000847BB"/>
    <w:rsid w:val="00084FB3"/>
    <w:rsid w:val="00085A8E"/>
    <w:rsid w:val="0008687B"/>
    <w:rsid w:val="00086BF6"/>
    <w:rsid w:val="00087B33"/>
    <w:rsid w:val="00090A9B"/>
    <w:rsid w:val="00090DEF"/>
    <w:rsid w:val="00091168"/>
    <w:rsid w:val="00091E37"/>
    <w:rsid w:val="000920E5"/>
    <w:rsid w:val="000946C2"/>
    <w:rsid w:val="0009614C"/>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1FA1"/>
    <w:rsid w:val="000E33A1"/>
    <w:rsid w:val="000E3746"/>
    <w:rsid w:val="000E3A95"/>
    <w:rsid w:val="000E46BB"/>
    <w:rsid w:val="000E4795"/>
    <w:rsid w:val="000E4C9B"/>
    <w:rsid w:val="000E7329"/>
    <w:rsid w:val="000E76D0"/>
    <w:rsid w:val="000E76FF"/>
    <w:rsid w:val="000E777A"/>
    <w:rsid w:val="000F02FB"/>
    <w:rsid w:val="000F0612"/>
    <w:rsid w:val="000F0BF4"/>
    <w:rsid w:val="000F3F0C"/>
    <w:rsid w:val="000F4124"/>
    <w:rsid w:val="000F464D"/>
    <w:rsid w:val="000F55A8"/>
    <w:rsid w:val="000F5AAF"/>
    <w:rsid w:val="000F6775"/>
    <w:rsid w:val="000F7372"/>
    <w:rsid w:val="000F7C8D"/>
    <w:rsid w:val="000F7F35"/>
    <w:rsid w:val="00100264"/>
    <w:rsid w:val="00100F24"/>
    <w:rsid w:val="00102392"/>
    <w:rsid w:val="001032F6"/>
    <w:rsid w:val="00104045"/>
    <w:rsid w:val="001041E6"/>
    <w:rsid w:val="0010444E"/>
    <w:rsid w:val="001048AC"/>
    <w:rsid w:val="0010536E"/>
    <w:rsid w:val="00106806"/>
    <w:rsid w:val="00107440"/>
    <w:rsid w:val="00107643"/>
    <w:rsid w:val="0011033C"/>
    <w:rsid w:val="00110766"/>
    <w:rsid w:val="00112036"/>
    <w:rsid w:val="00112407"/>
    <w:rsid w:val="00113363"/>
    <w:rsid w:val="00113380"/>
    <w:rsid w:val="00114AC5"/>
    <w:rsid w:val="00114B6F"/>
    <w:rsid w:val="001155EB"/>
    <w:rsid w:val="001164CA"/>
    <w:rsid w:val="0011654B"/>
    <w:rsid w:val="001212CB"/>
    <w:rsid w:val="00123543"/>
    <w:rsid w:val="0012367A"/>
    <w:rsid w:val="00124B1E"/>
    <w:rsid w:val="00125AF5"/>
    <w:rsid w:val="0012648B"/>
    <w:rsid w:val="00126726"/>
    <w:rsid w:val="001279AE"/>
    <w:rsid w:val="00130027"/>
    <w:rsid w:val="00130306"/>
    <w:rsid w:val="00130BC0"/>
    <w:rsid w:val="00132024"/>
    <w:rsid w:val="00132568"/>
    <w:rsid w:val="00134BC1"/>
    <w:rsid w:val="00135041"/>
    <w:rsid w:val="001357A7"/>
    <w:rsid w:val="001363E8"/>
    <w:rsid w:val="001376EC"/>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7824"/>
    <w:rsid w:val="00177BD1"/>
    <w:rsid w:val="00177C4A"/>
    <w:rsid w:val="0018049A"/>
    <w:rsid w:val="001816BF"/>
    <w:rsid w:val="0018197C"/>
    <w:rsid w:val="00182965"/>
    <w:rsid w:val="0018378C"/>
    <w:rsid w:val="001847A1"/>
    <w:rsid w:val="00184C5B"/>
    <w:rsid w:val="00184D09"/>
    <w:rsid w:val="0018502D"/>
    <w:rsid w:val="00186E61"/>
    <w:rsid w:val="001912C3"/>
    <w:rsid w:val="00191B9C"/>
    <w:rsid w:val="0019305B"/>
    <w:rsid w:val="001932A2"/>
    <w:rsid w:val="00193EFB"/>
    <w:rsid w:val="001961E8"/>
    <w:rsid w:val="00196267"/>
    <w:rsid w:val="0019787A"/>
    <w:rsid w:val="001A054F"/>
    <w:rsid w:val="001A2361"/>
    <w:rsid w:val="001A3018"/>
    <w:rsid w:val="001A375B"/>
    <w:rsid w:val="001A5A37"/>
    <w:rsid w:val="001A5E17"/>
    <w:rsid w:val="001A61B6"/>
    <w:rsid w:val="001A6439"/>
    <w:rsid w:val="001A697A"/>
    <w:rsid w:val="001A7D69"/>
    <w:rsid w:val="001A7DC2"/>
    <w:rsid w:val="001B1D3E"/>
    <w:rsid w:val="001B2693"/>
    <w:rsid w:val="001B279D"/>
    <w:rsid w:val="001B44E2"/>
    <w:rsid w:val="001B4C10"/>
    <w:rsid w:val="001B5BFF"/>
    <w:rsid w:val="001B7218"/>
    <w:rsid w:val="001C0933"/>
    <w:rsid w:val="001C0BB1"/>
    <w:rsid w:val="001C2441"/>
    <w:rsid w:val="001C3230"/>
    <w:rsid w:val="001C4EE9"/>
    <w:rsid w:val="001C5DA4"/>
    <w:rsid w:val="001C637A"/>
    <w:rsid w:val="001C7B26"/>
    <w:rsid w:val="001C7B28"/>
    <w:rsid w:val="001D04F5"/>
    <w:rsid w:val="001D1729"/>
    <w:rsid w:val="001D2CA3"/>
    <w:rsid w:val="001D4801"/>
    <w:rsid w:val="001D4880"/>
    <w:rsid w:val="001D52A6"/>
    <w:rsid w:val="001D5BBC"/>
    <w:rsid w:val="001D68DB"/>
    <w:rsid w:val="001D7AA4"/>
    <w:rsid w:val="001E0BB4"/>
    <w:rsid w:val="001E1254"/>
    <w:rsid w:val="001E2A24"/>
    <w:rsid w:val="001E3F5F"/>
    <w:rsid w:val="001E4032"/>
    <w:rsid w:val="001E4F7E"/>
    <w:rsid w:val="001E5152"/>
    <w:rsid w:val="001E51C8"/>
    <w:rsid w:val="001E722D"/>
    <w:rsid w:val="001E79D3"/>
    <w:rsid w:val="001E7A6D"/>
    <w:rsid w:val="001F078D"/>
    <w:rsid w:val="001F19F8"/>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662A"/>
    <w:rsid w:val="00226BF6"/>
    <w:rsid w:val="002271C2"/>
    <w:rsid w:val="00227328"/>
    <w:rsid w:val="00227721"/>
    <w:rsid w:val="0023129A"/>
    <w:rsid w:val="002319FF"/>
    <w:rsid w:val="002322F9"/>
    <w:rsid w:val="002325B0"/>
    <w:rsid w:val="002334AB"/>
    <w:rsid w:val="00233575"/>
    <w:rsid w:val="00234E67"/>
    <w:rsid w:val="002354B2"/>
    <w:rsid w:val="00235B23"/>
    <w:rsid w:val="00236346"/>
    <w:rsid w:val="00236954"/>
    <w:rsid w:val="0023700B"/>
    <w:rsid w:val="00237509"/>
    <w:rsid w:val="002405F0"/>
    <w:rsid w:val="00240828"/>
    <w:rsid w:val="00240D60"/>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D3E"/>
    <w:rsid w:val="00272F12"/>
    <w:rsid w:val="00275096"/>
    <w:rsid w:val="0027517B"/>
    <w:rsid w:val="002770A6"/>
    <w:rsid w:val="002776BE"/>
    <w:rsid w:val="00280CFD"/>
    <w:rsid w:val="002818A0"/>
    <w:rsid w:val="002818B2"/>
    <w:rsid w:val="00283974"/>
    <w:rsid w:val="00284BC2"/>
    <w:rsid w:val="002852AB"/>
    <w:rsid w:val="00285F0C"/>
    <w:rsid w:val="00286614"/>
    <w:rsid w:val="00287B4A"/>
    <w:rsid w:val="002911AB"/>
    <w:rsid w:val="00294843"/>
    <w:rsid w:val="00294B3E"/>
    <w:rsid w:val="002959F3"/>
    <w:rsid w:val="00295C58"/>
    <w:rsid w:val="00295F4F"/>
    <w:rsid w:val="00296BD4"/>
    <w:rsid w:val="00297ABE"/>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124"/>
    <w:rsid w:val="003321CF"/>
    <w:rsid w:val="003323BA"/>
    <w:rsid w:val="003327D8"/>
    <w:rsid w:val="00332F86"/>
    <w:rsid w:val="00333281"/>
    <w:rsid w:val="00334455"/>
    <w:rsid w:val="00334516"/>
    <w:rsid w:val="003364B9"/>
    <w:rsid w:val="00336FC3"/>
    <w:rsid w:val="0034014E"/>
    <w:rsid w:val="00341FCF"/>
    <w:rsid w:val="003423FE"/>
    <w:rsid w:val="00342BD1"/>
    <w:rsid w:val="0034368F"/>
    <w:rsid w:val="0034385B"/>
    <w:rsid w:val="003456FD"/>
    <w:rsid w:val="00346D6C"/>
    <w:rsid w:val="00351582"/>
    <w:rsid w:val="003515BE"/>
    <w:rsid w:val="00352307"/>
    <w:rsid w:val="003557AC"/>
    <w:rsid w:val="00356067"/>
    <w:rsid w:val="003570AD"/>
    <w:rsid w:val="003576D8"/>
    <w:rsid w:val="0035797F"/>
    <w:rsid w:val="00357F0F"/>
    <w:rsid w:val="00360032"/>
    <w:rsid w:val="00360BE5"/>
    <w:rsid w:val="00360FA1"/>
    <w:rsid w:val="0036332D"/>
    <w:rsid w:val="003671F5"/>
    <w:rsid w:val="00371E4B"/>
    <w:rsid w:val="00372242"/>
    <w:rsid w:val="00373978"/>
    <w:rsid w:val="00373B39"/>
    <w:rsid w:val="0037442E"/>
    <w:rsid w:val="003745A0"/>
    <w:rsid w:val="00374E1A"/>
    <w:rsid w:val="00375172"/>
    <w:rsid w:val="003755CB"/>
    <w:rsid w:val="003769B7"/>
    <w:rsid w:val="00376E21"/>
    <w:rsid w:val="00381D19"/>
    <w:rsid w:val="00383DBF"/>
    <w:rsid w:val="00383FFB"/>
    <w:rsid w:val="00384E16"/>
    <w:rsid w:val="00385837"/>
    <w:rsid w:val="00387126"/>
    <w:rsid w:val="003873FD"/>
    <w:rsid w:val="00387426"/>
    <w:rsid w:val="0038777E"/>
    <w:rsid w:val="003903F3"/>
    <w:rsid w:val="003909F6"/>
    <w:rsid w:val="003913C8"/>
    <w:rsid w:val="00391EC4"/>
    <w:rsid w:val="00391F48"/>
    <w:rsid w:val="0039243F"/>
    <w:rsid w:val="00395300"/>
    <w:rsid w:val="00395B40"/>
    <w:rsid w:val="00396038"/>
    <w:rsid w:val="00396049"/>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80"/>
    <w:rsid w:val="003C3AA0"/>
    <w:rsid w:val="003C3DD7"/>
    <w:rsid w:val="003C4496"/>
    <w:rsid w:val="003C51EB"/>
    <w:rsid w:val="003C6A4A"/>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5A8A"/>
    <w:rsid w:val="003E5D13"/>
    <w:rsid w:val="003E61D3"/>
    <w:rsid w:val="003E63F8"/>
    <w:rsid w:val="003E70CB"/>
    <w:rsid w:val="003F0D78"/>
    <w:rsid w:val="003F139B"/>
    <w:rsid w:val="003F1FB2"/>
    <w:rsid w:val="003F3A95"/>
    <w:rsid w:val="003F537A"/>
    <w:rsid w:val="003F5475"/>
    <w:rsid w:val="003F560E"/>
    <w:rsid w:val="003F5A24"/>
    <w:rsid w:val="003F5EDA"/>
    <w:rsid w:val="003F62E0"/>
    <w:rsid w:val="003F643D"/>
    <w:rsid w:val="003F653C"/>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2A89"/>
    <w:rsid w:val="00432CD0"/>
    <w:rsid w:val="004333ED"/>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47CB1"/>
    <w:rsid w:val="00550718"/>
    <w:rsid w:val="00550730"/>
    <w:rsid w:val="005508F9"/>
    <w:rsid w:val="0055100E"/>
    <w:rsid w:val="005511B9"/>
    <w:rsid w:val="005512F9"/>
    <w:rsid w:val="00551F25"/>
    <w:rsid w:val="0055272B"/>
    <w:rsid w:val="00553A93"/>
    <w:rsid w:val="00554852"/>
    <w:rsid w:val="00554FE9"/>
    <w:rsid w:val="005553B4"/>
    <w:rsid w:val="005553E9"/>
    <w:rsid w:val="005560D4"/>
    <w:rsid w:val="0055674D"/>
    <w:rsid w:val="00556A8C"/>
    <w:rsid w:val="00557075"/>
    <w:rsid w:val="00557F61"/>
    <w:rsid w:val="005609FB"/>
    <w:rsid w:val="00561B4E"/>
    <w:rsid w:val="00562052"/>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5AC8"/>
    <w:rsid w:val="005A765A"/>
    <w:rsid w:val="005A7FA8"/>
    <w:rsid w:val="005B05E6"/>
    <w:rsid w:val="005B0C69"/>
    <w:rsid w:val="005B1031"/>
    <w:rsid w:val="005B1872"/>
    <w:rsid w:val="005B22A2"/>
    <w:rsid w:val="005B240B"/>
    <w:rsid w:val="005B325C"/>
    <w:rsid w:val="005B3403"/>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CFC"/>
    <w:rsid w:val="006116C3"/>
    <w:rsid w:val="00612E2F"/>
    <w:rsid w:val="00613959"/>
    <w:rsid w:val="00614BDD"/>
    <w:rsid w:val="00615563"/>
    <w:rsid w:val="00615BAE"/>
    <w:rsid w:val="00615DB4"/>
    <w:rsid w:val="00615F62"/>
    <w:rsid w:val="00620BE6"/>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2DA4"/>
    <w:rsid w:val="00694899"/>
    <w:rsid w:val="00695284"/>
    <w:rsid w:val="00695903"/>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F44"/>
    <w:rsid w:val="006E5698"/>
    <w:rsid w:val="006E6B6C"/>
    <w:rsid w:val="006E776E"/>
    <w:rsid w:val="006F00FA"/>
    <w:rsid w:val="006F0227"/>
    <w:rsid w:val="006F06C7"/>
    <w:rsid w:val="006F11EB"/>
    <w:rsid w:val="006F2F06"/>
    <w:rsid w:val="006F32FA"/>
    <w:rsid w:val="006F5696"/>
    <w:rsid w:val="006F587F"/>
    <w:rsid w:val="006F6807"/>
    <w:rsid w:val="007040D9"/>
    <w:rsid w:val="00705B35"/>
    <w:rsid w:val="00706CB2"/>
    <w:rsid w:val="007105B1"/>
    <w:rsid w:val="00711718"/>
    <w:rsid w:val="00713267"/>
    <w:rsid w:val="00713E40"/>
    <w:rsid w:val="007147ED"/>
    <w:rsid w:val="00715FE7"/>
    <w:rsid w:val="00717204"/>
    <w:rsid w:val="00720132"/>
    <w:rsid w:val="00720C83"/>
    <w:rsid w:val="007225EE"/>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2843"/>
    <w:rsid w:val="00787D73"/>
    <w:rsid w:val="00795793"/>
    <w:rsid w:val="007A291E"/>
    <w:rsid w:val="007A54BA"/>
    <w:rsid w:val="007A583C"/>
    <w:rsid w:val="007A6167"/>
    <w:rsid w:val="007A66D8"/>
    <w:rsid w:val="007A6867"/>
    <w:rsid w:val="007A7B9F"/>
    <w:rsid w:val="007B006B"/>
    <w:rsid w:val="007B01E7"/>
    <w:rsid w:val="007B0791"/>
    <w:rsid w:val="007B0A17"/>
    <w:rsid w:val="007B2F25"/>
    <w:rsid w:val="007B3B8D"/>
    <w:rsid w:val="007B43DF"/>
    <w:rsid w:val="007B4C1C"/>
    <w:rsid w:val="007B4F50"/>
    <w:rsid w:val="007B50BE"/>
    <w:rsid w:val="007B5CBD"/>
    <w:rsid w:val="007B6607"/>
    <w:rsid w:val="007B72B2"/>
    <w:rsid w:val="007B7F5A"/>
    <w:rsid w:val="007C02AF"/>
    <w:rsid w:val="007C18BF"/>
    <w:rsid w:val="007C2931"/>
    <w:rsid w:val="007C372B"/>
    <w:rsid w:val="007C52EA"/>
    <w:rsid w:val="007C5387"/>
    <w:rsid w:val="007C7A52"/>
    <w:rsid w:val="007C7C20"/>
    <w:rsid w:val="007D0F24"/>
    <w:rsid w:val="007D1402"/>
    <w:rsid w:val="007D2ED4"/>
    <w:rsid w:val="007D32EC"/>
    <w:rsid w:val="007D475A"/>
    <w:rsid w:val="007D5106"/>
    <w:rsid w:val="007D5625"/>
    <w:rsid w:val="007D6375"/>
    <w:rsid w:val="007D685F"/>
    <w:rsid w:val="007D745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DF3"/>
    <w:rsid w:val="00817E79"/>
    <w:rsid w:val="00817F15"/>
    <w:rsid w:val="008204D8"/>
    <w:rsid w:val="00820DE7"/>
    <w:rsid w:val="008217CF"/>
    <w:rsid w:val="0082197C"/>
    <w:rsid w:val="00821A1D"/>
    <w:rsid w:val="00824E56"/>
    <w:rsid w:val="00826550"/>
    <w:rsid w:val="0082750D"/>
    <w:rsid w:val="00827CC3"/>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57A1C"/>
    <w:rsid w:val="0086086A"/>
    <w:rsid w:val="00860BB0"/>
    <w:rsid w:val="00861EC4"/>
    <w:rsid w:val="0086293C"/>
    <w:rsid w:val="00862F07"/>
    <w:rsid w:val="008641C4"/>
    <w:rsid w:val="00864DA5"/>
    <w:rsid w:val="00867558"/>
    <w:rsid w:val="008705B0"/>
    <w:rsid w:val="008714AA"/>
    <w:rsid w:val="00871B96"/>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C7CE1"/>
    <w:rsid w:val="008D1225"/>
    <w:rsid w:val="008D1D0E"/>
    <w:rsid w:val="008D1F15"/>
    <w:rsid w:val="008D1F2B"/>
    <w:rsid w:val="008D3B96"/>
    <w:rsid w:val="008D5210"/>
    <w:rsid w:val="008D6416"/>
    <w:rsid w:val="008D652C"/>
    <w:rsid w:val="008D7F6B"/>
    <w:rsid w:val="008E0D37"/>
    <w:rsid w:val="008E2D53"/>
    <w:rsid w:val="008E4467"/>
    <w:rsid w:val="008E4CD7"/>
    <w:rsid w:val="008E641D"/>
    <w:rsid w:val="008E660D"/>
    <w:rsid w:val="008E7DD4"/>
    <w:rsid w:val="008F056F"/>
    <w:rsid w:val="008F21C1"/>
    <w:rsid w:val="008F305A"/>
    <w:rsid w:val="008F3154"/>
    <w:rsid w:val="008F3465"/>
    <w:rsid w:val="008F3512"/>
    <w:rsid w:val="008F371C"/>
    <w:rsid w:val="008F3D5F"/>
    <w:rsid w:val="008F438E"/>
    <w:rsid w:val="008F66BA"/>
    <w:rsid w:val="008F7D54"/>
    <w:rsid w:val="009004F9"/>
    <w:rsid w:val="0090344A"/>
    <w:rsid w:val="0090383C"/>
    <w:rsid w:val="0090561B"/>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71A2"/>
    <w:rsid w:val="0093027F"/>
    <w:rsid w:val="0093151B"/>
    <w:rsid w:val="00931738"/>
    <w:rsid w:val="00931B31"/>
    <w:rsid w:val="009325AE"/>
    <w:rsid w:val="009346E0"/>
    <w:rsid w:val="009349B5"/>
    <w:rsid w:val="00940224"/>
    <w:rsid w:val="009402E0"/>
    <w:rsid w:val="009425A7"/>
    <w:rsid w:val="0094265B"/>
    <w:rsid w:val="00942CF7"/>
    <w:rsid w:val="00942E4C"/>
    <w:rsid w:val="00944900"/>
    <w:rsid w:val="00944EA3"/>
    <w:rsid w:val="0094583D"/>
    <w:rsid w:val="00945BCE"/>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87F"/>
    <w:rsid w:val="009B5848"/>
    <w:rsid w:val="009B6103"/>
    <w:rsid w:val="009B6310"/>
    <w:rsid w:val="009B6859"/>
    <w:rsid w:val="009B6E90"/>
    <w:rsid w:val="009B7E61"/>
    <w:rsid w:val="009C0395"/>
    <w:rsid w:val="009C0670"/>
    <w:rsid w:val="009C0DB6"/>
    <w:rsid w:val="009C2D4D"/>
    <w:rsid w:val="009C3F50"/>
    <w:rsid w:val="009C4DDA"/>
    <w:rsid w:val="009C60FB"/>
    <w:rsid w:val="009C61D4"/>
    <w:rsid w:val="009C6A99"/>
    <w:rsid w:val="009C6D41"/>
    <w:rsid w:val="009C750F"/>
    <w:rsid w:val="009D18C6"/>
    <w:rsid w:val="009D1DA9"/>
    <w:rsid w:val="009D3922"/>
    <w:rsid w:val="009D4471"/>
    <w:rsid w:val="009D4775"/>
    <w:rsid w:val="009D4AE0"/>
    <w:rsid w:val="009D6DFE"/>
    <w:rsid w:val="009D771F"/>
    <w:rsid w:val="009E2771"/>
    <w:rsid w:val="009E322F"/>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061"/>
    <w:rsid w:val="00A16582"/>
    <w:rsid w:val="00A16772"/>
    <w:rsid w:val="00A16E83"/>
    <w:rsid w:val="00A17085"/>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3A21"/>
    <w:rsid w:val="00A446B7"/>
    <w:rsid w:val="00A45306"/>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CA0"/>
    <w:rsid w:val="00A70308"/>
    <w:rsid w:val="00A7097C"/>
    <w:rsid w:val="00A712FA"/>
    <w:rsid w:val="00A71A85"/>
    <w:rsid w:val="00A72138"/>
    <w:rsid w:val="00A7271F"/>
    <w:rsid w:val="00A7430F"/>
    <w:rsid w:val="00A77112"/>
    <w:rsid w:val="00A77A56"/>
    <w:rsid w:val="00A80438"/>
    <w:rsid w:val="00A818B5"/>
    <w:rsid w:val="00A81BA4"/>
    <w:rsid w:val="00A824FF"/>
    <w:rsid w:val="00A82FDB"/>
    <w:rsid w:val="00A839BC"/>
    <w:rsid w:val="00A841EE"/>
    <w:rsid w:val="00A866D6"/>
    <w:rsid w:val="00A867D8"/>
    <w:rsid w:val="00A90878"/>
    <w:rsid w:val="00A93C69"/>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456"/>
    <w:rsid w:val="00AB6AEF"/>
    <w:rsid w:val="00AB7107"/>
    <w:rsid w:val="00AB7139"/>
    <w:rsid w:val="00AB7C34"/>
    <w:rsid w:val="00AC14D1"/>
    <w:rsid w:val="00AC22A0"/>
    <w:rsid w:val="00AC392D"/>
    <w:rsid w:val="00AC488B"/>
    <w:rsid w:val="00AC5D60"/>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2A35"/>
    <w:rsid w:val="00B04C55"/>
    <w:rsid w:val="00B0682B"/>
    <w:rsid w:val="00B07CDD"/>
    <w:rsid w:val="00B07E11"/>
    <w:rsid w:val="00B11456"/>
    <w:rsid w:val="00B114A3"/>
    <w:rsid w:val="00B11981"/>
    <w:rsid w:val="00B11A9E"/>
    <w:rsid w:val="00B12D4D"/>
    <w:rsid w:val="00B13220"/>
    <w:rsid w:val="00B1431D"/>
    <w:rsid w:val="00B16F27"/>
    <w:rsid w:val="00B1771C"/>
    <w:rsid w:val="00B17B88"/>
    <w:rsid w:val="00B20597"/>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966"/>
    <w:rsid w:val="00B745B1"/>
    <w:rsid w:val="00B77A7D"/>
    <w:rsid w:val="00B77D1D"/>
    <w:rsid w:val="00B805E4"/>
    <w:rsid w:val="00B80DAE"/>
    <w:rsid w:val="00B814E7"/>
    <w:rsid w:val="00B82698"/>
    <w:rsid w:val="00B833BF"/>
    <w:rsid w:val="00B84B85"/>
    <w:rsid w:val="00B853DA"/>
    <w:rsid w:val="00B86576"/>
    <w:rsid w:val="00B86DCD"/>
    <w:rsid w:val="00B87BF6"/>
    <w:rsid w:val="00B87DCC"/>
    <w:rsid w:val="00B90804"/>
    <w:rsid w:val="00B932C4"/>
    <w:rsid w:val="00B93856"/>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2505"/>
    <w:rsid w:val="00C44691"/>
    <w:rsid w:val="00C46231"/>
    <w:rsid w:val="00C46887"/>
    <w:rsid w:val="00C47F3D"/>
    <w:rsid w:val="00C5255D"/>
    <w:rsid w:val="00C5270F"/>
    <w:rsid w:val="00C53BC6"/>
    <w:rsid w:val="00C54416"/>
    <w:rsid w:val="00C54DA6"/>
    <w:rsid w:val="00C55787"/>
    <w:rsid w:val="00C57059"/>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60B"/>
    <w:rsid w:val="00C908AE"/>
    <w:rsid w:val="00C90C3B"/>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307D"/>
    <w:rsid w:val="00CB36B3"/>
    <w:rsid w:val="00CB387F"/>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2E5E"/>
    <w:rsid w:val="00CE3F98"/>
    <w:rsid w:val="00CE4A4A"/>
    <w:rsid w:val="00CE4B31"/>
    <w:rsid w:val="00CE5886"/>
    <w:rsid w:val="00CE701B"/>
    <w:rsid w:val="00CE7331"/>
    <w:rsid w:val="00CE7473"/>
    <w:rsid w:val="00CF0732"/>
    <w:rsid w:val="00CF1126"/>
    <w:rsid w:val="00CF24AD"/>
    <w:rsid w:val="00CF4273"/>
    <w:rsid w:val="00CF49C3"/>
    <w:rsid w:val="00CF5FBE"/>
    <w:rsid w:val="00CF6275"/>
    <w:rsid w:val="00CF7606"/>
    <w:rsid w:val="00CF77D6"/>
    <w:rsid w:val="00D00889"/>
    <w:rsid w:val="00D01238"/>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F9"/>
    <w:rsid w:val="00D2167C"/>
    <w:rsid w:val="00D2282C"/>
    <w:rsid w:val="00D23D1F"/>
    <w:rsid w:val="00D24C21"/>
    <w:rsid w:val="00D26BBF"/>
    <w:rsid w:val="00D26E9C"/>
    <w:rsid w:val="00D27BC8"/>
    <w:rsid w:val="00D3262D"/>
    <w:rsid w:val="00D32A6A"/>
    <w:rsid w:val="00D34976"/>
    <w:rsid w:val="00D35EDA"/>
    <w:rsid w:val="00D36D16"/>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831"/>
    <w:rsid w:val="00D62DC1"/>
    <w:rsid w:val="00D64AD2"/>
    <w:rsid w:val="00D65F6E"/>
    <w:rsid w:val="00D702D2"/>
    <w:rsid w:val="00D7034F"/>
    <w:rsid w:val="00D70AD3"/>
    <w:rsid w:val="00D70DF4"/>
    <w:rsid w:val="00D72D6A"/>
    <w:rsid w:val="00D733A1"/>
    <w:rsid w:val="00D74300"/>
    <w:rsid w:val="00D76680"/>
    <w:rsid w:val="00D802C2"/>
    <w:rsid w:val="00D803BC"/>
    <w:rsid w:val="00D81D55"/>
    <w:rsid w:val="00D81F28"/>
    <w:rsid w:val="00D8253A"/>
    <w:rsid w:val="00D849C0"/>
    <w:rsid w:val="00D84DBD"/>
    <w:rsid w:val="00D8598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7BA3"/>
    <w:rsid w:val="00DE0003"/>
    <w:rsid w:val="00DE0119"/>
    <w:rsid w:val="00DE05C2"/>
    <w:rsid w:val="00DE1CCB"/>
    <w:rsid w:val="00DE2AF3"/>
    <w:rsid w:val="00DE7027"/>
    <w:rsid w:val="00DE7B3D"/>
    <w:rsid w:val="00DF4282"/>
    <w:rsid w:val="00DF4F75"/>
    <w:rsid w:val="00DF61AF"/>
    <w:rsid w:val="00DF7E39"/>
    <w:rsid w:val="00E00787"/>
    <w:rsid w:val="00E00B96"/>
    <w:rsid w:val="00E021D8"/>
    <w:rsid w:val="00E0264D"/>
    <w:rsid w:val="00E03B3D"/>
    <w:rsid w:val="00E04240"/>
    <w:rsid w:val="00E05C6B"/>
    <w:rsid w:val="00E07645"/>
    <w:rsid w:val="00E10C48"/>
    <w:rsid w:val="00E118E0"/>
    <w:rsid w:val="00E12966"/>
    <w:rsid w:val="00E129DE"/>
    <w:rsid w:val="00E13C8B"/>
    <w:rsid w:val="00E14292"/>
    <w:rsid w:val="00E14BDC"/>
    <w:rsid w:val="00E14E4F"/>
    <w:rsid w:val="00E150CB"/>
    <w:rsid w:val="00E15476"/>
    <w:rsid w:val="00E15592"/>
    <w:rsid w:val="00E1563B"/>
    <w:rsid w:val="00E15721"/>
    <w:rsid w:val="00E15C7D"/>
    <w:rsid w:val="00E16038"/>
    <w:rsid w:val="00E1633B"/>
    <w:rsid w:val="00E167E1"/>
    <w:rsid w:val="00E17832"/>
    <w:rsid w:val="00E21C48"/>
    <w:rsid w:val="00E23764"/>
    <w:rsid w:val="00E26147"/>
    <w:rsid w:val="00E2730C"/>
    <w:rsid w:val="00E32479"/>
    <w:rsid w:val="00E324A0"/>
    <w:rsid w:val="00E32E2A"/>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5093C"/>
    <w:rsid w:val="00E51B1F"/>
    <w:rsid w:val="00E532C7"/>
    <w:rsid w:val="00E54E86"/>
    <w:rsid w:val="00E54F09"/>
    <w:rsid w:val="00E54F6F"/>
    <w:rsid w:val="00E55F04"/>
    <w:rsid w:val="00E56258"/>
    <w:rsid w:val="00E601E4"/>
    <w:rsid w:val="00E60723"/>
    <w:rsid w:val="00E61427"/>
    <w:rsid w:val="00E62521"/>
    <w:rsid w:val="00E637E6"/>
    <w:rsid w:val="00E63C9C"/>
    <w:rsid w:val="00E63DEB"/>
    <w:rsid w:val="00E6408C"/>
    <w:rsid w:val="00E64BDE"/>
    <w:rsid w:val="00E667F5"/>
    <w:rsid w:val="00E67B51"/>
    <w:rsid w:val="00E70C9E"/>
    <w:rsid w:val="00E71481"/>
    <w:rsid w:val="00E7279F"/>
    <w:rsid w:val="00E736B1"/>
    <w:rsid w:val="00E74803"/>
    <w:rsid w:val="00E74C42"/>
    <w:rsid w:val="00E75332"/>
    <w:rsid w:val="00E7624D"/>
    <w:rsid w:val="00E808D0"/>
    <w:rsid w:val="00E80A7D"/>
    <w:rsid w:val="00E8251D"/>
    <w:rsid w:val="00E8490D"/>
    <w:rsid w:val="00E85B1B"/>
    <w:rsid w:val="00E86EA2"/>
    <w:rsid w:val="00E87E37"/>
    <w:rsid w:val="00E90138"/>
    <w:rsid w:val="00E92CFD"/>
    <w:rsid w:val="00E933DC"/>
    <w:rsid w:val="00E94CA0"/>
    <w:rsid w:val="00E9744A"/>
    <w:rsid w:val="00E974CF"/>
    <w:rsid w:val="00E97AE2"/>
    <w:rsid w:val="00EA169B"/>
    <w:rsid w:val="00EA26A1"/>
    <w:rsid w:val="00EA4711"/>
    <w:rsid w:val="00EA538F"/>
    <w:rsid w:val="00EA5938"/>
    <w:rsid w:val="00EA5A39"/>
    <w:rsid w:val="00EA5BCF"/>
    <w:rsid w:val="00EA7E15"/>
    <w:rsid w:val="00EB1612"/>
    <w:rsid w:val="00EB1B35"/>
    <w:rsid w:val="00EB492A"/>
    <w:rsid w:val="00EB52C5"/>
    <w:rsid w:val="00EB5843"/>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303C"/>
    <w:rsid w:val="00F23074"/>
    <w:rsid w:val="00F23FDB"/>
    <w:rsid w:val="00F252C0"/>
    <w:rsid w:val="00F25C19"/>
    <w:rsid w:val="00F2607A"/>
    <w:rsid w:val="00F261AF"/>
    <w:rsid w:val="00F31F13"/>
    <w:rsid w:val="00F359B1"/>
    <w:rsid w:val="00F368EA"/>
    <w:rsid w:val="00F378C2"/>
    <w:rsid w:val="00F37BB4"/>
    <w:rsid w:val="00F42930"/>
    <w:rsid w:val="00F42F9E"/>
    <w:rsid w:val="00F437A5"/>
    <w:rsid w:val="00F43DB2"/>
    <w:rsid w:val="00F4639C"/>
    <w:rsid w:val="00F5250B"/>
    <w:rsid w:val="00F526F5"/>
    <w:rsid w:val="00F530DB"/>
    <w:rsid w:val="00F5403B"/>
    <w:rsid w:val="00F56183"/>
    <w:rsid w:val="00F565E0"/>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D06"/>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F6"/>
    <w:rsid w:val="00FC3171"/>
    <w:rsid w:val="00FC5D27"/>
    <w:rsid w:val="00FC5E32"/>
    <w:rsid w:val="00FC60B4"/>
    <w:rsid w:val="00FC7502"/>
    <w:rsid w:val="00FD1851"/>
    <w:rsid w:val="00FD1D35"/>
    <w:rsid w:val="00FD3615"/>
    <w:rsid w:val="00FD3F0E"/>
    <w:rsid w:val="00FD4EB6"/>
    <w:rsid w:val="00FD564D"/>
    <w:rsid w:val="00FD571E"/>
    <w:rsid w:val="00FD6AB7"/>
    <w:rsid w:val="00FD6C2B"/>
    <w:rsid w:val="00FD712F"/>
    <w:rsid w:val="00FD7D6D"/>
    <w:rsid w:val="00FE16B3"/>
    <w:rsid w:val="00FE369E"/>
    <w:rsid w:val="00FE4404"/>
    <w:rsid w:val="00FE4C68"/>
    <w:rsid w:val="00FE5BEC"/>
    <w:rsid w:val="00FE6B74"/>
    <w:rsid w:val="00FE74AD"/>
    <w:rsid w:val="00FE772F"/>
    <w:rsid w:val="00FE77E0"/>
    <w:rsid w:val="00FE79FA"/>
    <w:rsid w:val="00FE7EFC"/>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microsoft.com/office/2011/relationships/people" Target="people.xml"/><Relationship Id="rId3" Type="http://schemas.openxmlformats.org/officeDocument/2006/relationships/customXml" Target="../customXml/item3.xml"/><Relationship Id="rId21" Type="http://schemas.openxmlformats.org/officeDocument/2006/relationships/chart" Target="charts/chart10.xml"/><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chart" Target="charts/chart1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lletin@sebi.gov.in" TargetMode="External"/><Relationship Id="rId24" Type="http://schemas.openxmlformats.org/officeDocument/2006/relationships/chart" Target="charts/chart13.xml"/><Relationship Id="rId32" Type="http://schemas.openxmlformats.org/officeDocument/2006/relationships/chart" Target="charts/chart21.xm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footer" Target="footer1.xml"/><Relationship Id="rId10" Type="http://schemas.openxmlformats.org/officeDocument/2006/relationships/hyperlink" Target="http://www.sebi.gov.in" TargetMode="External"/><Relationship Id="rId19" Type="http://schemas.openxmlformats.org/officeDocument/2006/relationships/chart" Target="charts/chart8.xml"/><Relationship Id="rId31" Type="http://schemas.openxmlformats.org/officeDocument/2006/relationships/chart" Target="charts/chart20.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sebi_backup_data\Akriti\2020-21\Capital%20market%20review\July\Excel%20CMR%20July.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sebi_backup_data\Akriti\2020-21\Capital%20market%20review\July\Excel%20CMR%20July.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sebi_backup_data\Akriti\2020-21\Capital%20market%20review\July\Excel%20CMR%20July.xlsx"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sebi_backup_data\Akriti\2020-21\Capital%20market%20review\July\Excel%20CMR%20July.xlsx"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sebi_backup_data\Akriti\2020-21\Capital%20market%20review\July\Excel%20CMR%20July.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file:///D:\sebi_backup_data\Akriti\2020-21\Capital%20market%20review\July\Excel%20CMR%20July.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Saurabh\Desktop\Bulletin%20June%202020\Graphs%20%20data%20for%20bulletin%20June%202020%20(revised).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201\Desktop\Month-wise%20Bulletin\Bulletin%20Jan.2020%20to%20Dec.%202020\June%202020\Graphs%20&amp;%20data%20for%20bulletin%20June%202020.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Month-wise%20Bulletin\Bulletin%20Jan.2020%20to%20Dec.%202020\June%202020\Graphs%20%20data%20for%20bulletin%20June%202020%20(revised).xlsx" TargetMode="External"/></Relationships>
</file>

<file path=word/charts/_rels/chart17.xml.rels><?xml version="1.0" encoding="UTF-8" standalone="yes"?>
<Relationships xmlns="http://schemas.openxmlformats.org/package/2006/relationships"><Relationship Id="rId2" Type="http://schemas.openxmlformats.org/officeDocument/2006/relationships/oleObject" Target="file:///F:\SEBI\SUMIT%20DATA\01.%20Monthly%20Bulletin\00.%20Working\01.%20Global%20Review\01%20Working%20File%20V1.xlsx"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F:\SEBI\SUMIT%20DATA\01.%20Monthly%20Bulletin\00.%20Working\01.%20Global%20Review\01%20Working%20File%20V1.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F:\SEBI\SUMIT%20DATA\01.%20Monthly%20Bulletin\00.%20Working\01.%20Global%20Review\01%20Working%20File%20V1.xlsx"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F:\SEBI\SUMIT%20DATA\01.%20Monthly%20Bulletin\00.%20Working\01.%20Global%20Review\01%20Working%20File%20V1.xlsx" TargetMode="Externa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F:\SEBI\SUMIT%20DATA\01.%20Monthly%20Bulletin\00.%20Working\01.%20Global%20Review\01%20Working%20File%20V1.xlsx" TargetMode="External"/></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F:\SEBI\SUMIT%20DATA\01.%20Monthly%20Bulletin\00.%20Working\01.%20Global%20Review\01%20Working%20File%20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794249182539336E-2"/>
          <c:y val="0.12940443420182232"/>
          <c:w val="0.83340322683128298"/>
          <c:h val="0.61323090711222072"/>
        </c:manualLayout>
      </c:layout>
      <c:line3DChart>
        <c:grouping val="standard"/>
        <c:varyColors val="0"/>
        <c:ser>
          <c:idx val="0"/>
          <c:order val="0"/>
          <c:tx>
            <c:strRef>
              <c:f>'F1'!$D$1</c:f>
              <c:strCache>
                <c:ptCount val="1"/>
                <c:pt idx="0">
                  <c:v>Nifty 50 </c:v>
                </c:pt>
              </c:strCache>
            </c:strRef>
          </c:tx>
          <c:spPr>
            <a:solidFill>
              <a:schemeClr val="accent1"/>
            </a:solidFill>
            <a:ln>
              <a:noFill/>
            </a:ln>
            <a:effectLst/>
            <a:sp3d/>
          </c:spPr>
          <c:cat>
            <c:numRef>
              <c:f>'F1'!$A$2:$A$23</c:f>
              <c:numCache>
                <c:formatCode>d\-mmm\-yy</c:formatCode>
                <c:ptCount val="22"/>
                <c:pt idx="0">
                  <c:v>43983</c:v>
                </c:pt>
                <c:pt idx="1">
                  <c:v>43984</c:v>
                </c:pt>
                <c:pt idx="2">
                  <c:v>43985</c:v>
                </c:pt>
                <c:pt idx="3">
                  <c:v>43986</c:v>
                </c:pt>
                <c:pt idx="4">
                  <c:v>43987</c:v>
                </c:pt>
                <c:pt idx="5">
                  <c:v>43990</c:v>
                </c:pt>
                <c:pt idx="6">
                  <c:v>43991</c:v>
                </c:pt>
                <c:pt idx="7">
                  <c:v>43992</c:v>
                </c:pt>
                <c:pt idx="8">
                  <c:v>43993</c:v>
                </c:pt>
                <c:pt idx="9">
                  <c:v>43994</c:v>
                </c:pt>
                <c:pt idx="10">
                  <c:v>43997</c:v>
                </c:pt>
                <c:pt idx="11">
                  <c:v>43998</c:v>
                </c:pt>
                <c:pt idx="12">
                  <c:v>43999</c:v>
                </c:pt>
                <c:pt idx="13">
                  <c:v>44000</c:v>
                </c:pt>
                <c:pt idx="14">
                  <c:v>44001</c:v>
                </c:pt>
                <c:pt idx="15">
                  <c:v>44004</c:v>
                </c:pt>
                <c:pt idx="16">
                  <c:v>44005</c:v>
                </c:pt>
                <c:pt idx="17">
                  <c:v>44006</c:v>
                </c:pt>
                <c:pt idx="18">
                  <c:v>44007</c:v>
                </c:pt>
                <c:pt idx="19">
                  <c:v>44008</c:v>
                </c:pt>
                <c:pt idx="20">
                  <c:v>44011</c:v>
                </c:pt>
                <c:pt idx="21">
                  <c:v>44012</c:v>
                </c:pt>
              </c:numCache>
            </c:numRef>
          </c:cat>
          <c:val>
            <c:numRef>
              <c:f>'F1'!$D$2:$D$23</c:f>
              <c:numCache>
                <c:formatCode>0.0</c:formatCode>
                <c:ptCount val="22"/>
                <c:pt idx="0">
                  <c:v>100</c:v>
                </c:pt>
                <c:pt idx="1">
                  <c:v>101.55656080967623</c:v>
                </c:pt>
                <c:pt idx="2">
                  <c:v>102.39564834650398</c:v>
                </c:pt>
                <c:pt idx="3">
                  <c:v>102.06540710247657</c:v>
                </c:pt>
                <c:pt idx="4">
                  <c:v>103.21590857049813</c:v>
                </c:pt>
                <c:pt idx="5">
                  <c:v>103.47338479465512</c:v>
                </c:pt>
                <c:pt idx="6">
                  <c:v>102.24401215124951</c:v>
                </c:pt>
                <c:pt idx="7">
                  <c:v>102.95130849824197</c:v>
                </c:pt>
                <c:pt idx="8">
                  <c:v>100.77191982617813</c:v>
                </c:pt>
                <c:pt idx="9">
                  <c:v>101.49346386936901</c:v>
                </c:pt>
                <c:pt idx="10">
                  <c:v>99.87329727309276</c:v>
                </c:pt>
                <c:pt idx="11">
                  <c:v>100.89404293645023</c:v>
                </c:pt>
                <c:pt idx="12">
                  <c:v>100.55973092208042</c:v>
                </c:pt>
                <c:pt idx="13">
                  <c:v>102.70197381476983</c:v>
                </c:pt>
                <c:pt idx="14">
                  <c:v>104.25649923927486</c:v>
                </c:pt>
                <c:pt idx="15">
                  <c:v>104.93631788645611</c:v>
                </c:pt>
                <c:pt idx="16">
                  <c:v>106.56259063824596</c:v>
                </c:pt>
                <c:pt idx="17">
                  <c:v>104.87627402390565</c:v>
                </c:pt>
                <c:pt idx="18">
                  <c:v>104.70937243986714</c:v>
                </c:pt>
                <c:pt idx="19">
                  <c:v>105.66702116291737</c:v>
                </c:pt>
                <c:pt idx="20">
                  <c:v>104.94853019748329</c:v>
                </c:pt>
                <c:pt idx="21">
                  <c:v>104.84370786116644</c:v>
                </c:pt>
              </c:numCache>
            </c:numRef>
          </c:val>
          <c:smooth val="0"/>
          <c:extLst xmlns:c16r2="http://schemas.microsoft.com/office/drawing/2015/06/chart">
            <c:ext xmlns:c16="http://schemas.microsoft.com/office/drawing/2014/chart" uri="{C3380CC4-5D6E-409C-BE32-E72D297353CC}">
              <c16:uniqueId val="{00000000-98E7-46E3-8682-087A945E384B}"/>
            </c:ext>
          </c:extLst>
        </c:ser>
        <c:ser>
          <c:idx val="1"/>
          <c:order val="1"/>
          <c:tx>
            <c:strRef>
              <c:f>'F1'!$E$1</c:f>
              <c:strCache>
                <c:ptCount val="1"/>
                <c:pt idx="0">
                  <c:v>S&amp;P BSE Sensex </c:v>
                </c:pt>
              </c:strCache>
            </c:strRef>
          </c:tx>
          <c:spPr>
            <a:solidFill>
              <a:schemeClr val="accent2"/>
            </a:solidFill>
            <a:ln>
              <a:noFill/>
            </a:ln>
            <a:effectLst/>
            <a:sp3d/>
          </c:spPr>
          <c:cat>
            <c:numRef>
              <c:f>'F1'!$A$2:$A$23</c:f>
              <c:numCache>
                <c:formatCode>d\-mmm\-yy</c:formatCode>
                <c:ptCount val="22"/>
                <c:pt idx="0">
                  <c:v>43983</c:v>
                </c:pt>
                <c:pt idx="1">
                  <c:v>43984</c:v>
                </c:pt>
                <c:pt idx="2">
                  <c:v>43985</c:v>
                </c:pt>
                <c:pt idx="3">
                  <c:v>43986</c:v>
                </c:pt>
                <c:pt idx="4">
                  <c:v>43987</c:v>
                </c:pt>
                <c:pt idx="5">
                  <c:v>43990</c:v>
                </c:pt>
                <c:pt idx="6">
                  <c:v>43991</c:v>
                </c:pt>
                <c:pt idx="7">
                  <c:v>43992</c:v>
                </c:pt>
                <c:pt idx="8">
                  <c:v>43993</c:v>
                </c:pt>
                <c:pt idx="9">
                  <c:v>43994</c:v>
                </c:pt>
                <c:pt idx="10">
                  <c:v>43997</c:v>
                </c:pt>
                <c:pt idx="11">
                  <c:v>43998</c:v>
                </c:pt>
                <c:pt idx="12">
                  <c:v>43999</c:v>
                </c:pt>
                <c:pt idx="13">
                  <c:v>44000</c:v>
                </c:pt>
                <c:pt idx="14">
                  <c:v>44001</c:v>
                </c:pt>
                <c:pt idx="15">
                  <c:v>44004</c:v>
                </c:pt>
                <c:pt idx="16">
                  <c:v>44005</c:v>
                </c:pt>
                <c:pt idx="17">
                  <c:v>44006</c:v>
                </c:pt>
                <c:pt idx="18">
                  <c:v>44007</c:v>
                </c:pt>
                <c:pt idx="19">
                  <c:v>44008</c:v>
                </c:pt>
                <c:pt idx="20">
                  <c:v>44011</c:v>
                </c:pt>
                <c:pt idx="21">
                  <c:v>44012</c:v>
                </c:pt>
              </c:numCache>
            </c:numRef>
          </c:cat>
          <c:val>
            <c:numRef>
              <c:f>'F1'!$E$2:$E$23</c:f>
              <c:numCache>
                <c:formatCode>0.0</c:formatCode>
                <c:ptCount val="22"/>
                <c:pt idx="0" formatCode="0">
                  <c:v>100</c:v>
                </c:pt>
                <c:pt idx="1">
                  <c:v>101.56743191110129</c:v>
                </c:pt>
                <c:pt idx="2">
                  <c:v>102.42022464892602</c:v>
                </c:pt>
                <c:pt idx="3">
                  <c:v>102.03335863596402</c:v>
                </c:pt>
                <c:pt idx="4">
                  <c:v>102.95380188040184</c:v>
                </c:pt>
                <c:pt idx="5">
                  <c:v>103.20404569847274</c:v>
                </c:pt>
                <c:pt idx="6">
                  <c:v>101.96126415465996</c:v>
                </c:pt>
                <c:pt idx="7">
                  <c:v>102.8331239460574</c:v>
                </c:pt>
                <c:pt idx="8">
                  <c:v>100.70518071363031</c:v>
                </c:pt>
                <c:pt idx="9">
                  <c:v>101.43339202582793</c:v>
                </c:pt>
                <c:pt idx="10">
                  <c:v>99.775639331818411</c:v>
                </c:pt>
                <c:pt idx="11">
                  <c:v>100.90591024612415</c:v>
                </c:pt>
                <c:pt idx="12">
                  <c:v>100.61374893704931</c:v>
                </c:pt>
                <c:pt idx="13">
                  <c:v>102.71601920757928</c:v>
                </c:pt>
                <c:pt idx="14">
                  <c:v>104.28846560363591</c:v>
                </c:pt>
                <c:pt idx="15">
                  <c:v>104.82771791089951</c:v>
                </c:pt>
                <c:pt idx="16">
                  <c:v>106.386442033755</c:v>
                </c:pt>
                <c:pt idx="17">
                  <c:v>104.70058420251075</c:v>
                </c:pt>
                <c:pt idx="18">
                  <c:v>104.61987201352892</c:v>
                </c:pt>
                <c:pt idx="19">
                  <c:v>105.60826603314005</c:v>
                </c:pt>
                <c:pt idx="20">
                  <c:v>104.97845272812005</c:v>
                </c:pt>
                <c:pt idx="21">
                  <c:v>104.8411699423965</c:v>
                </c:pt>
              </c:numCache>
            </c:numRef>
          </c:val>
          <c:smooth val="0"/>
          <c:extLst xmlns:c16r2="http://schemas.microsoft.com/office/drawing/2015/06/chart">
            <c:ext xmlns:c16="http://schemas.microsoft.com/office/drawing/2014/chart" uri="{C3380CC4-5D6E-409C-BE32-E72D297353CC}">
              <c16:uniqueId val="{00000001-98E7-46E3-8682-087A945E384B}"/>
            </c:ext>
          </c:extLst>
        </c:ser>
        <c:dLbls>
          <c:showLegendKey val="0"/>
          <c:showVal val="0"/>
          <c:showCatName val="0"/>
          <c:showSerName val="0"/>
          <c:showPercent val="0"/>
          <c:showBubbleSize val="0"/>
        </c:dLbls>
        <c:axId val="616533040"/>
        <c:axId val="616531864"/>
        <c:axId val="713176560"/>
      </c:line3DChart>
      <c:dateAx>
        <c:axId val="616533040"/>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6531864"/>
        <c:crosses val="autoZero"/>
        <c:auto val="1"/>
        <c:lblOffset val="100"/>
        <c:baseTimeUnit val="days"/>
        <c:majorUnit val="1"/>
        <c:majorTimeUnit val="days"/>
      </c:dateAx>
      <c:valAx>
        <c:axId val="616531864"/>
        <c:scaling>
          <c:orientation val="minMax"/>
          <c:max val="125"/>
          <c:min val="8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6533040"/>
        <c:crosses val="autoZero"/>
        <c:crossBetween val="between"/>
        <c:majorUnit val="6"/>
      </c:valAx>
      <c:serAx>
        <c:axId val="713176560"/>
        <c:scaling>
          <c:orientation val="minMax"/>
        </c:scaling>
        <c:delete val="1"/>
        <c:axPos val="b"/>
        <c:majorTickMark val="out"/>
        <c:minorTickMark val="none"/>
        <c:tickLblPos val="nextTo"/>
        <c:crossAx val="616531864"/>
        <c:crosses val="autoZero"/>
      </c:ser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4540880084525498"/>
          <c:y val="9.6109905642183024E-2"/>
          <c:w val="0.70358192632314176"/>
          <c:h val="0.59485130561828914"/>
        </c:manualLayout>
      </c:layout>
      <c:barChart>
        <c:barDir val="col"/>
        <c:grouping val="clustered"/>
        <c:varyColors val="1"/>
        <c:ser>
          <c:idx val="0"/>
          <c:order val="0"/>
          <c:tx>
            <c:strRef>
              <c:f>'F2&amp;F3'!$D$3</c:f>
              <c:strCache>
                <c:ptCount val="1"/>
                <c:pt idx="0">
                  <c:v>Average Daily Turnover at NSE (LHS)</c:v>
                </c:pt>
              </c:strCache>
            </c:strRef>
          </c:tx>
          <c:spPr>
            <a:solidFill>
              <a:srgbClr val="7030A0"/>
            </a:solidFill>
          </c:spPr>
          <c:invertIfNegative val="1"/>
          <c:dLbls>
            <c:dLbl>
              <c:idx val="0"/>
              <c:layout>
                <c:manualLayout>
                  <c:x val="-4.1862899005756151E-3"/>
                  <c:y val="1.431639226914817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ED93-4EBF-A57D-6199A7312133}"/>
                </c:ext>
                <c:ext xmlns:c15="http://schemas.microsoft.com/office/drawing/2012/chart" uri="{CE6537A1-D6FC-4f65-9D91-7224C49458BB}"/>
              </c:extLst>
            </c:dLbl>
            <c:dLbl>
              <c:idx val="2"/>
              <c:layout>
                <c:manualLayout>
                  <c:x val="-1.4651932244733153E-2"/>
                  <c:y val="-2.386065378191362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ED93-4EBF-A57D-6199A7312133}"/>
                </c:ext>
                <c:ext xmlns:c15="http://schemas.microsoft.com/office/drawing/2012/chart" uri="{CE6537A1-D6FC-4f65-9D91-7224C49458BB}">
                  <c15:layout>
                    <c:manualLayout>
                      <c:w val="7.0842573249772334E-2"/>
                      <c:h val="5.3471913004432069E-2"/>
                    </c:manualLayout>
                  </c15:layout>
                </c:ext>
              </c:extLst>
            </c:dLbl>
            <c:dLbl>
              <c:idx val="3"/>
              <c:layout>
                <c:manualLayout>
                  <c:x val="1.0465724751439037E-2"/>
                  <c:y val="-1.431639226914821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ED93-4EBF-A57D-6199A7312133}"/>
                </c:ext>
                <c:ext xmlns:c15="http://schemas.microsoft.com/office/drawing/2012/chart" uri="{CE6537A1-D6FC-4f65-9D91-7224C49458BB}"/>
              </c:extLst>
            </c:dLbl>
            <c:dLbl>
              <c:idx val="4"/>
              <c:layout>
                <c:manualLayout>
                  <c:x val="2.0931449502878074E-2"/>
                  <c:y val="-2.86327845382963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ED93-4EBF-A57D-6199A7312133}"/>
                </c:ext>
                <c:ext xmlns:c15="http://schemas.microsoft.com/office/drawing/2012/chart" uri="{CE6537A1-D6FC-4f65-9D91-7224C49458BB}"/>
              </c:extLst>
            </c:dLbl>
            <c:dLbl>
              <c:idx val="6"/>
              <c:layout>
                <c:manualLayout>
                  <c:x val="6.2794348508634227E-3"/>
                  <c:y val="-2.386065378191362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ED93-4EBF-A57D-6199A7312133}"/>
                </c:ext>
                <c:ext xmlns:c15="http://schemas.microsoft.com/office/drawing/2012/chart" uri="{CE6537A1-D6FC-4f65-9D91-7224C49458BB}"/>
              </c:extLst>
            </c:dLbl>
            <c:dLbl>
              <c:idx val="7"/>
              <c:layout>
                <c:manualLayout>
                  <c:x val="4.1862899005756151E-3"/>
                  <c:y val="-1.9088523025530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ED93-4EBF-A57D-6199A7312133}"/>
                </c:ext>
                <c:ext xmlns:c15="http://schemas.microsoft.com/office/drawing/2012/chart" uri="{CE6537A1-D6FC-4f65-9D91-7224C49458BB}"/>
              </c:extLst>
            </c:dLbl>
            <c:dLbl>
              <c:idx val="9"/>
              <c:layout>
                <c:manualLayout>
                  <c:x val="6.2794348508634227E-3"/>
                  <c:y val="-2.386065378191364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ED93-4EBF-A57D-6199A7312133}"/>
                </c:ext>
                <c:ext xmlns:c15="http://schemas.microsoft.com/office/drawing/2012/chart" uri="{CE6537A1-D6FC-4f65-9D91-7224C49458BB}"/>
              </c:extLst>
            </c:dLbl>
            <c:dLbl>
              <c:idx val="10"/>
              <c:layout>
                <c:manualLayout>
                  <c:x val="2.0932273575693149E-3"/>
                  <c:y val="-1.431639226914815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ED93-4EBF-A57D-6199A7312133}"/>
                </c:ext>
                <c:ext xmlns:c15="http://schemas.microsoft.com/office/drawing/2012/chart" uri="{CE6537A1-D6FC-4f65-9D91-7224C49458BB}">
                  <c15:layout>
                    <c:manualLayout>
                      <c:w val="7.0842573249772334E-2"/>
                      <c:h val="0.10119322056825931"/>
                    </c:manualLayout>
                  </c15:layout>
                </c:ext>
              </c:extLst>
            </c:dLbl>
            <c:spPr>
              <a:noFill/>
              <a:ln>
                <a:noFill/>
              </a:ln>
              <a:effectLst/>
            </c:spPr>
            <c:txPr>
              <a:bodyPr/>
              <a:lstStyle/>
              <a:p>
                <a:pPr lvl="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'F2&amp;F3'!$A$7:$A$18</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'F2&amp;F3'!$D$7:$D$18</c:f>
              <c:numCache>
                <c:formatCode>#,##0</c:formatCode>
                <c:ptCount val="12"/>
                <c:pt idx="0">
                  <c:v>30992.205150000002</c:v>
                </c:pt>
                <c:pt idx="1">
                  <c:v>33681.668630389351</c:v>
                </c:pt>
                <c:pt idx="2">
                  <c:v>37394.657610000002</c:v>
                </c:pt>
                <c:pt idx="3">
                  <c:v>37646.552369999998</c:v>
                </c:pt>
                <c:pt idx="4">
                  <c:v>41712.578909291056</c:v>
                </c:pt>
                <c:pt idx="5">
                  <c:v>32475.380315149861</c:v>
                </c:pt>
                <c:pt idx="6">
                  <c:v>35015.085542821784</c:v>
                </c:pt>
                <c:pt idx="7">
                  <c:v>39838.41244</c:v>
                </c:pt>
                <c:pt idx="8">
                  <c:v>47916.596666666665</c:v>
                </c:pt>
                <c:pt idx="9">
                  <c:v>50322.35</c:v>
                </c:pt>
                <c:pt idx="10">
                  <c:v>52655.6</c:v>
                </c:pt>
                <c:pt idx="11">
                  <c:v>61394.58</c:v>
                </c:pt>
              </c:numCache>
            </c:numRef>
          </c:val>
          <c:extLst xmlns:c16r2="http://schemas.microsoft.com/office/drawing/2015/06/chart">
            <c:ext xmlns:c16="http://schemas.microsoft.com/office/drawing/2014/chart" uri="{C3380CC4-5D6E-409C-BE32-E72D297353CC}">
              <c16:uniqueId val="{00000008-ED93-4EBF-A57D-6199A7312133}"/>
            </c:ext>
            <c:ext xmlns:c14="http://schemas.microsoft.com/office/drawing/2007/8/2/chart" uri="{6F2FDCE9-48DA-4B69-8628-5D25D57E5C99}">
              <c14:invertSolidFillFmt>
                <c14:spPr xmlns:c14="http://schemas.microsoft.com/office/drawing/2007/8/2/chart">
                  <a:solidFill>
                    <a:srgbClr val="FFFFFF"/>
                  </a:solidFill>
                </c14:spPr>
              </c14:invertSolidFillFmt>
            </c:ext>
          </c:extLst>
        </c:ser>
        <c:dLbls>
          <c:showLegendKey val="0"/>
          <c:showVal val="0"/>
          <c:showCatName val="0"/>
          <c:showSerName val="0"/>
          <c:showPercent val="0"/>
          <c:showBubbleSize val="0"/>
        </c:dLbls>
        <c:gapWidth val="150"/>
        <c:axId val="616529904"/>
        <c:axId val="616521280"/>
      </c:barChart>
      <c:lineChart>
        <c:grouping val="standard"/>
        <c:varyColors val="0"/>
        <c:ser>
          <c:idx val="1"/>
          <c:order val="1"/>
          <c:tx>
            <c:strRef>
              <c:f>'F2&amp;F3'!$E$3</c:f>
              <c:strCache>
                <c:ptCount val="1"/>
                <c:pt idx="0">
                  <c:v>Average Daily Value of Nifty (RHS)</c:v>
                </c:pt>
              </c:strCache>
            </c:strRef>
          </c:tx>
          <c:spPr>
            <a:ln w="19050" cmpd="sng">
              <a:solidFill>
                <a:srgbClr val="7C4B23"/>
              </a:solidFill>
              <a:prstDash val="solid"/>
            </a:ln>
          </c:spPr>
          <c:marker>
            <c:symbol val="circle"/>
            <c:size val="7"/>
            <c:spPr>
              <a:solidFill>
                <a:srgbClr val="FF0000"/>
              </a:solidFill>
              <a:ln cmpd="sng">
                <a:solidFill>
                  <a:srgbClr val="7C4B23"/>
                </a:solidFill>
              </a:ln>
            </c:spPr>
          </c:marker>
          <c:cat>
            <c:numRef>
              <c:f>'F2&amp;F3'!$A$7:$A$18</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'F2&amp;F3'!$E$7:$E$18</c:f>
              <c:numCache>
                <c:formatCode>#,##0</c:formatCode>
                <c:ptCount val="12"/>
                <c:pt idx="0">
                  <c:v>11523.110869565215</c:v>
                </c:pt>
                <c:pt idx="1">
                  <c:v>10976.500000000002</c:v>
                </c:pt>
                <c:pt idx="2">
                  <c:v>11124.289473684214</c:v>
                </c:pt>
                <c:pt idx="3">
                  <c:v>11490.205000000002</c:v>
                </c:pt>
                <c:pt idx="4">
                  <c:v>11964.1325</c:v>
                </c:pt>
                <c:pt idx="5">
                  <c:v>12096.88095238095</c:v>
                </c:pt>
                <c:pt idx="6">
                  <c:v>12183.065217391302</c:v>
                </c:pt>
                <c:pt idx="7">
                  <c:v>11934.472499999998</c:v>
                </c:pt>
                <c:pt idx="8">
                  <c:v>9426.3119047619057</c:v>
                </c:pt>
                <c:pt idx="9">
                  <c:v>9063.58</c:v>
                </c:pt>
                <c:pt idx="10">
                  <c:v>9192.01</c:v>
                </c:pt>
                <c:pt idx="11">
                  <c:v>10116.450000000001</c:v>
                </c:pt>
              </c:numCache>
            </c:numRef>
          </c:val>
          <c:smooth val="0"/>
          <c:extLst xmlns:c16r2="http://schemas.microsoft.com/office/drawing/2015/06/chart">
            <c:ext xmlns:c16="http://schemas.microsoft.com/office/drawing/2014/chart" uri="{C3380CC4-5D6E-409C-BE32-E72D297353CC}">
              <c16:uniqueId val="{00000009-ED93-4EBF-A57D-6199A7312133}"/>
            </c:ext>
          </c:extLst>
        </c:ser>
        <c:dLbls>
          <c:showLegendKey val="0"/>
          <c:showVal val="0"/>
          <c:showCatName val="0"/>
          <c:showSerName val="0"/>
          <c:showPercent val="0"/>
          <c:showBubbleSize val="0"/>
        </c:dLbls>
        <c:marker val="1"/>
        <c:smooth val="0"/>
        <c:axId val="616522848"/>
        <c:axId val="616519712"/>
      </c:lineChart>
      <c:dateAx>
        <c:axId val="616529904"/>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1000" b="1" i="0">
                <a:solidFill>
                  <a:srgbClr val="000000"/>
                </a:solidFill>
                <a:latin typeface="Garamond"/>
              </a:defRPr>
            </a:pPr>
            <a:endParaRPr lang="en-US"/>
          </a:p>
        </c:txPr>
        <c:crossAx val="616521280"/>
        <c:crosses val="autoZero"/>
        <c:auto val="1"/>
        <c:lblOffset val="100"/>
        <c:baseTimeUnit val="months"/>
      </c:dateAx>
      <c:valAx>
        <c:axId val="616521280"/>
        <c:scaling>
          <c:orientation val="minMax"/>
          <c:min val="28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b="1" i="0">
                    <a:solidFill>
                      <a:srgbClr val="000000"/>
                    </a:solidFill>
                    <a:latin typeface="Garamond" panose="02020404030301010803" pitchFamily="18" charset="0"/>
                  </a:defRPr>
                </a:pPr>
                <a:r>
                  <a:rPr lang="en-IN">
                    <a:latin typeface="Garamond" panose="02020404030301010803" pitchFamily="18" charset="0"/>
                  </a:rPr>
                  <a:t>Amount in Rs crore</a:t>
                </a:r>
              </a:p>
            </c:rich>
          </c:tx>
          <c:overlay val="0"/>
        </c:title>
        <c:numFmt formatCode="#,##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616529904"/>
        <c:crosses val="autoZero"/>
        <c:crossBetween val="between"/>
      </c:valAx>
      <c:dateAx>
        <c:axId val="616522848"/>
        <c:scaling>
          <c:orientation val="minMax"/>
        </c:scaling>
        <c:delete val="1"/>
        <c:axPos val="b"/>
        <c:numFmt formatCode="[$-409]mmm\-yy" sourceLinked="1"/>
        <c:majorTickMark val="cross"/>
        <c:minorTickMark val="cross"/>
        <c:tickLblPos val="nextTo"/>
        <c:crossAx val="616519712"/>
        <c:crosses val="autoZero"/>
        <c:auto val="1"/>
        <c:lblOffset val="100"/>
        <c:baseTimeUnit val="months"/>
      </c:dateAx>
      <c:valAx>
        <c:axId val="616519712"/>
        <c:scaling>
          <c:orientation val="minMax"/>
          <c:min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616522848"/>
        <c:crosses val="max"/>
        <c:crossBetween val="between"/>
      </c:valAx>
      <c:spPr>
        <a:solidFill>
          <a:srgbClr val="FFFFFF"/>
        </a:solidFill>
      </c:spPr>
    </c:plotArea>
    <c:legend>
      <c:legendPos val="b"/>
      <c:overlay val="0"/>
      <c:txPr>
        <a:bodyPr/>
        <a:lstStyle/>
        <a:p>
          <a:pPr lvl="0">
            <a:defRPr sz="1000" b="1" i="0">
              <a:solidFill>
                <a:srgbClr val="000000"/>
              </a:solidFill>
              <a:latin typeface="Garamond"/>
            </a:defRPr>
          </a:pPr>
          <a:endParaRPr lang="en-US"/>
        </a:p>
      </c:txPr>
    </c:legend>
    <c:plotVisOnly val="1"/>
    <c:dispBlanksAs val="zero"/>
    <c:showDLblsOverMax val="1"/>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1897282386584132"/>
          <c:y val="9.1488447691526295E-2"/>
          <c:w val="0.76008327803796716"/>
          <c:h val="0.61406304847039828"/>
        </c:manualLayout>
      </c:layout>
      <c:barChart>
        <c:barDir val="col"/>
        <c:grouping val="clustered"/>
        <c:varyColors val="1"/>
        <c:ser>
          <c:idx val="0"/>
          <c:order val="0"/>
          <c:tx>
            <c:strRef>
              <c:f>'F2&amp;F3'!$B$3</c:f>
              <c:strCache>
                <c:ptCount val="1"/>
                <c:pt idx="0">
                  <c:v>Average Daily Turnover at BSE (LHS)</c:v>
                </c:pt>
              </c:strCache>
            </c:strRef>
          </c:tx>
          <c:spPr>
            <a:solidFill>
              <a:srgbClr val="7030A0"/>
            </a:solidFill>
          </c:spPr>
          <c:invertIfNegative val="1"/>
          <c:dLbls>
            <c:dLbl>
              <c:idx val="9"/>
              <c:layout>
                <c:manualLayout>
                  <c:x val="-1.4832622611285429E-16"/>
                  <c:y val="-4.164738546968997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92E-4F52-822D-5178E0B83787}"/>
                </c:ext>
                <c:ext xmlns:c15="http://schemas.microsoft.com/office/drawing/2012/chart" uri="{CE6537A1-D6FC-4f65-9D91-7224C49458BB}"/>
              </c:extLst>
            </c:dLbl>
            <c:spPr>
              <a:noFill/>
              <a:ln>
                <a:noFill/>
              </a:ln>
              <a:effectLst/>
            </c:spPr>
            <c:txPr>
              <a:bodyPr/>
              <a:lstStyle/>
              <a:p>
                <a:pPr lvl="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'F2&amp;F3'!$A$7:$A$18</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'F2&amp;F3'!$B$7:$B$18</c:f>
              <c:numCache>
                <c:formatCode>[&gt;=10000000]#\,##\,##\,##0;[&gt;=100000]#\,##\,##0;##,##0</c:formatCode>
                <c:ptCount val="12"/>
                <c:pt idx="0">
                  <c:v>2097.7652173913048</c:v>
                </c:pt>
                <c:pt idx="1">
                  <c:v>2540.2270000000003</c:v>
                </c:pt>
                <c:pt idx="2">
                  <c:v>2773.1821052631581</c:v>
                </c:pt>
                <c:pt idx="3">
                  <c:v>2831.1169999999997</c:v>
                </c:pt>
                <c:pt idx="4">
                  <c:v>2722.2304999999992</c:v>
                </c:pt>
                <c:pt idx="5">
                  <c:v>2074.2914285714287</c:v>
                </c:pt>
                <c:pt idx="6">
                  <c:v>2428.0769565217392</c:v>
                </c:pt>
                <c:pt idx="7">
                  <c:v>2785.4995000000004</c:v>
                </c:pt>
                <c:pt idx="8">
                  <c:v>3903.431428571429</c:v>
                </c:pt>
                <c:pt idx="9">
                  <c:v>2470.91</c:v>
                </c:pt>
                <c:pt idx="10">
                  <c:v>3422.05</c:v>
                </c:pt>
                <c:pt idx="11">
                  <c:v>5008.76</c:v>
                </c:pt>
              </c:numCache>
            </c:numRef>
          </c:val>
          <c:extLst xmlns:c16r2="http://schemas.microsoft.com/office/drawing/2015/06/chart">
            <c:ext xmlns:c16="http://schemas.microsoft.com/office/drawing/2014/chart" uri="{C3380CC4-5D6E-409C-BE32-E72D297353CC}">
              <c16:uniqueId val="{00000001-692E-4F52-822D-5178E0B83787}"/>
            </c:ext>
            <c:ext xmlns:c14="http://schemas.microsoft.com/office/drawing/2007/8/2/chart" uri="{6F2FDCE9-48DA-4B69-8628-5D25D57E5C99}">
              <c14:invertSolidFillFmt>
                <c14:spPr xmlns:c14="http://schemas.microsoft.com/office/drawing/2007/8/2/chart">
                  <a:solidFill>
                    <a:srgbClr val="FFFFFF"/>
                  </a:solidFill>
                </c14:spPr>
              </c14:invertSolidFillFmt>
            </c:ext>
          </c:extLst>
        </c:ser>
        <c:dLbls>
          <c:showLegendKey val="0"/>
          <c:showVal val="0"/>
          <c:showCatName val="0"/>
          <c:showSerName val="0"/>
          <c:showPercent val="0"/>
          <c:showBubbleSize val="0"/>
        </c:dLbls>
        <c:gapWidth val="150"/>
        <c:axId val="616525200"/>
        <c:axId val="616528336"/>
      </c:barChart>
      <c:lineChart>
        <c:grouping val="standard"/>
        <c:varyColors val="0"/>
        <c:ser>
          <c:idx val="1"/>
          <c:order val="1"/>
          <c:tx>
            <c:strRef>
              <c:f>'F2&amp;F3'!$C$3</c:f>
              <c:strCache>
                <c:ptCount val="1"/>
                <c:pt idx="0">
                  <c:v>Average Daily Value of Sensex (RHS)</c:v>
                </c:pt>
              </c:strCache>
            </c:strRef>
          </c:tx>
          <c:spPr>
            <a:ln w="19050" cmpd="sng">
              <a:solidFill>
                <a:schemeClr val="accent6">
                  <a:lumMod val="50000"/>
                </a:schemeClr>
              </a:solidFill>
              <a:prstDash val="solid"/>
            </a:ln>
          </c:spPr>
          <c:marker>
            <c:symbol val="circle"/>
            <c:size val="7"/>
            <c:spPr>
              <a:solidFill>
                <a:srgbClr val="FF0000"/>
              </a:solidFill>
              <a:ln cmpd="sng">
                <a:solidFill>
                  <a:schemeClr val="accent6">
                    <a:lumMod val="50000"/>
                  </a:schemeClr>
                </a:solidFill>
              </a:ln>
            </c:spPr>
          </c:marker>
          <c:cat>
            <c:numRef>
              <c:f>'F2&amp;F3'!$A$7:$A$18</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'F2&amp;F3'!$C$7:$C$18</c:f>
              <c:numCache>
                <c:formatCode>#,##0</c:formatCode>
                <c:ptCount val="12"/>
                <c:pt idx="0">
                  <c:v>38649.970869565215</c:v>
                </c:pt>
                <c:pt idx="1">
                  <c:v>37149.346500000007</c:v>
                </c:pt>
                <c:pt idx="2">
                  <c:v>37545.056842105259</c:v>
                </c:pt>
                <c:pt idx="3">
                  <c:v>38741.85349999999</c:v>
                </c:pt>
                <c:pt idx="4">
                  <c:v>40513.094500000007</c:v>
                </c:pt>
                <c:pt idx="5">
                  <c:v>41054.449047619055</c:v>
                </c:pt>
                <c:pt idx="6">
                  <c:v>41360.947826086951</c:v>
                </c:pt>
                <c:pt idx="7">
                  <c:v>40674.324000000001</c:v>
                </c:pt>
                <c:pt idx="8" formatCode="[&gt;=10000000]#\,##\,##\,##0;[&gt;=100000]#\,##\,##0;##,##0">
                  <c:v>32254.451428571429</c:v>
                </c:pt>
                <c:pt idx="9" formatCode="[&gt;=10000000]#\,##\,##\,##0;[&gt;=100000]#\,##\,##0;##,##0">
                  <c:v>30966</c:v>
                </c:pt>
                <c:pt idx="10" formatCode="[&gt;=10000000]#\,##\,##\,##0;[&gt;=100000]#\,##\,##0;##,##0">
                  <c:v>31294</c:v>
                </c:pt>
                <c:pt idx="11" formatCode="[&gt;=10000000]#\,##\,##\,##0;[&gt;=100000]#\,##\,##0;##,##0">
                  <c:v>34263</c:v>
                </c:pt>
              </c:numCache>
            </c:numRef>
          </c:val>
          <c:smooth val="0"/>
          <c:extLst xmlns:c16r2="http://schemas.microsoft.com/office/drawing/2015/06/chart">
            <c:ext xmlns:c16="http://schemas.microsoft.com/office/drawing/2014/chart" uri="{C3380CC4-5D6E-409C-BE32-E72D297353CC}">
              <c16:uniqueId val="{00000002-692E-4F52-822D-5178E0B83787}"/>
            </c:ext>
          </c:extLst>
        </c:ser>
        <c:dLbls>
          <c:showLegendKey val="0"/>
          <c:showVal val="0"/>
          <c:showCatName val="0"/>
          <c:showSerName val="0"/>
          <c:showPercent val="0"/>
          <c:showBubbleSize val="0"/>
        </c:dLbls>
        <c:marker val="1"/>
        <c:smooth val="0"/>
        <c:axId val="616525592"/>
        <c:axId val="616526376"/>
      </c:lineChart>
      <c:dateAx>
        <c:axId val="616525200"/>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1000" b="1" i="0">
                <a:solidFill>
                  <a:srgbClr val="000000"/>
                </a:solidFill>
                <a:latin typeface="Garamond" panose="02020404030301010803" pitchFamily="18" charset="0"/>
              </a:defRPr>
            </a:pPr>
            <a:endParaRPr lang="en-US"/>
          </a:p>
        </c:txPr>
        <c:crossAx val="616528336"/>
        <c:crosses val="autoZero"/>
        <c:auto val="1"/>
        <c:lblOffset val="100"/>
        <c:baseTimeUnit val="months"/>
      </c:dateAx>
      <c:valAx>
        <c:axId val="616528336"/>
        <c:scaling>
          <c:orientation val="minMax"/>
          <c:max val="4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sz="800" b="1" i="0">
                    <a:solidFill>
                      <a:srgbClr val="000000"/>
                    </a:solidFill>
                    <a:latin typeface="Garamond" panose="02020404030301010803" pitchFamily="18" charset="0"/>
                  </a:defRPr>
                </a:pPr>
                <a:r>
                  <a:rPr lang="en-IN">
                    <a:latin typeface="Garamond" panose="02020404030301010803" pitchFamily="18" charset="0"/>
                  </a:rPr>
                  <a:t>Amount in Rs crore</a:t>
                </a:r>
              </a:p>
            </c:rich>
          </c:tx>
          <c:overlay val="0"/>
        </c:title>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616525200"/>
        <c:crosses val="autoZero"/>
        <c:crossBetween val="between"/>
      </c:valAx>
      <c:dateAx>
        <c:axId val="616525592"/>
        <c:scaling>
          <c:orientation val="minMax"/>
        </c:scaling>
        <c:delete val="1"/>
        <c:axPos val="b"/>
        <c:numFmt formatCode="[$-409]mmm\-yy" sourceLinked="1"/>
        <c:majorTickMark val="cross"/>
        <c:minorTickMark val="cross"/>
        <c:tickLblPos val="nextTo"/>
        <c:crossAx val="616526376"/>
        <c:crosses val="autoZero"/>
        <c:auto val="1"/>
        <c:lblOffset val="100"/>
        <c:baseTimeUnit val="months"/>
      </c:dateAx>
      <c:valAx>
        <c:axId val="616526376"/>
        <c:scaling>
          <c:orientation val="minMax"/>
          <c:max val="43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616525592"/>
        <c:crosses val="max"/>
        <c:crossBetween val="between"/>
      </c:valAx>
      <c:spPr>
        <a:solidFill>
          <a:srgbClr val="FFFFFF"/>
        </a:solidFill>
      </c:spPr>
    </c:plotArea>
    <c:legend>
      <c:legendPos val="b"/>
      <c:overlay val="0"/>
      <c:txPr>
        <a:bodyPr/>
        <a:lstStyle/>
        <a:p>
          <a:pPr lvl="0">
            <a:defRPr sz="1050" b="1" i="0">
              <a:solidFill>
                <a:srgbClr val="000000"/>
              </a:solidFill>
              <a:latin typeface="Garamond" panose="02020404030301010803" pitchFamily="18" charset="0"/>
            </a:defRPr>
          </a:pPr>
          <a:endParaRPr lang="en-US"/>
        </a:p>
      </c:txPr>
    </c:legend>
    <c:plotVisOnly val="1"/>
    <c:dispBlanksAs val="zero"/>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782239720034995"/>
          <c:y val="5.4726368159203981E-2"/>
          <c:w val="0.78614177073003921"/>
          <c:h val="0.61491177302177902"/>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c:formatCode>
                <c:ptCount val="15"/>
                <c:pt idx="0">
                  <c:v>4.8411699423964984</c:v>
                </c:pt>
                <c:pt idx="1">
                  <c:v>4.7742787355945824</c:v>
                </c:pt>
                <c:pt idx="2">
                  <c:v>5.220317040121544</c:v>
                </c:pt>
                <c:pt idx="3">
                  <c:v>5.5937049897573994</c:v>
                </c:pt>
                <c:pt idx="4">
                  <c:v>4.9386434185324628</c:v>
                </c:pt>
                <c:pt idx="5">
                  <c:v>10.318228314603536</c:v>
                </c:pt>
                <c:pt idx="6">
                  <c:v>0.63125228221599217</c:v>
                </c:pt>
                <c:pt idx="7">
                  <c:v>3.1354142521308748</c:v>
                </c:pt>
                <c:pt idx="8">
                  <c:v>6.2871005565083582</c:v>
                </c:pt>
                <c:pt idx="9">
                  <c:v>2.8943937772980681</c:v>
                </c:pt>
                <c:pt idx="10">
                  <c:v>2.1196137745869508</c:v>
                </c:pt>
                <c:pt idx="11">
                  <c:v>1.9548119426792223</c:v>
                </c:pt>
                <c:pt idx="12">
                  <c:v>5.5008859501274845</c:v>
                </c:pt>
                <c:pt idx="13">
                  <c:v>4.2691243263284591</c:v>
                </c:pt>
                <c:pt idx="14">
                  <c:v>3.5141933668812451</c:v>
                </c:pt>
              </c:numCache>
            </c:numRef>
          </c:val>
          <c:extLst xmlns:c16r2="http://schemas.microsoft.com/office/drawing/2015/06/chart">
            <c:ext xmlns:c16="http://schemas.microsoft.com/office/drawing/2014/chart" uri="{C3380CC4-5D6E-409C-BE32-E72D297353CC}">
              <c16:uniqueId val="{00000000-4364-4688-9329-4F0133E0E5BD}"/>
            </c:ext>
          </c:extLst>
        </c:ser>
        <c:dLbls>
          <c:showLegendKey val="0"/>
          <c:showVal val="0"/>
          <c:showCatName val="0"/>
          <c:showSerName val="0"/>
          <c:showPercent val="0"/>
          <c:showBubbleSize val="0"/>
        </c:dLbls>
        <c:gapWidth val="219"/>
        <c:axId val="616529512"/>
        <c:axId val="616517752"/>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c:formatCode>
                <c:ptCount val="15"/>
                <c:pt idx="0">
                  <c:v>1.1631947177536055</c:v>
                </c:pt>
                <c:pt idx="1">
                  <c:v>1.1051321570437997</c:v>
                </c:pt>
                <c:pt idx="2">
                  <c:v>1.0881338475087126</c:v>
                </c:pt>
                <c:pt idx="3">
                  <c:v>1.0758713590980644</c:v>
                </c:pt>
                <c:pt idx="4">
                  <c:v>1.1275363764209336</c:v>
                </c:pt>
                <c:pt idx="5">
                  <c:v>1.0961593814848001</c:v>
                </c:pt>
                <c:pt idx="6">
                  <c:v>1.1705136471072917</c:v>
                </c:pt>
                <c:pt idx="7">
                  <c:v>1.6175477886792693</c:v>
                </c:pt>
                <c:pt idx="8">
                  <c:v>2.3034493134987915</c:v>
                </c:pt>
                <c:pt idx="9">
                  <c:v>1.3550790239310879</c:v>
                </c:pt>
                <c:pt idx="10">
                  <c:v>0.89779722090742331</c:v>
                </c:pt>
                <c:pt idx="11">
                  <c:v>1.794839481253542</c:v>
                </c:pt>
                <c:pt idx="12">
                  <c:v>1.8262944404037307</c:v>
                </c:pt>
                <c:pt idx="13">
                  <c:v>1.734990632503159</c:v>
                </c:pt>
                <c:pt idx="14">
                  <c:v>1.1129160438421164</c:v>
                </c:pt>
              </c:numCache>
            </c:numRef>
          </c:val>
          <c:smooth val="0"/>
          <c:extLst xmlns:c16r2="http://schemas.microsoft.com/office/drawing/2015/06/chart">
            <c:ext xmlns:c16="http://schemas.microsoft.com/office/drawing/2014/chart" uri="{C3380CC4-5D6E-409C-BE32-E72D297353CC}">
              <c16:uniqueId val="{00000001-4364-4688-9329-4F0133E0E5BD}"/>
            </c:ext>
          </c:extLst>
        </c:ser>
        <c:dLbls>
          <c:showLegendKey val="0"/>
          <c:showVal val="0"/>
          <c:showCatName val="0"/>
          <c:showSerName val="0"/>
          <c:showPercent val="0"/>
          <c:showBubbleSize val="0"/>
        </c:dLbls>
        <c:marker val="1"/>
        <c:smooth val="0"/>
        <c:axId val="616527160"/>
        <c:axId val="616520104"/>
      </c:lineChart>
      <c:catAx>
        <c:axId val="61652951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6517752"/>
        <c:crosses val="autoZero"/>
        <c:auto val="1"/>
        <c:lblAlgn val="ctr"/>
        <c:lblOffset val="100"/>
        <c:noMultiLvlLbl val="0"/>
      </c:catAx>
      <c:valAx>
        <c:axId val="616517752"/>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6529512"/>
        <c:crosses val="autoZero"/>
        <c:crossBetween val="between"/>
      </c:valAx>
      <c:valAx>
        <c:axId val="616520104"/>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6527160"/>
        <c:crosses val="max"/>
        <c:crossBetween val="between"/>
      </c:valAx>
      <c:catAx>
        <c:axId val="616527160"/>
        <c:scaling>
          <c:orientation val="minMax"/>
        </c:scaling>
        <c:delete val="1"/>
        <c:axPos val="b"/>
        <c:numFmt formatCode="General" sourceLinked="1"/>
        <c:majorTickMark val="out"/>
        <c:minorTickMark val="none"/>
        <c:tickLblPos val="nextTo"/>
        <c:crossAx val="616520104"/>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4.7717648151854843E-2"/>
          <c:w val="0.79673627753052612"/>
          <c:h val="0.62578911737038523"/>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'!$E$5:$E$19</c:f>
              <c:numCache>
                <c:formatCode>0.0</c:formatCode>
                <c:ptCount val="15"/>
                <c:pt idx="0">
                  <c:v>4.8437078611663855</c:v>
                </c:pt>
                <c:pt idx="1">
                  <c:v>5.3321331396657223</c:v>
                </c:pt>
                <c:pt idx="2">
                  <c:v>4.9067664359169303</c:v>
                </c:pt>
                <c:pt idx="3">
                  <c:v>5.1706684226561812</c:v>
                </c:pt>
                <c:pt idx="4">
                  <c:v>5.6695053677634801</c:v>
                </c:pt>
                <c:pt idx="5">
                  <c:v>6.6516450024746643</c:v>
                </c:pt>
                <c:pt idx="6">
                  <c:v>7.4488569309408739</c:v>
                </c:pt>
                <c:pt idx="7">
                  <c:v>11.712376848781183</c:v>
                </c:pt>
                <c:pt idx="8">
                  <c:v>7.0654161593995957</c:v>
                </c:pt>
                <c:pt idx="9">
                  <c:v>3.1257207959684279</c:v>
                </c:pt>
                <c:pt idx="10">
                  <c:v>1.6636062668871532</c:v>
                </c:pt>
                <c:pt idx="11">
                  <c:v>1.8674569735056699</c:v>
                </c:pt>
                <c:pt idx="12">
                  <c:v>17.483955899292415</c:v>
                </c:pt>
                <c:pt idx="13">
                  <c:v>10.169352523885678</c:v>
                </c:pt>
                <c:pt idx="14">
                  <c:v>4.4194446089170407</c:v>
                </c:pt>
              </c:numCache>
            </c:numRef>
          </c:val>
          <c:extLst xmlns:c16r2="http://schemas.microsoft.com/office/drawing/2015/06/chart">
            <c:ext xmlns:c16="http://schemas.microsoft.com/office/drawing/2014/chart" uri="{C3380CC4-5D6E-409C-BE32-E72D297353CC}">
              <c16:uniqueId val="{00000000-EF7B-4A53-9D8E-1381DEC4030B}"/>
            </c:ext>
          </c:extLst>
        </c:ser>
        <c:dLbls>
          <c:showLegendKey val="0"/>
          <c:showVal val="0"/>
          <c:showCatName val="0"/>
          <c:showSerName val="0"/>
          <c:showPercent val="0"/>
          <c:showBubbleSize val="0"/>
        </c:dLbls>
        <c:gapWidth val="219"/>
        <c:axId val="616518144"/>
        <c:axId val="616527944"/>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'!$F$5:$F$19</c:f>
              <c:numCache>
                <c:formatCode>0.0</c:formatCode>
                <c:ptCount val="15"/>
                <c:pt idx="0">
                  <c:v>1.1727481182482322</c:v>
                </c:pt>
                <c:pt idx="1">
                  <c:v>0.95015800776259407</c:v>
                </c:pt>
                <c:pt idx="2">
                  <c:v>1.1166125093806549</c:v>
                </c:pt>
                <c:pt idx="3">
                  <c:v>1.0972312417805821</c:v>
                </c:pt>
                <c:pt idx="4">
                  <c:v>1.0812132533769072</c:v>
                </c:pt>
                <c:pt idx="5">
                  <c:v>1.181411307359526</c:v>
                </c:pt>
                <c:pt idx="6">
                  <c:v>1.0516372599299686</c:v>
                </c:pt>
                <c:pt idx="7">
                  <c:v>1.34568501528857</c:v>
                </c:pt>
                <c:pt idx="8">
                  <c:v>2.2643628532778561</c:v>
                </c:pt>
                <c:pt idx="9">
                  <c:v>1.3394742490900975</c:v>
                </c:pt>
                <c:pt idx="10">
                  <c:v>0.89719080003775353</c:v>
                </c:pt>
                <c:pt idx="11">
                  <c:v>1.2515343697005885</c:v>
                </c:pt>
                <c:pt idx="12">
                  <c:v>2.730954553285347</c:v>
                </c:pt>
                <c:pt idx="13">
                  <c:v>2.2976248827307155</c:v>
                </c:pt>
                <c:pt idx="14">
                  <c:v>0.78601268321273154</c:v>
                </c:pt>
              </c:numCache>
            </c:numRef>
          </c:val>
          <c:smooth val="0"/>
          <c:extLst xmlns:c16r2="http://schemas.microsoft.com/office/drawing/2015/06/chart">
            <c:ext xmlns:c16="http://schemas.microsoft.com/office/drawing/2014/chart" uri="{C3380CC4-5D6E-409C-BE32-E72D297353CC}">
              <c16:uniqueId val="{00000001-EF7B-4A53-9D8E-1381DEC4030B}"/>
            </c:ext>
          </c:extLst>
        </c:ser>
        <c:dLbls>
          <c:showLegendKey val="0"/>
          <c:showVal val="0"/>
          <c:showCatName val="0"/>
          <c:showSerName val="0"/>
          <c:showPercent val="0"/>
          <c:showBubbleSize val="0"/>
        </c:dLbls>
        <c:marker val="1"/>
        <c:smooth val="0"/>
        <c:axId val="616517360"/>
        <c:axId val="616528728"/>
      </c:lineChart>
      <c:catAx>
        <c:axId val="6165181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6527944"/>
        <c:crosses val="autoZero"/>
        <c:auto val="1"/>
        <c:lblAlgn val="ctr"/>
        <c:lblOffset val="100"/>
        <c:noMultiLvlLbl val="0"/>
      </c:catAx>
      <c:valAx>
        <c:axId val="616527944"/>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6518144"/>
        <c:crosses val="autoZero"/>
        <c:crossBetween val="between"/>
      </c:valAx>
      <c:valAx>
        <c:axId val="616528728"/>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6517360"/>
        <c:crosses val="max"/>
        <c:crossBetween val="between"/>
      </c:valAx>
      <c:catAx>
        <c:axId val="616517360"/>
        <c:scaling>
          <c:orientation val="minMax"/>
        </c:scaling>
        <c:delete val="1"/>
        <c:axPos val="b"/>
        <c:numFmt formatCode="General" sourceLinked="1"/>
        <c:majorTickMark val="out"/>
        <c:minorTickMark val="none"/>
        <c:tickLblPos val="nextTo"/>
        <c:crossAx val="616528728"/>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99694970561113"/>
          <c:y val="5.0925925925925923E-2"/>
          <c:w val="0.83577782506916365"/>
          <c:h val="0.72287037037037027"/>
        </c:manualLayout>
      </c:layout>
      <c:barChart>
        <c:barDir val="bar"/>
        <c:grouping val="clustered"/>
        <c:varyColors val="1"/>
        <c:ser>
          <c:idx val="0"/>
          <c:order val="0"/>
          <c:tx>
            <c:strRef>
              <c:f>'Index Option'!$E$21</c:f>
              <c:strCache>
                <c:ptCount val="1"/>
                <c:pt idx="0">
                  <c:v>Feb-20</c:v>
                </c:pt>
              </c:strCache>
            </c:strRef>
          </c:tx>
          <c:spPr>
            <a:solidFill>
              <a:srgbClr val="FF0000"/>
            </a:solidFill>
          </c:spPr>
          <c:invertIfNegative val="1"/>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Option'!$F$21:$H$21</c:f>
              <c:numCache>
                <c:formatCode>0.0%</c:formatCode>
                <c:ptCount val="3"/>
                <c:pt idx="0">
                  <c:v>0.72411284280382215</c:v>
                </c:pt>
                <c:pt idx="1">
                  <c:v>0.26663916319379333</c:v>
                </c:pt>
                <c:pt idx="2">
                  <c:v>9.2479940023844388E-3</c:v>
                </c:pt>
              </c:numCache>
            </c:numRef>
          </c:val>
          <c:extLst xmlns:c16r2="http://schemas.microsoft.com/office/drawing/2015/06/chart">
            <c:ext xmlns:c16="http://schemas.microsoft.com/office/drawing/2014/chart" uri="{C3380CC4-5D6E-409C-BE32-E72D297353CC}">
              <c16:uniqueId val="{00000000-0B63-4062-9181-3E3E8103B8A5}"/>
            </c:ext>
            <c:ext xmlns:c14="http://schemas.microsoft.com/office/drawing/2007/8/2/chart" uri="{6F2FDCE9-48DA-4B69-8628-5D25D57E5C99}">
              <c14:invertSolidFillFmt>
                <c14:spPr xmlns:c14="http://schemas.microsoft.com/office/drawing/2007/8/2/chart">
                  <a:solidFill>
                    <a:srgbClr val="FFFFFF"/>
                  </a:solidFill>
                </c14:spPr>
              </c14:invertSolidFillFmt>
            </c:ext>
          </c:extLst>
        </c:ser>
        <c:ser>
          <c:idx val="1"/>
          <c:order val="1"/>
          <c:tx>
            <c:strRef>
              <c:f>'Index Option'!$E$22</c:f>
              <c:strCache>
                <c:ptCount val="1"/>
                <c:pt idx="0">
                  <c:v>Mar-20</c:v>
                </c:pt>
              </c:strCache>
            </c:strRef>
          </c:tx>
          <c:spPr>
            <a:solidFill>
              <a:srgbClr val="00B050"/>
            </a:solidFill>
          </c:spPr>
          <c:invertIfNegative val="1"/>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Option'!$F$22:$H$22</c:f>
              <c:numCache>
                <c:formatCode>0.0%</c:formatCode>
                <c:ptCount val="3"/>
                <c:pt idx="0">
                  <c:v>0.78007670535585072</c:v>
                </c:pt>
                <c:pt idx="1">
                  <c:v>0.20852676983110141</c:v>
                </c:pt>
                <c:pt idx="2">
                  <c:v>1.1396524813047851E-2</c:v>
                </c:pt>
              </c:numCache>
            </c:numRef>
          </c:val>
          <c:extLst xmlns:c16r2="http://schemas.microsoft.com/office/drawing/2015/06/chart">
            <c:ext xmlns:c16="http://schemas.microsoft.com/office/drawing/2014/chart" uri="{C3380CC4-5D6E-409C-BE32-E72D297353CC}">
              <c16:uniqueId val="{00000001-0B63-4062-9181-3E3E8103B8A5}"/>
            </c:ext>
            <c:ext xmlns:c14="http://schemas.microsoft.com/office/drawing/2007/8/2/chart" uri="{6F2FDCE9-48DA-4B69-8628-5D25D57E5C99}">
              <c14:invertSolidFillFmt>
                <c14:spPr xmlns:c14="http://schemas.microsoft.com/office/drawing/2007/8/2/chart">
                  <a:solidFill>
                    <a:srgbClr val="FFFFFF"/>
                  </a:solidFill>
                </c14:spPr>
              </c14:invertSolidFillFmt>
            </c:ext>
          </c:extLst>
        </c:ser>
        <c:ser>
          <c:idx val="2"/>
          <c:order val="2"/>
          <c:tx>
            <c:strRef>
              <c:f>'Index Option'!$E$23</c:f>
              <c:strCache>
                <c:ptCount val="1"/>
                <c:pt idx="0">
                  <c:v>Apr-20</c:v>
                </c:pt>
              </c:strCache>
            </c:strRef>
          </c:tx>
          <c:invertIfNegative val="0"/>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Option'!$F$23:$H$23</c:f>
              <c:numCache>
                <c:formatCode>0.0%</c:formatCode>
                <c:ptCount val="3"/>
                <c:pt idx="0">
                  <c:v>0.68170752864042783</c:v>
                </c:pt>
                <c:pt idx="1">
                  <c:v>0.31003178784880847</c:v>
                </c:pt>
                <c:pt idx="2">
                  <c:v>8.2606835107637503E-3</c:v>
                </c:pt>
              </c:numCache>
            </c:numRef>
          </c:val>
          <c:extLst xmlns:c16r2="http://schemas.microsoft.com/office/drawing/2015/06/chart">
            <c:ext xmlns:c16="http://schemas.microsoft.com/office/drawing/2014/chart" uri="{C3380CC4-5D6E-409C-BE32-E72D297353CC}">
              <c16:uniqueId val="{00000002-0B63-4062-9181-3E3E8103B8A5}"/>
            </c:ext>
          </c:extLst>
        </c:ser>
        <c:ser>
          <c:idx val="3"/>
          <c:order val="3"/>
          <c:tx>
            <c:strRef>
              <c:f>'Index Option'!$E$24</c:f>
              <c:strCache>
                <c:ptCount val="1"/>
                <c:pt idx="0">
                  <c:v>May-20</c:v>
                </c:pt>
              </c:strCache>
            </c:strRef>
          </c:tx>
          <c:invertIfNegative val="0"/>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Option'!$F$24:$H$24</c:f>
              <c:numCache>
                <c:formatCode>0.0%</c:formatCode>
                <c:ptCount val="3"/>
                <c:pt idx="0">
                  <c:v>0.70791143061273132</c:v>
                </c:pt>
                <c:pt idx="1">
                  <c:v>0.28420299789746084</c:v>
                </c:pt>
                <c:pt idx="2">
                  <c:v>7.8855714898076641E-3</c:v>
                </c:pt>
              </c:numCache>
            </c:numRef>
          </c:val>
          <c:extLst xmlns:c16r2="http://schemas.microsoft.com/office/drawing/2015/06/chart">
            <c:ext xmlns:c16="http://schemas.microsoft.com/office/drawing/2014/chart" uri="{C3380CC4-5D6E-409C-BE32-E72D297353CC}">
              <c16:uniqueId val="{00000003-0B63-4062-9181-3E3E8103B8A5}"/>
            </c:ext>
          </c:extLst>
        </c:ser>
        <c:ser>
          <c:idx val="4"/>
          <c:order val="4"/>
          <c:tx>
            <c:strRef>
              <c:f>'Index Option'!$E$25</c:f>
              <c:strCache>
                <c:ptCount val="1"/>
                <c:pt idx="0">
                  <c:v>Jun-20</c:v>
                </c:pt>
              </c:strCache>
            </c:strRef>
          </c:tx>
          <c:invertIfNegative val="0"/>
          <c:dLbls>
            <c:spPr>
              <a:noFill/>
              <a:ln>
                <a:noFill/>
              </a:ln>
              <a:effectLst/>
            </c:sp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Option'!$F$25:$H$25</c:f>
              <c:numCache>
                <c:formatCode>0.0%</c:formatCode>
                <c:ptCount val="3"/>
                <c:pt idx="0">
                  <c:v>0.68514872675169414</c:v>
                </c:pt>
                <c:pt idx="1">
                  <c:v>0.30706093786169325</c:v>
                </c:pt>
                <c:pt idx="2">
                  <c:v>7.7903353866125066E-3</c:v>
                </c:pt>
              </c:numCache>
            </c:numRef>
          </c:val>
          <c:extLst xmlns:c16r2="http://schemas.microsoft.com/office/drawing/2015/06/chart">
            <c:ext xmlns:c16="http://schemas.microsoft.com/office/drawing/2014/chart" uri="{C3380CC4-5D6E-409C-BE32-E72D297353CC}">
              <c16:uniqueId val="{00000004-0B63-4062-9181-3E3E8103B8A5}"/>
            </c:ext>
          </c:extLst>
        </c:ser>
        <c:dLbls>
          <c:dLblPos val="outEnd"/>
          <c:showLegendKey val="0"/>
          <c:showVal val="1"/>
          <c:showCatName val="0"/>
          <c:showSerName val="0"/>
          <c:showPercent val="0"/>
          <c:showBubbleSize val="0"/>
        </c:dLbls>
        <c:gapWidth val="150"/>
        <c:axId val="616520888"/>
        <c:axId val="942243544"/>
      </c:barChart>
      <c:catAx>
        <c:axId val="616520888"/>
        <c:scaling>
          <c:orientation val="maxMin"/>
        </c:scaling>
        <c:delete val="0"/>
        <c:axPos val="l"/>
        <c:title>
          <c:tx>
            <c:rich>
              <a:bodyPr/>
              <a:lstStyle/>
              <a:p>
                <a:pPr lvl="0">
                  <a:defRPr b="0">
                    <a:solidFill>
                      <a:srgbClr val="000000"/>
                    </a:solidFill>
                    <a:latin typeface="Roboto"/>
                  </a:defRPr>
                </a:pPr>
                <a:endParaRPr lang="en-US"/>
              </a:p>
            </c:rich>
          </c:tx>
          <c:overlay val="0"/>
        </c:title>
        <c:numFmt formatCode="General" sourceLinked="1"/>
        <c:majorTickMark val="cross"/>
        <c:minorTickMark val="cross"/>
        <c:tickLblPos val="nextTo"/>
        <c:txPr>
          <a:bodyPr/>
          <a:lstStyle/>
          <a:p>
            <a:pPr lvl="0">
              <a:defRPr sz="1000" b="1" i="0">
                <a:solidFill>
                  <a:srgbClr val="595959"/>
                </a:solidFill>
                <a:latin typeface="Palatino Linotype"/>
              </a:defRPr>
            </a:pPr>
            <a:endParaRPr lang="en-US"/>
          </a:p>
        </c:txPr>
        <c:crossAx val="942243544"/>
        <c:crosses val="autoZero"/>
        <c:auto val="1"/>
        <c:lblAlgn val="ctr"/>
        <c:lblOffset val="100"/>
        <c:noMultiLvlLbl val="1"/>
      </c:catAx>
      <c:valAx>
        <c:axId val="942243544"/>
        <c:scaling>
          <c:orientation val="minMax"/>
        </c:scaling>
        <c:delete val="1"/>
        <c:axPos val="b"/>
        <c:minorGridlines>
          <c:spPr>
            <a:ln>
              <a:solidFill>
                <a:srgbClr val="CCCCCC">
                  <a:alpha val="0"/>
                </a:srgbClr>
              </a:solidFill>
            </a:ln>
          </c:spPr>
        </c:minorGridlines>
        <c:title>
          <c:tx>
            <c:rich>
              <a:bodyPr/>
              <a:lstStyle/>
              <a:p>
                <a:pPr lvl="0">
                  <a:defRPr b="0">
                    <a:solidFill>
                      <a:srgbClr val="000000"/>
                    </a:solidFill>
                    <a:latin typeface="Roboto"/>
                  </a:defRPr>
                </a:pPr>
                <a:endParaRPr lang="en-US"/>
              </a:p>
            </c:rich>
          </c:tx>
          <c:overlay val="0"/>
        </c:title>
        <c:numFmt formatCode="0.0%" sourceLinked="1"/>
        <c:majorTickMark val="cross"/>
        <c:minorTickMark val="cross"/>
        <c:tickLblPos val="nextTo"/>
        <c:crossAx val="616520888"/>
        <c:crosses val="max"/>
        <c:crossBetween val="between"/>
      </c:valAx>
    </c:plotArea>
    <c:legend>
      <c:legendPos val="b"/>
      <c:overlay val="0"/>
      <c:txPr>
        <a:bodyPr/>
        <a:lstStyle/>
        <a:p>
          <a:pPr lvl="0">
            <a:defRPr sz="1000" b="1" i="0">
              <a:solidFill>
                <a:srgbClr val="595959"/>
              </a:solidFill>
              <a:latin typeface="Palatino Linotype"/>
            </a:defRPr>
          </a:pPr>
          <a:endParaRPr lang="en-US"/>
        </a:p>
      </c:txPr>
    </c:legend>
    <c:plotVisOnly val="1"/>
    <c:dispBlanksAs val="zero"/>
    <c:showDLblsOverMax val="1"/>
  </c:chart>
  <c:spPr>
    <a:solidFill>
      <a:srgbClr val="FFFFFF"/>
    </a:solidFill>
  </c:sp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6.4405706746741939E-2"/>
          <c:y val="5.102370069157422E-2"/>
          <c:w val="0.8484260605832864"/>
          <c:h val="0.61986909941257029"/>
        </c:manualLayout>
      </c:layout>
      <c:barChart>
        <c:barDir val="col"/>
        <c:grouping val="clustered"/>
        <c:varyColors val="1"/>
        <c:ser>
          <c:idx val="0"/>
          <c:order val="0"/>
          <c:tx>
            <c:strRef>
              <c:f>'F4 '!$D$2</c:f>
              <c:strCache>
                <c:ptCount val="1"/>
                <c:pt idx="0">
                  <c:v>Average Daily Turnover (LHS)</c:v>
                </c:pt>
              </c:strCache>
            </c:strRef>
          </c:tx>
          <c:spPr>
            <a:solidFill>
              <a:srgbClr val="FF0000"/>
            </a:solidFill>
          </c:spPr>
          <c:invertIfNegative val="1"/>
          <c:cat>
            <c:numRef>
              <c:f>'F4 '!$A$6:$A$17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'F4 '!$D$6:$D$17</c:f>
              <c:numCache>
                <c:formatCode>[&gt;=10000000]#.##\,##\,##0;[&gt;=100000]#.##\,##0;##,##0</c:formatCode>
                <c:ptCount val="12"/>
                <c:pt idx="0">
                  <c:v>12.408461726086957</c:v>
                </c:pt>
                <c:pt idx="1">
                  <c:v>15.238889360414747</c:v>
                </c:pt>
                <c:pt idx="2">
                  <c:v>15.220692642105263</c:v>
                </c:pt>
                <c:pt idx="3">
                  <c:v>14.717048144999998</c:v>
                </c:pt>
                <c:pt idx="4">
                  <c:v>13.565441298855855</c:v>
                </c:pt>
                <c:pt idx="5">
                  <c:v>13.742043780750786</c:v>
                </c:pt>
                <c:pt idx="6">
                  <c:v>16.752434265217392</c:v>
                </c:pt>
                <c:pt idx="7">
                  <c:v>17.414393000650001</c:v>
                </c:pt>
                <c:pt idx="8">
                  <c:v>11.7840466028698</c:v>
                </c:pt>
                <c:pt idx="9">
                  <c:v>11.4907658</c:v>
                </c:pt>
                <c:pt idx="10">
                  <c:v>13.0694374</c:v>
                </c:pt>
                <c:pt idx="11">
                  <c:v>16.686263799999999</c:v>
                </c:pt>
              </c:numCache>
            </c:numRef>
          </c:val>
          <c:extLst xmlns:c16r2="http://schemas.microsoft.com/office/drawing/2015/06/chart">
            <c:ext xmlns:c16="http://schemas.microsoft.com/office/drawing/2014/chart" uri="{C3380CC4-5D6E-409C-BE32-E72D297353CC}">
              <c16:uniqueId val="{00000000-F001-49EB-8B33-7369910F4204}"/>
            </c:ext>
            <c:ext xmlns:c14="http://schemas.microsoft.com/office/drawing/2007/8/2/chart" uri="{6F2FDCE9-48DA-4B69-8628-5D25D57E5C99}">
              <c14:invertSolidFillFmt>
                <c14:spPr xmlns:c14="http://schemas.microsoft.com/office/drawing/2007/8/2/chart">
                  <a:solidFill>
                    <a:srgbClr val="FFFFFF"/>
                  </a:solidFill>
                </c14:spPr>
              </c14:invertSolidFillFmt>
            </c:ext>
          </c:extLst>
        </c:ser>
        <c:dLbls>
          <c:showLegendKey val="0"/>
          <c:showVal val="0"/>
          <c:showCatName val="0"/>
          <c:showSerName val="0"/>
          <c:showPercent val="0"/>
          <c:showBubbleSize val="0"/>
        </c:dLbls>
        <c:gapWidth val="150"/>
        <c:axId val="942244328"/>
        <c:axId val="942240800"/>
      </c:barChart>
      <c:lineChart>
        <c:grouping val="standard"/>
        <c:varyColors val="0"/>
        <c:ser>
          <c:idx val="1"/>
          <c:order val="1"/>
          <c:tx>
            <c:strRef>
              <c:f>'F4 '!$E$2</c:f>
              <c:strCache>
                <c:ptCount val="1"/>
                <c:pt idx="0">
                  <c:v>Monthly Turnover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'F4 '!$A$6:$A$17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'F4 '!$E$6:$E$17</c:f>
              <c:numCache>
                <c:formatCode>[&gt;=10000000]#\,##\,##\,##0;[&gt;=100000]#\,##\,##0;##,##0</c:formatCode>
                <c:ptCount val="12"/>
                <c:pt idx="0">
                  <c:v>285.39461969999996</c:v>
                </c:pt>
                <c:pt idx="1">
                  <c:v>304.77778720829497</c:v>
                </c:pt>
                <c:pt idx="2">
                  <c:v>289.19316020000002</c:v>
                </c:pt>
                <c:pt idx="3">
                  <c:v>294.34096289999997</c:v>
                </c:pt>
                <c:pt idx="4">
                  <c:v>271.30882597711707</c:v>
                </c:pt>
                <c:pt idx="5">
                  <c:v>288.58291939576651</c:v>
                </c:pt>
                <c:pt idx="6">
                  <c:v>385.30598810000004</c:v>
                </c:pt>
                <c:pt idx="7">
                  <c:v>348.287860013</c:v>
                </c:pt>
                <c:pt idx="8">
                  <c:v>247.46497866026593</c:v>
                </c:pt>
                <c:pt idx="9">
                  <c:v>206.83378434861089</c:v>
                </c:pt>
                <c:pt idx="10">
                  <c:v>248.31931028491897</c:v>
                </c:pt>
                <c:pt idx="11">
                  <c:v>367.09780340361169</c:v>
                </c:pt>
              </c:numCache>
            </c:numRef>
          </c:val>
          <c:smooth val="0"/>
          <c:extLst xmlns:c16r2="http://schemas.microsoft.com/office/drawing/2015/06/chart">
            <c:ext xmlns:c16="http://schemas.microsoft.com/office/drawing/2014/chart" uri="{C3380CC4-5D6E-409C-BE32-E72D297353CC}">
              <c16:uniqueId val="{00000001-F001-49EB-8B33-7369910F4204}"/>
            </c:ext>
          </c:extLst>
        </c:ser>
        <c:dLbls>
          <c:showLegendKey val="0"/>
          <c:showVal val="0"/>
          <c:showCatName val="0"/>
          <c:showSerName val="0"/>
          <c:showPercent val="0"/>
          <c:showBubbleSize val="0"/>
        </c:dLbls>
        <c:marker val="1"/>
        <c:smooth val="0"/>
        <c:axId val="942244720"/>
        <c:axId val="942235704"/>
      </c:lineChart>
      <c:dateAx>
        <c:axId val="942244328"/>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b="1" i="0">
                <a:solidFill>
                  <a:srgbClr val="000000"/>
                </a:solidFill>
                <a:latin typeface="Roboto"/>
              </a:defRPr>
            </a:pPr>
            <a:endParaRPr lang="en-US"/>
          </a:p>
        </c:txPr>
        <c:crossAx val="942240800"/>
        <c:crosses val="autoZero"/>
        <c:auto val="1"/>
        <c:lblOffset val="100"/>
        <c:baseTimeUnit val="months"/>
      </c:dateAx>
      <c:valAx>
        <c:axId val="942240800"/>
        <c:scaling>
          <c:orientation val="minMax"/>
          <c:min val="1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942244328"/>
        <c:crosses val="autoZero"/>
        <c:crossBetween val="between"/>
      </c:valAx>
      <c:dateAx>
        <c:axId val="942244720"/>
        <c:scaling>
          <c:orientation val="minMax"/>
        </c:scaling>
        <c:delete val="1"/>
        <c:axPos val="b"/>
        <c:numFmt formatCode="[$-409]mmm\-yy" sourceLinked="1"/>
        <c:majorTickMark val="cross"/>
        <c:minorTickMark val="cross"/>
        <c:tickLblPos val="nextTo"/>
        <c:crossAx val="942235704"/>
        <c:crosses val="autoZero"/>
        <c:auto val="1"/>
        <c:lblOffset val="100"/>
        <c:baseTimeUnit val="months"/>
      </c:dateAx>
      <c:valAx>
        <c:axId val="942235704"/>
        <c:scaling>
          <c:orientation val="minMax"/>
          <c:min val="16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942244720"/>
        <c:crosses val="max"/>
        <c:crossBetween val="between"/>
      </c:valAx>
      <c:spPr>
        <a:solidFill>
          <a:srgbClr val="FFFFFF"/>
        </a:solidFill>
      </c:spPr>
    </c:plotArea>
    <c:legend>
      <c:legendPos val="b"/>
      <c:overlay val="0"/>
      <c:txPr>
        <a:bodyPr/>
        <a:lstStyle/>
        <a:p>
          <a:pPr lvl="0">
            <a:defRPr b="1" i="0">
              <a:solidFill>
                <a:srgbClr val="000000"/>
              </a:solidFill>
              <a:latin typeface="Roboto"/>
            </a:defRPr>
          </a:pPr>
          <a:endParaRPr lang="en-US"/>
        </a:p>
      </c:txPr>
    </c:legend>
    <c:plotVisOnly val="1"/>
    <c:dispBlanksAs val="zero"/>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090978687535105"/>
          <c:y val="4.4029382311638186E-2"/>
          <c:w val="0.86025237787861719"/>
          <c:h val="0.68525841589683523"/>
        </c:manualLayout>
      </c:layout>
      <c:lineChart>
        <c:grouping val="standard"/>
        <c:varyColors val="1"/>
        <c:ser>
          <c:idx val="0"/>
          <c:order val="0"/>
          <c:tx>
            <c:strRef>
              <c:f>'F6'!$B$2</c:f>
              <c:strCache>
                <c:ptCount val="1"/>
                <c:pt idx="0">
                  <c:v>NSE (LHS)</c:v>
                </c:pt>
              </c:strCache>
            </c:strRef>
          </c:tx>
          <c:spPr>
            <a:ln w="19050" cmpd="sng">
              <a:solidFill>
                <a:srgbClr val="FF0000"/>
              </a:solidFill>
              <a:prstDash val="solid"/>
            </a:ln>
          </c:spPr>
          <c:marker>
            <c:symbol val="circle"/>
            <c:size val="5"/>
            <c:spPr>
              <a:solidFill>
                <a:srgbClr val="FF0000"/>
              </a:solidFill>
              <a:ln cmpd="sng">
                <a:solidFill>
                  <a:srgbClr val="FF0000"/>
                </a:solidFill>
              </a:ln>
            </c:spPr>
          </c:marker>
          <c:cat>
            <c:numRef>
              <c:f>'F6'!$A$6:$A$17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'F6'!$B$6:$B$17</c:f>
              <c:numCache>
                <c:formatCode>[&gt;=10000000]#\,##\,##\,##0;[&gt;=100000]#\,##\,##0;##,##0</c:formatCode>
                <c:ptCount val="12"/>
                <c:pt idx="0">
                  <c:v>636914.10789999994</c:v>
                </c:pt>
                <c:pt idx="1">
                  <c:v>1027024.875</c:v>
                </c:pt>
                <c:pt idx="2" formatCode="0\,00\,000;\-0\,00\,000;0">
                  <c:v>879828.06579999998</c:v>
                </c:pt>
                <c:pt idx="3" formatCode="0\,00\,000;\-0\,00\,000;0">
                  <c:v>698832.50789999997</c:v>
                </c:pt>
                <c:pt idx="4" formatCode="0\,00\,000;\-0\,00\,000;0">
                  <c:v>763426.91760000004</c:v>
                </c:pt>
                <c:pt idx="5" formatCode="0\,00\,000;\-0\,00\,000;0">
                  <c:v>797945.38289999997</c:v>
                </c:pt>
                <c:pt idx="6" formatCode="0\,00\,000;\-0\,00\,000;0">
                  <c:v>845443.09140000003</c:v>
                </c:pt>
                <c:pt idx="7" formatCode="0\,00\,000;\-0\,00\,000;0">
                  <c:v>788012.82889999996</c:v>
                </c:pt>
                <c:pt idx="8" formatCode="0\,00\,000;\-0\,00\,000;0">
                  <c:v>1231222.4816374592</c:v>
                </c:pt>
                <c:pt idx="9" formatCode="0\,00\,000;\-0\,00\,000;0">
                  <c:v>696282.45724269352</c:v>
                </c:pt>
                <c:pt idx="10">
                  <c:v>729527.23581414134</c:v>
                </c:pt>
                <c:pt idx="11">
                  <c:v>949170.06959089276</c:v>
                </c:pt>
              </c:numCache>
            </c:numRef>
          </c:val>
          <c:smooth val="0"/>
          <c:extLst xmlns:c16r2="http://schemas.microsoft.com/office/drawing/2015/06/chart">
            <c:ext xmlns:c16="http://schemas.microsoft.com/office/drawing/2014/chart" uri="{C3380CC4-5D6E-409C-BE32-E72D297353CC}">
              <c16:uniqueId val="{00000000-6961-4492-9E52-75DAF687B79F}"/>
            </c:ext>
          </c:extLst>
        </c:ser>
        <c:ser>
          <c:idx val="1"/>
          <c:order val="1"/>
          <c:tx>
            <c:strRef>
              <c:f>'F6'!$D$2</c:f>
              <c:strCache>
                <c:ptCount val="1"/>
                <c:pt idx="0">
                  <c:v>BSE  (LHS)</c:v>
                </c:pt>
              </c:strCache>
            </c:strRef>
          </c:tx>
          <c:spPr>
            <a:ln w="19050" cmpd="sng">
              <a:solidFill>
                <a:srgbClr val="7030A0"/>
              </a:solidFill>
              <a:prstDash val="solid"/>
            </a:ln>
          </c:spPr>
          <c:marker>
            <c:symbol val="circle"/>
            <c:size val="5"/>
            <c:spPr>
              <a:solidFill>
                <a:srgbClr val="7030A0"/>
              </a:solidFill>
              <a:ln cmpd="sng">
                <a:solidFill>
                  <a:srgbClr val="7030A0"/>
                </a:solidFill>
              </a:ln>
            </c:spPr>
          </c:marker>
          <c:cat>
            <c:numRef>
              <c:f>'F6'!$A$6:$A$17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'F6'!$D$6:$D$17</c:f>
              <c:numCache>
                <c:formatCode>[&gt;=10000000]#\,##\,##\,##0;[&gt;=100000]#\,##\,##0;##,##0</c:formatCode>
                <c:ptCount val="12"/>
                <c:pt idx="0">
                  <c:v>629035.57990000001</c:v>
                </c:pt>
                <c:pt idx="1">
                  <c:v>624310.70499999996</c:v>
                </c:pt>
                <c:pt idx="2" formatCode="0\,00\,000;\-0\,00\,000;0">
                  <c:v>584638.41029999999</c:v>
                </c:pt>
                <c:pt idx="3" formatCode="0\,00\,000;\-0\,00\,000;0">
                  <c:v>526607.6581</c:v>
                </c:pt>
                <c:pt idx="4" formatCode="0\,00\,000;\-0\,00\,000;0">
                  <c:v>543325.23179999995</c:v>
                </c:pt>
                <c:pt idx="5" formatCode="0\,00\,000;\-0\,00\,000;0">
                  <c:v>564691.59349999996</c:v>
                </c:pt>
                <c:pt idx="6" formatCode="0\,00\,000;\-0\,00\,000;0">
                  <c:v>482786.31690000009</c:v>
                </c:pt>
                <c:pt idx="7" formatCode="0\,00\,000;\-0\,00\,000;0">
                  <c:v>439995.65480000008</c:v>
                </c:pt>
                <c:pt idx="8" formatCode="0\,00\,000;\-0\,00\,000;0">
                  <c:v>471806.4</c:v>
                </c:pt>
                <c:pt idx="9">
                  <c:v>271144.38</c:v>
                </c:pt>
                <c:pt idx="10">
                  <c:v>306144.90000000002</c:v>
                </c:pt>
                <c:pt idx="11">
                  <c:v>467245.2</c:v>
                </c:pt>
              </c:numCache>
            </c:numRef>
          </c:val>
          <c:smooth val="0"/>
          <c:extLst xmlns:c16r2="http://schemas.microsoft.com/office/drawing/2015/06/chart">
            <c:ext xmlns:c16="http://schemas.microsoft.com/office/drawing/2014/chart" uri="{C3380CC4-5D6E-409C-BE32-E72D297353CC}">
              <c16:uniqueId val="{00000001-6961-4492-9E52-75DAF687B79F}"/>
            </c:ext>
          </c:extLst>
        </c:ser>
        <c:dLbls>
          <c:showLegendKey val="0"/>
          <c:showVal val="0"/>
          <c:showCatName val="0"/>
          <c:showSerName val="0"/>
          <c:showPercent val="0"/>
          <c:showBubbleSize val="0"/>
        </c:dLbls>
        <c:marker val="1"/>
        <c:smooth val="0"/>
        <c:axId val="942237664"/>
        <c:axId val="942236096"/>
      </c:lineChart>
      <c:lineChart>
        <c:grouping val="standard"/>
        <c:varyColors val="0"/>
        <c:ser>
          <c:idx val="2"/>
          <c:order val="2"/>
          <c:tx>
            <c:strRef>
              <c:f>'F6'!$C$2</c:f>
              <c:strCache>
                <c:ptCount val="1"/>
                <c:pt idx="0">
                  <c:v>MSEI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'F6'!$A$6:$A$17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'F6'!$C$6:$C$17</c:f>
              <c:numCache>
                <c:formatCode>[&gt;=10000000]#\,##\,##\,##0;[&gt;=100000]#\,##\,##0;##,##0</c:formatCode>
                <c:ptCount val="12"/>
                <c:pt idx="0">
                  <c:v>2124.9313860000002</c:v>
                </c:pt>
                <c:pt idx="1">
                  <c:v>2369.2899999999995</c:v>
                </c:pt>
                <c:pt idx="2" formatCode="#,##0;\-#,##0;0">
                  <c:v>3328.8211272499998</c:v>
                </c:pt>
                <c:pt idx="3" formatCode="#,##0;\-#,##0;0">
                  <c:v>3482.5552212500002</c:v>
                </c:pt>
                <c:pt idx="4" formatCode="#,##0;\-#,##0;0">
                  <c:v>3370.3709895000002</c:v>
                </c:pt>
                <c:pt idx="5" formatCode="#,##0;\-#,##0;0">
                  <c:v>6258.9968397499997</c:v>
                </c:pt>
                <c:pt idx="6" formatCode="#,##0;\-#,##0;0">
                  <c:v>5956.6478307500001</c:v>
                </c:pt>
                <c:pt idx="7" formatCode="#,##0;\-#,##0;0">
                  <c:v>5313.5327112499999</c:v>
                </c:pt>
                <c:pt idx="8" formatCode="#,##0;\-#,##0;0">
                  <c:v>6404.1278092499997</c:v>
                </c:pt>
                <c:pt idx="9">
                  <c:v>1785.2814207500001</c:v>
                </c:pt>
                <c:pt idx="10">
                  <c:v>1702.4234337499997</c:v>
                </c:pt>
                <c:pt idx="11">
                  <c:v>2854.2512265</c:v>
                </c:pt>
              </c:numCache>
            </c:numRef>
          </c:val>
          <c:smooth val="0"/>
          <c:extLst xmlns:c16r2="http://schemas.microsoft.com/office/drawing/2015/06/chart">
            <c:ext xmlns:c16="http://schemas.microsoft.com/office/drawing/2014/chart" uri="{C3380CC4-5D6E-409C-BE32-E72D297353CC}">
              <c16:uniqueId val="{00000002-6961-4492-9E52-75DAF687B79F}"/>
            </c:ext>
          </c:extLst>
        </c:ser>
        <c:dLbls>
          <c:showLegendKey val="0"/>
          <c:showVal val="0"/>
          <c:showCatName val="0"/>
          <c:showSerName val="0"/>
          <c:showPercent val="0"/>
          <c:showBubbleSize val="0"/>
        </c:dLbls>
        <c:marker val="1"/>
        <c:smooth val="0"/>
        <c:axId val="942236488"/>
        <c:axId val="942238448"/>
      </c:lineChart>
      <c:dateAx>
        <c:axId val="942237664"/>
        <c:scaling>
          <c:orientation val="minMax"/>
        </c:scaling>
        <c:delete val="0"/>
        <c:axPos val="b"/>
        <c:numFmt formatCode="[$-409]mmm\-yy" sourceLinked="1"/>
        <c:majorTickMark val="cross"/>
        <c:minorTickMark val="cross"/>
        <c:tickLblPos val="nextTo"/>
        <c:txPr>
          <a:bodyPr rot="-5400000"/>
          <a:lstStyle/>
          <a:p>
            <a:pPr lvl="0">
              <a:defRPr b="1" i="0">
                <a:solidFill>
                  <a:srgbClr val="000000"/>
                </a:solidFill>
                <a:latin typeface="Garamond" panose="02020404030301010803" pitchFamily="18" charset="0"/>
              </a:defRPr>
            </a:pPr>
            <a:endParaRPr lang="en-US"/>
          </a:p>
        </c:txPr>
        <c:crossAx val="942236096"/>
        <c:crosses val="autoZero"/>
        <c:auto val="1"/>
        <c:lblOffset val="100"/>
        <c:baseTimeUnit val="months"/>
      </c:dateAx>
      <c:valAx>
        <c:axId val="942236096"/>
        <c:scaling>
          <c:orientation val="minMax"/>
          <c:max val="1300000"/>
        </c:scaling>
        <c:delete val="0"/>
        <c:axPos val="l"/>
        <c:majorGridlines>
          <c:spPr>
            <a:ln>
              <a:solidFill>
                <a:srgbClr val="FFFFFF"/>
              </a:solidFill>
            </a:ln>
          </c:spPr>
        </c:majorGridlines>
        <c:minorGridlines>
          <c:spPr>
            <a:ln>
              <a:solidFill>
                <a:srgbClr val="CCCCCC">
                  <a:alpha val="0"/>
                </a:srgbClr>
              </a:solidFill>
            </a:ln>
          </c:spPr>
        </c:minorGridlines>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942237664"/>
        <c:crosses val="autoZero"/>
        <c:crossBetween val="between"/>
      </c:valAx>
      <c:dateAx>
        <c:axId val="942236488"/>
        <c:scaling>
          <c:orientation val="minMax"/>
        </c:scaling>
        <c:delete val="1"/>
        <c:axPos val="b"/>
        <c:numFmt formatCode="[$-409]mmm\-yy" sourceLinked="1"/>
        <c:majorTickMark val="cross"/>
        <c:minorTickMark val="cross"/>
        <c:tickLblPos val="nextTo"/>
        <c:crossAx val="942238448"/>
        <c:crosses val="autoZero"/>
        <c:auto val="1"/>
        <c:lblOffset val="100"/>
        <c:baseTimeUnit val="months"/>
      </c:dateAx>
      <c:valAx>
        <c:axId val="942238448"/>
        <c:scaling>
          <c:orientation val="minMax"/>
          <c:max val="9000"/>
        </c:scaling>
        <c:delete val="0"/>
        <c:axPos val="r"/>
        <c:majorGridlines>
          <c:spPr>
            <a:ln>
              <a:solidFill>
                <a:srgbClr val="B7B7B7"/>
              </a:solidFill>
            </a:ln>
          </c:spPr>
        </c:majorGridlines>
        <c:minorGridlines>
          <c:spPr>
            <a:ln>
              <a:solidFill>
                <a:srgbClr val="CCCCCC">
                  <a:alpha val="0"/>
                </a:srgbClr>
              </a:solidFill>
            </a:ln>
          </c:spPr>
        </c:minorGridlines>
        <c:numFmt formatCode="[&gt;=10000000]#\,##\,##\,##0;[&gt;=100000]#\,##\,##0;##,##0" sourceLinked="1"/>
        <c:majorTickMark val="cross"/>
        <c:minorTickMark val="cross"/>
        <c:tickLblPos val="nextTo"/>
        <c:spPr>
          <a:ln w="47625">
            <a:noFill/>
          </a:ln>
        </c:spPr>
        <c:txPr>
          <a:bodyPr/>
          <a:lstStyle/>
          <a:p>
            <a:pPr lvl="0">
              <a:defRPr b="0">
                <a:solidFill>
                  <a:srgbClr val="000000"/>
                </a:solidFill>
                <a:latin typeface="Roboto"/>
              </a:defRPr>
            </a:pPr>
            <a:endParaRPr lang="en-US"/>
          </a:p>
        </c:txPr>
        <c:crossAx val="942236488"/>
        <c:crosses val="max"/>
        <c:crossBetween val="between"/>
      </c:valAx>
      <c:spPr>
        <a:solidFill>
          <a:srgbClr val="FFFFFF"/>
        </a:solidFill>
      </c:spPr>
    </c:plotArea>
    <c:legend>
      <c:legendPos val="b"/>
      <c:overlay val="0"/>
      <c:txPr>
        <a:bodyPr/>
        <a:lstStyle/>
        <a:p>
          <a:pPr lvl="0">
            <a:defRPr b="1" i="0">
              <a:solidFill>
                <a:srgbClr val="000000"/>
              </a:solidFill>
              <a:latin typeface="Roboto"/>
            </a:defRPr>
          </a:pPr>
          <a:endParaRPr lang="en-US"/>
        </a:p>
      </c:txPr>
    </c:legend>
    <c:plotVisOnly val="1"/>
    <c:dispBlanksAs val="zero"/>
    <c:showDLblsOverMax val="1"/>
  </c:chart>
  <c:spPr>
    <a:ln>
      <a:solidFill>
        <a:schemeClr val="tx1"/>
      </a:solidFill>
    </a:ln>
  </c:sp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rgbClr val="C00000"/>
              </a:solidFill>
              <a:round/>
            </a:ln>
            <a:effectLst/>
          </c:spPr>
          <c:marker>
            <c:symbol val="none"/>
          </c:marker>
          <c:cat>
            <c:numRef>
              <c:f>'F7'!$A$6:$A$17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'F7'!$B$6:$B$17</c:f>
              <c:numCache>
                <c:formatCode>#,##0;\-#,##0;0</c:formatCode>
                <c:ptCount val="12"/>
                <c:pt idx="0">
                  <c:v>16198.301999999996</c:v>
                </c:pt>
                <c:pt idx="1">
                  <c:v>11924.276000000002</c:v>
                </c:pt>
                <c:pt idx="2">
                  <c:v>11212.552300000001</c:v>
                </c:pt>
                <c:pt idx="3">
                  <c:v>5933.1111999999994</c:v>
                </c:pt>
                <c:pt idx="4">
                  <c:v>5252.2558999999992</c:v>
                </c:pt>
                <c:pt idx="5">
                  <c:v>4813.7728999999999</c:v>
                </c:pt>
                <c:pt idx="6">
                  <c:v>6208.3990000000003</c:v>
                </c:pt>
                <c:pt idx="7">
                  <c:v>5829.3091999999997</c:v>
                </c:pt>
                <c:pt idx="8">
                  <c:v>11042.703600000001</c:v>
                </c:pt>
                <c:pt idx="9">
                  <c:v>2394.6293999999998</c:v>
                </c:pt>
                <c:pt idx="10">
                  <c:v>1898.7684999999999</c:v>
                </c:pt>
                <c:pt idx="11">
                  <c:v>4307.7403000000004</c:v>
                </c:pt>
              </c:numCache>
            </c:numRef>
          </c:val>
          <c:smooth val="0"/>
          <c:extLst xmlns:c16r2="http://schemas.microsoft.com/office/drawing/2015/06/chart">
            <c:ext xmlns:c16="http://schemas.microsoft.com/office/drawing/2014/chart" uri="{C3380CC4-5D6E-409C-BE32-E72D297353CC}">
              <c16:uniqueId val="{00000000-4BD0-421B-A9A0-E63EBABF8AB3}"/>
            </c:ext>
          </c:extLst>
        </c:ser>
        <c:ser>
          <c:idx val="1"/>
          <c:order val="1"/>
          <c:tx>
            <c:strRef>
              <c:f>'F7'!$C$2</c:f>
              <c:strCache>
                <c:ptCount val="1"/>
                <c:pt idx="0">
                  <c:v>NSE</c:v>
                </c:pt>
              </c:strCache>
            </c:strRef>
          </c:tx>
          <c:spPr>
            <a:ln w="28575" cap="rnd">
              <a:solidFill>
                <a:srgbClr val="00B050"/>
              </a:solidFill>
              <a:round/>
            </a:ln>
            <a:effectLst/>
          </c:spPr>
          <c:marker>
            <c:symbol val="none"/>
          </c:marker>
          <c:cat>
            <c:numRef>
              <c:f>'F7'!$A$6:$A$17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'F7'!$C$6:$C$17</c:f>
              <c:numCache>
                <c:formatCode>#,##0;\-#,##0;0</c:formatCode>
                <c:ptCount val="12"/>
                <c:pt idx="0">
                  <c:v>46067.476569999999</c:v>
                </c:pt>
                <c:pt idx="1">
                  <c:v>32496.357650000002</c:v>
                </c:pt>
                <c:pt idx="2">
                  <c:v>28897.58613</c:v>
                </c:pt>
                <c:pt idx="3">
                  <c:v>25267.643789999998</c:v>
                </c:pt>
                <c:pt idx="4">
                  <c:v>22410.455900000001</c:v>
                </c:pt>
                <c:pt idx="5">
                  <c:v>31363.76467</c:v>
                </c:pt>
                <c:pt idx="6">
                  <c:v>26807.170719999998</c:v>
                </c:pt>
                <c:pt idx="7">
                  <c:v>30879.879639999999</c:v>
                </c:pt>
                <c:pt idx="8">
                  <c:v>33798.002293999991</c:v>
                </c:pt>
                <c:pt idx="9">
                  <c:v>9733.7467485000016</c:v>
                </c:pt>
                <c:pt idx="10">
                  <c:v>12197.847997499997</c:v>
                </c:pt>
                <c:pt idx="11">
                  <c:v>16790.040404000003</c:v>
                </c:pt>
              </c:numCache>
            </c:numRef>
          </c:val>
          <c:smooth val="0"/>
          <c:extLst xmlns:c16r2="http://schemas.microsoft.com/office/drawing/2015/06/chart">
            <c:ext xmlns:c16="http://schemas.microsoft.com/office/drawing/2014/chart" uri="{C3380CC4-5D6E-409C-BE32-E72D297353CC}">
              <c16:uniqueId val="{00000001-4BD0-421B-A9A0-E63EBABF8AB3}"/>
            </c:ext>
          </c:extLst>
        </c:ser>
        <c:dLbls>
          <c:showLegendKey val="0"/>
          <c:showVal val="0"/>
          <c:showCatName val="0"/>
          <c:showSerName val="0"/>
          <c:showPercent val="0"/>
          <c:showBubbleSize val="0"/>
        </c:dLbls>
        <c:smooth val="0"/>
        <c:axId val="942245112"/>
        <c:axId val="942247464"/>
      </c:lineChart>
      <c:dateAx>
        <c:axId val="94224511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solidFill>
                <a:latin typeface="Garamond" panose="02020404030301010803" pitchFamily="18" charset="0"/>
                <a:ea typeface="+mn-ea"/>
                <a:cs typeface="+mn-cs"/>
              </a:defRPr>
            </a:pPr>
            <a:endParaRPr lang="en-US"/>
          </a:p>
        </c:txPr>
        <c:crossAx val="942247464"/>
        <c:crosses val="autoZero"/>
        <c:auto val="1"/>
        <c:lblOffset val="100"/>
        <c:baseTimeUnit val="months"/>
      </c:dateAx>
      <c:valAx>
        <c:axId val="942247464"/>
        <c:scaling>
          <c:orientation val="minMax"/>
        </c:scaling>
        <c:delete val="0"/>
        <c:axPos val="l"/>
        <c:majorGridlines>
          <c:spPr>
            <a:ln w="9525" cap="flat" cmpd="sng" algn="ctr">
              <a:no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245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00B050"/>
            </a:solidFill>
            <a:ln>
              <a:solidFill>
                <a:schemeClr val="accent3">
                  <a:lumMod val="75000"/>
                </a:schemeClr>
              </a:solidFill>
            </a:ln>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'F11'!$A$6:$A$17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'F11'!$B$6:$B$17</c:f>
              <c:numCache>
                <c:formatCode>#,##0;\-#,##0;0</c:formatCode>
                <c:ptCount val="12"/>
                <c:pt idx="0">
                  <c:v>65646.47</c:v>
                </c:pt>
                <c:pt idx="1">
                  <c:v>58482.1</c:v>
                </c:pt>
                <c:pt idx="2">
                  <c:v>43012.49</c:v>
                </c:pt>
                <c:pt idx="3">
                  <c:v>50077.52</c:v>
                </c:pt>
                <c:pt idx="4">
                  <c:v>51449.47</c:v>
                </c:pt>
                <c:pt idx="5">
                  <c:v>52392.3</c:v>
                </c:pt>
                <c:pt idx="6">
                  <c:v>62925.43</c:v>
                </c:pt>
                <c:pt idx="7">
                  <c:v>63973.440000000002</c:v>
                </c:pt>
                <c:pt idx="8">
                  <c:v>82283.460000000006</c:v>
                </c:pt>
                <c:pt idx="9">
                  <c:v>65285.07</c:v>
                </c:pt>
                <c:pt idx="10">
                  <c:v>64964.767999999996</c:v>
                </c:pt>
                <c:pt idx="11">
                  <c:v>76987.050000000017</c:v>
                </c:pt>
              </c:numCache>
            </c:numRef>
          </c:val>
          <c:extLst xmlns:c16r2="http://schemas.microsoft.com/office/drawing/2015/06/chart">
            <c:ext xmlns:c16="http://schemas.microsoft.com/office/drawing/2014/chart" uri="{C3380CC4-5D6E-409C-BE32-E72D297353CC}">
              <c16:uniqueId val="{00000000-24ED-4D20-B214-481F0D111500}"/>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'F11'!$A$6:$A$17</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'F11'!$C$6:$C$17</c:f>
              <c:numCache>
                <c:formatCode>0\,00\,000;\-0\,00\,000;0</c:formatCode>
                <c:ptCount val="12"/>
                <c:pt idx="0">
                  <c:v>118101.93</c:v>
                </c:pt>
                <c:pt idx="1">
                  <c:v>104532</c:v>
                </c:pt>
                <c:pt idx="2" formatCode="#,##0;\-#,##0;0">
                  <c:v>97676.84</c:v>
                </c:pt>
                <c:pt idx="3">
                  <c:v>100000.68</c:v>
                </c:pt>
                <c:pt idx="4">
                  <c:v>102471.7</c:v>
                </c:pt>
                <c:pt idx="5" formatCode="#,##0;\-#,##0;0">
                  <c:v>97560.16</c:v>
                </c:pt>
                <c:pt idx="6">
                  <c:v>134635.69</c:v>
                </c:pt>
                <c:pt idx="7">
                  <c:v>119569.31</c:v>
                </c:pt>
                <c:pt idx="8">
                  <c:v>149081.53</c:v>
                </c:pt>
                <c:pt idx="9">
                  <c:v>149229.69</c:v>
                </c:pt>
                <c:pt idx="10">
                  <c:v>131841.63199999998</c:v>
                </c:pt>
                <c:pt idx="11">
                  <c:v>130256.79</c:v>
                </c:pt>
              </c:numCache>
            </c:numRef>
          </c:val>
          <c:extLst xmlns:c16r2="http://schemas.microsoft.com/office/drawing/2015/06/chart">
            <c:ext xmlns:c16="http://schemas.microsoft.com/office/drawing/2014/chart" uri="{C3380CC4-5D6E-409C-BE32-E72D297353CC}">
              <c16:uniqueId val="{00000001-24ED-4D20-B214-481F0D111500}"/>
            </c:ext>
          </c:extLst>
        </c:ser>
        <c:dLbls>
          <c:showLegendKey val="0"/>
          <c:showVal val="0"/>
          <c:showCatName val="0"/>
          <c:showSerName val="0"/>
          <c:showPercent val="0"/>
          <c:showBubbleSize val="0"/>
        </c:dLbls>
        <c:gapWidth val="150"/>
        <c:axId val="942236880"/>
        <c:axId val="942237272"/>
      </c:barChart>
      <c:dateAx>
        <c:axId val="94223688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942237272"/>
        <c:crosses val="autoZero"/>
        <c:auto val="1"/>
        <c:lblOffset val="100"/>
        <c:baseTimeUnit val="months"/>
      </c:dateAx>
      <c:valAx>
        <c:axId val="942237272"/>
        <c:scaling>
          <c:orientation val="minMax"/>
        </c:scaling>
        <c:delete val="1"/>
        <c:axPos val="l"/>
        <c:numFmt formatCode="#,##0;\-#,##0;0" sourceLinked="1"/>
        <c:majorTickMark val="out"/>
        <c:minorTickMark val="none"/>
        <c:tickLblPos val="none"/>
        <c:crossAx val="942236880"/>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'F12'!$A$6:$A$17</c:f>
              <c:numCache>
                <c:formatCode>[$-409]mmm\-yy</c:formatCode>
                <c:ptCount val="12"/>
                <c:pt idx="0">
                  <c:v>43647</c:v>
                </c:pt>
                <c:pt idx="1">
                  <c:v>43678</c:v>
                </c:pt>
                <c:pt idx="2">
                  <c:v>43709</c:v>
                </c:pt>
                <c:pt idx="3">
                  <c:v>43739</c:v>
                </c:pt>
                <c:pt idx="4">
                  <c:v>43770</c:v>
                </c:pt>
                <c:pt idx="5">
                  <c:v>43800</c:v>
                </c:pt>
                <c:pt idx="6">
                  <c:v>43840</c:v>
                </c:pt>
                <c:pt idx="7">
                  <c:v>43871</c:v>
                </c:pt>
                <c:pt idx="8">
                  <c:v>43900</c:v>
                </c:pt>
                <c:pt idx="9">
                  <c:v>43931</c:v>
                </c:pt>
                <c:pt idx="10">
                  <c:v>43961</c:v>
                </c:pt>
                <c:pt idx="11">
                  <c:v>43992</c:v>
                </c:pt>
              </c:numCache>
            </c:numRef>
          </c:cat>
          <c:val>
            <c:numRef>
              <c:f>'F12'!$B$6:$B$17</c:f>
              <c:numCache>
                <c:formatCode>[&gt;9999999]##\,##\,##\,##0;[&gt;99999]##\,##\,##0;##,##0</c:formatCode>
                <c:ptCount val="12"/>
                <c:pt idx="0">
                  <c:v>15083.99</c:v>
                </c:pt>
                <c:pt idx="1">
                  <c:v>17423.8</c:v>
                </c:pt>
                <c:pt idx="2">
                  <c:v>10901.09</c:v>
                </c:pt>
                <c:pt idx="3">
                  <c:v>3386.45</c:v>
                </c:pt>
                <c:pt idx="4">
                  <c:v>-5097.4399999999996</c:v>
                </c:pt>
                <c:pt idx="5">
                  <c:v>1805.04</c:v>
                </c:pt>
                <c:pt idx="6">
                  <c:v>1384.38</c:v>
                </c:pt>
                <c:pt idx="7">
                  <c:v>9863.2199999999993</c:v>
                </c:pt>
                <c:pt idx="8">
                  <c:v>30285.64</c:v>
                </c:pt>
                <c:pt idx="9">
                  <c:v>7965.5</c:v>
                </c:pt>
                <c:pt idx="10">
                  <c:v>6522.45</c:v>
                </c:pt>
                <c:pt idx="11">
                  <c:v>-501.5</c:v>
                </c:pt>
              </c:numCache>
            </c:numRef>
          </c:val>
          <c:extLst xmlns:c16r2="http://schemas.microsoft.com/office/drawing/2015/06/chart">
            <c:ext xmlns:c16="http://schemas.microsoft.com/office/drawing/2014/chart" uri="{C3380CC4-5D6E-409C-BE32-E72D297353CC}">
              <c16:uniqueId val="{00000000-FA5B-44BC-90AF-FBBF2AA94469}"/>
            </c:ext>
          </c:extLst>
        </c:ser>
        <c:ser>
          <c:idx val="1"/>
          <c:order val="1"/>
          <c:tx>
            <c:strRef>
              <c:f>'F12'!$C$2</c:f>
              <c:strCache>
                <c:ptCount val="1"/>
                <c:pt idx="0">
                  <c:v>Debt</c:v>
                </c:pt>
              </c:strCache>
            </c:strRef>
          </c:tx>
          <c:spPr>
            <a:solidFill>
              <a:srgbClr val="00B050"/>
            </a:solidFill>
          </c:spPr>
          <c:invertIfNegative val="0"/>
          <c:cat>
            <c:numRef>
              <c:f>'F12'!$A$6:$A$17</c:f>
              <c:numCache>
                <c:formatCode>[$-409]mmm\-yy</c:formatCode>
                <c:ptCount val="12"/>
                <c:pt idx="0">
                  <c:v>43647</c:v>
                </c:pt>
                <c:pt idx="1">
                  <c:v>43678</c:v>
                </c:pt>
                <c:pt idx="2">
                  <c:v>43709</c:v>
                </c:pt>
                <c:pt idx="3">
                  <c:v>43739</c:v>
                </c:pt>
                <c:pt idx="4">
                  <c:v>43770</c:v>
                </c:pt>
                <c:pt idx="5">
                  <c:v>43800</c:v>
                </c:pt>
                <c:pt idx="6">
                  <c:v>43840</c:v>
                </c:pt>
                <c:pt idx="7">
                  <c:v>43871</c:v>
                </c:pt>
                <c:pt idx="8">
                  <c:v>43900</c:v>
                </c:pt>
                <c:pt idx="9">
                  <c:v>43931</c:v>
                </c:pt>
                <c:pt idx="10">
                  <c:v>43961</c:v>
                </c:pt>
                <c:pt idx="11">
                  <c:v>43992</c:v>
                </c:pt>
              </c:numCache>
            </c:numRef>
          </c:cat>
          <c:val>
            <c:numRef>
              <c:f>'F12'!$C$6:$C$17</c:f>
              <c:numCache>
                <c:formatCode>[&gt;9999999]##\,##\,##\,##0;[&gt;99999]##\,##\,##0;##,##0</c:formatCode>
                <c:ptCount val="12"/>
                <c:pt idx="0">
                  <c:v>52798.7</c:v>
                </c:pt>
                <c:pt idx="1">
                  <c:v>50090.58</c:v>
                </c:pt>
                <c:pt idx="2">
                  <c:v>28862.79</c:v>
                </c:pt>
                <c:pt idx="3">
                  <c:v>42294.13</c:v>
                </c:pt>
                <c:pt idx="4">
                  <c:v>41014.559999999998</c:v>
                </c:pt>
                <c:pt idx="5">
                  <c:v>45492.51</c:v>
                </c:pt>
                <c:pt idx="6">
                  <c:v>32193.26</c:v>
                </c:pt>
                <c:pt idx="7">
                  <c:v>18026.73</c:v>
                </c:pt>
                <c:pt idx="8">
                  <c:v>-19645.759999999998</c:v>
                </c:pt>
                <c:pt idx="9">
                  <c:v>9794.5400000000009</c:v>
                </c:pt>
                <c:pt idx="10">
                  <c:v>10699.37</c:v>
                </c:pt>
                <c:pt idx="11">
                  <c:v>41364.71</c:v>
                </c:pt>
              </c:numCache>
            </c:numRef>
          </c:val>
          <c:extLst xmlns:c16r2="http://schemas.microsoft.com/office/drawing/2015/06/chart">
            <c:ext xmlns:c16="http://schemas.microsoft.com/office/drawing/2014/chart" uri="{C3380CC4-5D6E-409C-BE32-E72D297353CC}">
              <c16:uniqueId val="{00000001-FA5B-44BC-90AF-FBBF2AA94469}"/>
            </c:ext>
          </c:extLst>
        </c:ser>
        <c:dLbls>
          <c:showLegendKey val="0"/>
          <c:showVal val="0"/>
          <c:showCatName val="0"/>
          <c:showSerName val="0"/>
          <c:showPercent val="0"/>
          <c:showBubbleSize val="0"/>
        </c:dLbls>
        <c:gapWidth val="150"/>
        <c:axId val="942238840"/>
        <c:axId val="942245896"/>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'F12'!$A$6:$A$17</c:f>
              <c:numCache>
                <c:formatCode>[$-409]mmm\-yy</c:formatCode>
                <c:ptCount val="12"/>
                <c:pt idx="0">
                  <c:v>43647</c:v>
                </c:pt>
                <c:pt idx="1">
                  <c:v>43678</c:v>
                </c:pt>
                <c:pt idx="2">
                  <c:v>43709</c:v>
                </c:pt>
                <c:pt idx="3">
                  <c:v>43739</c:v>
                </c:pt>
                <c:pt idx="4">
                  <c:v>43770</c:v>
                </c:pt>
                <c:pt idx="5">
                  <c:v>43800</c:v>
                </c:pt>
                <c:pt idx="6">
                  <c:v>43840</c:v>
                </c:pt>
                <c:pt idx="7">
                  <c:v>43871</c:v>
                </c:pt>
                <c:pt idx="8">
                  <c:v>43900</c:v>
                </c:pt>
                <c:pt idx="9">
                  <c:v>43931</c:v>
                </c:pt>
                <c:pt idx="10">
                  <c:v>43961</c:v>
                </c:pt>
                <c:pt idx="11">
                  <c:v>43992</c:v>
                </c:pt>
              </c:numCache>
            </c:numRef>
          </c:cat>
          <c:val>
            <c:numRef>
              <c:f>'F12'!$D$6:$D$17</c:f>
              <c:numCache>
                <c:formatCode>[&gt;9999999]##\,##\,##\,##0;[&gt;99999]##\,##\,##0;##,##0</c:formatCode>
                <c:ptCount val="12"/>
                <c:pt idx="0">
                  <c:v>67882.69</c:v>
                </c:pt>
                <c:pt idx="1">
                  <c:v>67514.38</c:v>
                </c:pt>
                <c:pt idx="2">
                  <c:v>39763.880000000005</c:v>
                </c:pt>
                <c:pt idx="3">
                  <c:v>45680.579999999994</c:v>
                </c:pt>
                <c:pt idx="4">
                  <c:v>35917.119999999995</c:v>
                </c:pt>
                <c:pt idx="5">
                  <c:v>47297.55</c:v>
                </c:pt>
                <c:pt idx="6">
                  <c:v>33577.64</c:v>
                </c:pt>
                <c:pt idx="7">
                  <c:v>27889.949999999997</c:v>
                </c:pt>
                <c:pt idx="8">
                  <c:v>10639.880000000001</c:v>
                </c:pt>
                <c:pt idx="9">
                  <c:v>17760.04</c:v>
                </c:pt>
                <c:pt idx="10">
                  <c:v>17221.82</c:v>
                </c:pt>
                <c:pt idx="11">
                  <c:v>40863.21</c:v>
                </c:pt>
              </c:numCache>
            </c:numRef>
          </c:val>
          <c:smooth val="0"/>
          <c:extLst xmlns:c16r2="http://schemas.microsoft.com/office/drawing/2015/06/chart">
            <c:ext xmlns:c16="http://schemas.microsoft.com/office/drawing/2014/chart" uri="{C3380CC4-5D6E-409C-BE32-E72D297353CC}">
              <c16:uniqueId val="{00000002-FA5B-44BC-90AF-FBBF2AA94469}"/>
            </c:ext>
          </c:extLst>
        </c:ser>
        <c:dLbls>
          <c:showLegendKey val="0"/>
          <c:showVal val="0"/>
          <c:showCatName val="0"/>
          <c:showSerName val="0"/>
          <c:showPercent val="0"/>
          <c:showBubbleSize val="0"/>
        </c:dLbls>
        <c:marker val="1"/>
        <c:smooth val="0"/>
        <c:axId val="942238840"/>
        <c:axId val="942245896"/>
      </c:lineChart>
      <c:catAx>
        <c:axId val="942238840"/>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942245896"/>
        <c:crosses val="autoZero"/>
        <c:auto val="0"/>
        <c:lblAlgn val="ctr"/>
        <c:lblOffset val="1"/>
        <c:noMultiLvlLbl val="0"/>
      </c:catAx>
      <c:valAx>
        <c:axId val="942245896"/>
        <c:scaling>
          <c:orientation val="minMax"/>
          <c:max val="70000"/>
          <c:min val="-20000"/>
        </c:scaling>
        <c:delete val="0"/>
        <c:axPos val="l"/>
        <c:numFmt formatCode="[&gt;9999999]##\,##\,##\,##0;[&gt;99999]##\,##\,##0;##,##0" sourceLinked="1"/>
        <c:majorTickMark val="out"/>
        <c:minorTickMark val="none"/>
        <c:tickLblPos val="nextTo"/>
        <c:crossAx val="942238840"/>
        <c:crosses val="autoZero"/>
        <c:crossBetween val="between"/>
        <c:majorUnit val="5000"/>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 13'!$B$3</c:f>
              <c:strCache>
                <c:ptCount val="1"/>
                <c:pt idx="0">
                  <c:v>Equity </c:v>
                </c:pt>
              </c:strCache>
            </c:strRef>
          </c:tx>
          <c:spPr>
            <a:solidFill>
              <a:schemeClr val="accent1"/>
            </a:solidFill>
            <a:ln>
              <a:noFill/>
            </a:ln>
            <a:effectLst/>
          </c:spPr>
          <c:invertIfNegative val="0"/>
          <c:cat>
            <c:numRef>
              <c:f>'F 13'!$A$7:$A$18</c:f>
              <c:numCache>
                <c:formatCode>[$-409]mmm\-yy</c:formatCode>
                <c:ptCount val="12"/>
                <c:pt idx="0">
                  <c:v>43647</c:v>
                </c:pt>
                <c:pt idx="1">
                  <c:v>43678</c:v>
                </c:pt>
                <c:pt idx="2">
                  <c:v>43709</c:v>
                </c:pt>
                <c:pt idx="3">
                  <c:v>43739</c:v>
                </c:pt>
                <c:pt idx="4">
                  <c:v>43770</c:v>
                </c:pt>
                <c:pt idx="5">
                  <c:v>43800</c:v>
                </c:pt>
                <c:pt idx="6">
                  <c:v>43840</c:v>
                </c:pt>
                <c:pt idx="7">
                  <c:v>43871</c:v>
                </c:pt>
                <c:pt idx="8">
                  <c:v>43900</c:v>
                </c:pt>
                <c:pt idx="9">
                  <c:v>43931</c:v>
                </c:pt>
                <c:pt idx="10">
                  <c:v>43961</c:v>
                </c:pt>
                <c:pt idx="11">
                  <c:v>43992</c:v>
                </c:pt>
              </c:numCache>
            </c:numRef>
          </c:cat>
          <c:val>
            <c:numRef>
              <c:f>'F 13'!$B$7:$B$18</c:f>
              <c:numCache>
                <c:formatCode>#,##0</c:formatCode>
                <c:ptCount val="12"/>
                <c:pt idx="0">
                  <c:v>-12419</c:v>
                </c:pt>
                <c:pt idx="1">
                  <c:v>-17592</c:v>
                </c:pt>
                <c:pt idx="2">
                  <c:v>7548</c:v>
                </c:pt>
                <c:pt idx="3">
                  <c:v>12368</c:v>
                </c:pt>
                <c:pt idx="4">
                  <c:v>25231</c:v>
                </c:pt>
                <c:pt idx="5">
                  <c:v>7338</c:v>
                </c:pt>
                <c:pt idx="6">
                  <c:v>12123</c:v>
                </c:pt>
                <c:pt idx="7">
                  <c:v>1820</c:v>
                </c:pt>
                <c:pt idx="8">
                  <c:v>-61973</c:v>
                </c:pt>
                <c:pt idx="9">
                  <c:v>-6884</c:v>
                </c:pt>
                <c:pt idx="10">
                  <c:v>14568.77</c:v>
                </c:pt>
                <c:pt idx="11">
                  <c:v>21831.62</c:v>
                </c:pt>
              </c:numCache>
            </c:numRef>
          </c:val>
          <c:extLst xmlns:c16r2="http://schemas.microsoft.com/office/drawing/2015/06/chart">
            <c:ext xmlns:c16="http://schemas.microsoft.com/office/drawing/2014/chart" uri="{C3380CC4-5D6E-409C-BE32-E72D297353CC}">
              <c16:uniqueId val="{00000000-E971-444A-93D2-532D7A78B90C}"/>
            </c:ext>
          </c:extLst>
        </c:ser>
        <c:ser>
          <c:idx val="1"/>
          <c:order val="1"/>
          <c:tx>
            <c:strRef>
              <c:f>'F 13'!$C$3</c:f>
              <c:strCache>
                <c:ptCount val="1"/>
                <c:pt idx="0">
                  <c:v>Debt </c:v>
                </c:pt>
              </c:strCache>
            </c:strRef>
          </c:tx>
          <c:spPr>
            <a:solidFill>
              <a:schemeClr val="accent2"/>
            </a:solidFill>
            <a:ln>
              <a:noFill/>
            </a:ln>
            <a:effectLst/>
          </c:spPr>
          <c:invertIfNegative val="0"/>
          <c:cat>
            <c:numRef>
              <c:f>'F 13'!$A$7:$A$18</c:f>
              <c:numCache>
                <c:formatCode>[$-409]mmm\-yy</c:formatCode>
                <c:ptCount val="12"/>
                <c:pt idx="0">
                  <c:v>43647</c:v>
                </c:pt>
                <c:pt idx="1">
                  <c:v>43678</c:v>
                </c:pt>
                <c:pt idx="2">
                  <c:v>43709</c:v>
                </c:pt>
                <c:pt idx="3">
                  <c:v>43739</c:v>
                </c:pt>
                <c:pt idx="4">
                  <c:v>43770</c:v>
                </c:pt>
                <c:pt idx="5">
                  <c:v>43800</c:v>
                </c:pt>
                <c:pt idx="6">
                  <c:v>43840</c:v>
                </c:pt>
                <c:pt idx="7">
                  <c:v>43871</c:v>
                </c:pt>
                <c:pt idx="8">
                  <c:v>43900</c:v>
                </c:pt>
                <c:pt idx="9">
                  <c:v>43931</c:v>
                </c:pt>
                <c:pt idx="10">
                  <c:v>43961</c:v>
                </c:pt>
                <c:pt idx="11">
                  <c:v>43992</c:v>
                </c:pt>
              </c:numCache>
            </c:numRef>
          </c:cat>
          <c:val>
            <c:numRef>
              <c:f>'F 13'!$C$7:$C$18</c:f>
              <c:numCache>
                <c:formatCode>#,##0</c:formatCode>
                <c:ptCount val="12"/>
                <c:pt idx="0">
                  <c:v>9433</c:v>
                </c:pt>
                <c:pt idx="1">
                  <c:v>11672</c:v>
                </c:pt>
                <c:pt idx="2">
                  <c:v>-990</c:v>
                </c:pt>
                <c:pt idx="3">
                  <c:v>3670</c:v>
                </c:pt>
                <c:pt idx="4">
                  <c:v>-2358</c:v>
                </c:pt>
                <c:pt idx="5">
                  <c:v>-4616</c:v>
                </c:pt>
                <c:pt idx="6">
                  <c:v>-11119</c:v>
                </c:pt>
                <c:pt idx="7">
                  <c:v>4734</c:v>
                </c:pt>
                <c:pt idx="8">
                  <c:v>-56211</c:v>
                </c:pt>
                <c:pt idx="9">
                  <c:v>-8519</c:v>
                </c:pt>
                <c:pt idx="10">
                  <c:v>-21935.37</c:v>
                </c:pt>
                <c:pt idx="11">
                  <c:v>2220.75</c:v>
                </c:pt>
              </c:numCache>
            </c:numRef>
          </c:val>
          <c:extLst xmlns:c16r2="http://schemas.microsoft.com/office/drawing/2015/06/chart">
            <c:ext xmlns:c16="http://schemas.microsoft.com/office/drawing/2014/chart" uri="{C3380CC4-5D6E-409C-BE32-E72D297353CC}">
              <c16:uniqueId val="{00000001-E971-444A-93D2-532D7A78B90C}"/>
            </c:ext>
          </c:extLst>
        </c:ser>
        <c:dLbls>
          <c:showLegendKey val="0"/>
          <c:showVal val="0"/>
          <c:showCatName val="0"/>
          <c:showSerName val="0"/>
          <c:showPercent val="0"/>
          <c:showBubbleSize val="0"/>
        </c:dLbls>
        <c:gapWidth val="150"/>
        <c:axId val="942247072"/>
        <c:axId val="942246680"/>
      </c:barChart>
      <c:lineChart>
        <c:grouping val="standard"/>
        <c:varyColors val="0"/>
        <c:ser>
          <c:idx val="2"/>
          <c:order val="2"/>
          <c:tx>
            <c:strRef>
              <c:f>'F 13'!$D$3</c:f>
              <c:strCache>
                <c:ptCount val="1"/>
                <c:pt idx="0">
                  <c:v>Hybrid </c:v>
                </c:pt>
              </c:strCache>
            </c:strRef>
          </c:tx>
          <c:spPr>
            <a:ln w="28575" cap="rnd">
              <a:solidFill>
                <a:schemeClr val="accent3"/>
              </a:solidFill>
              <a:round/>
            </a:ln>
            <a:effectLst/>
          </c:spPr>
          <c:marker>
            <c:symbol val="none"/>
          </c:marker>
          <c:cat>
            <c:numRef>
              <c:f>'F 13'!$A$7:$A$18</c:f>
              <c:numCache>
                <c:formatCode>[$-409]mmm\-yy</c:formatCode>
                <c:ptCount val="12"/>
                <c:pt idx="0">
                  <c:v>43647</c:v>
                </c:pt>
                <c:pt idx="1">
                  <c:v>43678</c:v>
                </c:pt>
                <c:pt idx="2">
                  <c:v>43709</c:v>
                </c:pt>
                <c:pt idx="3">
                  <c:v>43739</c:v>
                </c:pt>
                <c:pt idx="4">
                  <c:v>43770</c:v>
                </c:pt>
                <c:pt idx="5">
                  <c:v>43800</c:v>
                </c:pt>
                <c:pt idx="6">
                  <c:v>43840</c:v>
                </c:pt>
                <c:pt idx="7">
                  <c:v>43871</c:v>
                </c:pt>
                <c:pt idx="8">
                  <c:v>43900</c:v>
                </c:pt>
                <c:pt idx="9">
                  <c:v>43931</c:v>
                </c:pt>
                <c:pt idx="10">
                  <c:v>43961</c:v>
                </c:pt>
                <c:pt idx="11">
                  <c:v>43992</c:v>
                </c:pt>
              </c:numCache>
            </c:numRef>
          </c:cat>
          <c:val>
            <c:numRef>
              <c:f>'F 13'!$D$7:$D$18</c:f>
              <c:numCache>
                <c:formatCode>#,##0</c:formatCode>
                <c:ptCount val="12"/>
                <c:pt idx="0">
                  <c:v>-17</c:v>
                </c:pt>
                <c:pt idx="1">
                  <c:v>49</c:v>
                </c:pt>
                <c:pt idx="2">
                  <c:v>25</c:v>
                </c:pt>
                <c:pt idx="3">
                  <c:v>31</c:v>
                </c:pt>
                <c:pt idx="4">
                  <c:v>126</c:v>
                </c:pt>
                <c:pt idx="5">
                  <c:v>40</c:v>
                </c:pt>
                <c:pt idx="6">
                  <c:v>-46</c:v>
                </c:pt>
                <c:pt idx="7">
                  <c:v>2416</c:v>
                </c:pt>
                <c:pt idx="8">
                  <c:v>-19</c:v>
                </c:pt>
                <c:pt idx="9">
                  <c:v>544</c:v>
                </c:pt>
                <c:pt idx="10">
                  <c:v>10.75</c:v>
                </c:pt>
                <c:pt idx="11">
                  <c:v>1957.06</c:v>
                </c:pt>
              </c:numCache>
            </c:numRef>
          </c:val>
          <c:smooth val="0"/>
          <c:extLst xmlns:c16r2="http://schemas.microsoft.com/office/drawing/2015/06/chart">
            <c:ext xmlns:c16="http://schemas.microsoft.com/office/drawing/2014/chart" uri="{C3380CC4-5D6E-409C-BE32-E72D297353CC}">
              <c16:uniqueId val="{00000002-E971-444A-93D2-532D7A78B90C}"/>
            </c:ext>
          </c:extLst>
        </c:ser>
        <c:ser>
          <c:idx val="3"/>
          <c:order val="3"/>
          <c:tx>
            <c:strRef>
              <c:f>'F 13'!$E$3</c:f>
              <c:strCache>
                <c:ptCount val="1"/>
                <c:pt idx="0">
                  <c:v>Total</c:v>
                </c:pt>
              </c:strCache>
            </c:strRef>
          </c:tx>
          <c:spPr>
            <a:ln w="28575" cap="rnd">
              <a:solidFill>
                <a:schemeClr val="accent4"/>
              </a:solidFill>
              <a:round/>
            </a:ln>
            <a:effectLst/>
          </c:spPr>
          <c:marker>
            <c:symbol val="none"/>
          </c:marker>
          <c:cat>
            <c:numRef>
              <c:f>'F 13'!$A$7:$A$18</c:f>
              <c:numCache>
                <c:formatCode>[$-409]mmm\-yy</c:formatCode>
                <c:ptCount val="12"/>
                <c:pt idx="0">
                  <c:v>43647</c:v>
                </c:pt>
                <c:pt idx="1">
                  <c:v>43678</c:v>
                </c:pt>
                <c:pt idx="2">
                  <c:v>43709</c:v>
                </c:pt>
                <c:pt idx="3">
                  <c:v>43739</c:v>
                </c:pt>
                <c:pt idx="4">
                  <c:v>43770</c:v>
                </c:pt>
                <c:pt idx="5">
                  <c:v>43800</c:v>
                </c:pt>
                <c:pt idx="6">
                  <c:v>43840</c:v>
                </c:pt>
                <c:pt idx="7">
                  <c:v>43871</c:v>
                </c:pt>
                <c:pt idx="8">
                  <c:v>43900</c:v>
                </c:pt>
                <c:pt idx="9">
                  <c:v>43931</c:v>
                </c:pt>
                <c:pt idx="10">
                  <c:v>43961</c:v>
                </c:pt>
                <c:pt idx="11">
                  <c:v>43992</c:v>
                </c:pt>
              </c:numCache>
            </c:numRef>
          </c:cat>
          <c:val>
            <c:numRef>
              <c:f>'F 13'!$E$7:$E$18</c:f>
              <c:numCache>
                <c:formatCode>#,##0</c:formatCode>
                <c:ptCount val="12"/>
                <c:pt idx="0">
                  <c:v>-3003</c:v>
                </c:pt>
                <c:pt idx="1">
                  <c:v>-5871</c:v>
                </c:pt>
                <c:pt idx="2">
                  <c:v>6582</c:v>
                </c:pt>
                <c:pt idx="3">
                  <c:v>16069</c:v>
                </c:pt>
                <c:pt idx="4">
                  <c:v>22999</c:v>
                </c:pt>
                <c:pt idx="5">
                  <c:v>2762</c:v>
                </c:pt>
                <c:pt idx="6">
                  <c:v>957</c:v>
                </c:pt>
                <c:pt idx="7">
                  <c:v>8970</c:v>
                </c:pt>
                <c:pt idx="8">
                  <c:v>-118203</c:v>
                </c:pt>
                <c:pt idx="9">
                  <c:v>-14859</c:v>
                </c:pt>
                <c:pt idx="10">
                  <c:v>-7355.8499999999985</c:v>
                </c:pt>
                <c:pt idx="11">
                  <c:v>26009.43</c:v>
                </c:pt>
              </c:numCache>
            </c:numRef>
          </c:val>
          <c:smooth val="0"/>
          <c:extLst xmlns:c16r2="http://schemas.microsoft.com/office/drawing/2015/06/chart">
            <c:ext xmlns:c16="http://schemas.microsoft.com/office/drawing/2014/chart" uri="{C3380CC4-5D6E-409C-BE32-E72D297353CC}">
              <c16:uniqueId val="{00000003-E971-444A-93D2-532D7A78B90C}"/>
            </c:ext>
          </c:extLst>
        </c:ser>
        <c:dLbls>
          <c:showLegendKey val="0"/>
          <c:showVal val="0"/>
          <c:showCatName val="0"/>
          <c:showSerName val="0"/>
          <c:showPercent val="0"/>
          <c:showBubbleSize val="0"/>
        </c:dLbls>
        <c:marker val="1"/>
        <c:smooth val="0"/>
        <c:axId val="942247072"/>
        <c:axId val="942246680"/>
      </c:lineChart>
      <c:dateAx>
        <c:axId val="94224707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246680"/>
        <c:crosses val="autoZero"/>
        <c:auto val="1"/>
        <c:lblOffset val="100"/>
        <c:baseTimeUnit val="months"/>
      </c:dateAx>
      <c:valAx>
        <c:axId val="9422466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247072"/>
        <c:crosses val="autoZero"/>
        <c:crossBetween val="between"/>
        <c:majorUnit val="15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2740817191440212"/>
          <c:y val="3.7422004778294632E-2"/>
          <c:w val="0.80321091036782566"/>
          <c:h val="0.62501210953780995"/>
        </c:manualLayout>
      </c:layout>
      <c:barChart>
        <c:barDir val="col"/>
        <c:grouping val="clustered"/>
        <c:varyColors val="1"/>
        <c:ser>
          <c:idx val="0"/>
          <c:order val="0"/>
          <c:tx>
            <c:strRef>
              <c:f>'F14'!$B$5</c:f>
              <c:strCache>
                <c:ptCount val="1"/>
                <c:pt idx="0">
                  <c:v>Amount (Rs crore) - (LHS)</c:v>
                </c:pt>
              </c:strCache>
            </c:strRef>
          </c:tx>
          <c:spPr>
            <a:solidFill>
              <a:srgbClr val="00B050"/>
            </a:solidFill>
          </c:spPr>
          <c:invertIfNegative val="1"/>
          <c:dLbls>
            <c:dLbl>
              <c:idx val="11"/>
              <c:layout>
                <c:manualLayout>
                  <c:x val="-1.4859672986868319E-16"/>
                  <c:y val="-1.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63C7-4328-B707-4EF87D4F740E}"/>
                </c:ext>
                <c:ext xmlns:c15="http://schemas.microsoft.com/office/drawing/2012/chart" uri="{CE6537A1-D6FC-4f65-9D91-7224C49458BB}"/>
              </c:extLst>
            </c:dLbl>
            <c:spPr>
              <a:noFill/>
              <a:ln>
                <a:noFill/>
              </a:ln>
              <a:effectLst/>
            </c:spPr>
            <c:txPr>
              <a:bodyPr/>
              <a:lstStyle/>
              <a:p>
                <a:pPr lvl="0">
                  <a:defRPr sz="900" b="1">
                    <a:solidFill>
                      <a:srgbClr val="404040"/>
                    </a:solidFill>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'F14'!$A$9:$A$20</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'F14'!$B$9:$B$20</c:f>
              <c:numCache>
                <c:formatCode>[&gt;=10000000]#.#\,##\,##0;[&gt;=100000]#.#\,##0;##,##0</c:formatCode>
                <c:ptCount val="12"/>
                <c:pt idx="0" formatCode="#,##0;\-#,##0;0.0">
                  <c:v>2868.44</c:v>
                </c:pt>
                <c:pt idx="1">
                  <c:v>4732.63</c:v>
                </c:pt>
                <c:pt idx="2">
                  <c:v>1502.41</c:v>
                </c:pt>
                <c:pt idx="3">
                  <c:v>12.77</c:v>
                </c:pt>
                <c:pt idx="4">
                  <c:v>10.23</c:v>
                </c:pt>
                <c:pt idx="5">
                  <c:v>349.02000000000004</c:v>
                </c:pt>
                <c:pt idx="6">
                  <c:v>5078.96</c:v>
                </c:pt>
                <c:pt idx="7">
                  <c:v>14.28</c:v>
                </c:pt>
                <c:pt idx="8">
                  <c:v>5078.96</c:v>
                </c:pt>
                <c:pt idx="9">
                  <c:v>3.72</c:v>
                </c:pt>
                <c:pt idx="10">
                  <c:v>0</c:v>
                </c:pt>
                <c:pt idx="11">
                  <c:v>1088.1099999999999</c:v>
                </c:pt>
              </c:numCache>
            </c:numRef>
          </c:val>
          <c:extLst xmlns:c16r2="http://schemas.microsoft.com/office/drawing/2015/06/chart">
            <c:ext xmlns:c16="http://schemas.microsoft.com/office/drawing/2014/chart" uri="{C3380CC4-5D6E-409C-BE32-E72D297353CC}">
              <c16:uniqueId val="{00000001-63C7-4328-B707-4EF87D4F740E}"/>
            </c:ext>
            <c:ext xmlns:c14="http://schemas.microsoft.com/office/drawing/2007/8/2/chart" uri="{6F2FDCE9-48DA-4B69-8628-5D25D57E5C99}">
              <c14:invertSolidFillFmt>
                <c14:spPr xmlns:c14="http://schemas.microsoft.com/office/drawing/2007/8/2/chart">
                  <a:solidFill>
                    <a:srgbClr val="FFFFFF"/>
                  </a:solidFill>
                </c14:spPr>
              </c14:invertSolidFillFmt>
            </c:ext>
          </c:extLst>
        </c:ser>
        <c:dLbls>
          <c:showLegendKey val="0"/>
          <c:showVal val="0"/>
          <c:showCatName val="0"/>
          <c:showSerName val="0"/>
          <c:showPercent val="0"/>
          <c:showBubbleSize val="0"/>
        </c:dLbls>
        <c:gapWidth val="150"/>
        <c:axId val="942239624"/>
        <c:axId val="942241584"/>
      </c:barChart>
      <c:lineChart>
        <c:grouping val="standard"/>
        <c:varyColors val="0"/>
        <c:ser>
          <c:idx val="1"/>
          <c:order val="1"/>
          <c:tx>
            <c:strRef>
              <c:f>'F14'!$C$5</c:f>
              <c:strCache>
                <c:ptCount val="1"/>
                <c:pt idx="0">
                  <c:v>Number of Open Offers -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'F14'!$A$9:$A$20</c:f>
              <c:numCache>
                <c:formatCode>[$-409]mmm\-yy</c:formatCode>
                <c:ptCount val="12"/>
                <c:pt idx="0">
                  <c:v>43656</c:v>
                </c:pt>
                <c:pt idx="1">
                  <c:v>43687</c:v>
                </c:pt>
                <c:pt idx="2">
                  <c:v>43718</c:v>
                </c:pt>
                <c:pt idx="3">
                  <c:v>43748</c:v>
                </c:pt>
                <c:pt idx="4">
                  <c:v>43779</c:v>
                </c:pt>
                <c:pt idx="5">
                  <c:v>43809</c:v>
                </c:pt>
                <c:pt idx="6">
                  <c:v>43840</c:v>
                </c:pt>
                <c:pt idx="7">
                  <c:v>43871</c:v>
                </c:pt>
                <c:pt idx="8">
                  <c:v>43900</c:v>
                </c:pt>
                <c:pt idx="9">
                  <c:v>43931</c:v>
                </c:pt>
                <c:pt idx="10">
                  <c:v>43961</c:v>
                </c:pt>
                <c:pt idx="11">
                  <c:v>43992</c:v>
                </c:pt>
              </c:numCache>
            </c:numRef>
          </c:cat>
          <c:val>
            <c:numRef>
              <c:f>'F14'!$C$9:$C$20</c:f>
              <c:numCache>
                <c:formatCode>[&gt;=10000000]#.#\,##\,##0;[&gt;=100000]#.#\,##0;##,##0</c:formatCode>
                <c:ptCount val="12"/>
                <c:pt idx="0" formatCode="[&gt;=10000000]#.##\,##\,##0;[&gt;=100000]#.##\,##0;##,##0">
                  <c:v>6</c:v>
                </c:pt>
                <c:pt idx="1">
                  <c:v>5</c:v>
                </c:pt>
                <c:pt idx="2">
                  <c:v>12</c:v>
                </c:pt>
                <c:pt idx="3">
                  <c:v>4</c:v>
                </c:pt>
                <c:pt idx="4">
                  <c:v>3</c:v>
                </c:pt>
                <c:pt idx="5">
                  <c:v>3</c:v>
                </c:pt>
                <c:pt idx="6">
                  <c:v>3</c:v>
                </c:pt>
                <c:pt idx="7">
                  <c:v>2</c:v>
                </c:pt>
                <c:pt idx="8">
                  <c:v>3</c:v>
                </c:pt>
                <c:pt idx="9">
                  <c:v>3</c:v>
                </c:pt>
                <c:pt idx="10">
                  <c:v>0</c:v>
                </c:pt>
                <c:pt idx="11">
                  <c:v>4</c:v>
                </c:pt>
              </c:numCache>
            </c:numRef>
          </c:val>
          <c:smooth val="0"/>
          <c:extLst xmlns:c16r2="http://schemas.microsoft.com/office/drawing/2015/06/chart">
            <c:ext xmlns:c16="http://schemas.microsoft.com/office/drawing/2014/chart" uri="{C3380CC4-5D6E-409C-BE32-E72D297353CC}">
              <c16:uniqueId val="{00000002-63C7-4328-B707-4EF87D4F740E}"/>
            </c:ext>
          </c:extLst>
        </c:ser>
        <c:dLbls>
          <c:showLegendKey val="0"/>
          <c:showVal val="0"/>
          <c:showCatName val="0"/>
          <c:showSerName val="0"/>
          <c:showPercent val="0"/>
          <c:showBubbleSize val="0"/>
        </c:dLbls>
        <c:marker val="1"/>
        <c:smooth val="0"/>
        <c:axId val="942241976"/>
        <c:axId val="942240408"/>
      </c:lineChart>
      <c:dateAx>
        <c:axId val="942239624"/>
        <c:scaling>
          <c:orientation val="minMax"/>
          <c:max val="44012"/>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900" b="1" i="0">
                <a:solidFill>
                  <a:srgbClr val="595959"/>
                </a:solidFill>
                <a:latin typeface="Palatino Linotype"/>
              </a:defRPr>
            </a:pPr>
            <a:endParaRPr lang="en-US"/>
          </a:p>
        </c:txPr>
        <c:crossAx val="942241584"/>
        <c:crosses val="autoZero"/>
        <c:auto val="1"/>
        <c:lblOffset val="100"/>
        <c:baseTimeUnit val="days"/>
        <c:majorUnit val="31"/>
        <c:majorTimeUnit val="days"/>
      </c:dateAx>
      <c:valAx>
        <c:axId val="942241584"/>
        <c:scaling>
          <c:orientation val="minMax"/>
        </c:scaling>
        <c:delete val="0"/>
        <c:axPos val="l"/>
        <c:title>
          <c:tx>
            <c:rich>
              <a:bodyPr/>
              <a:lstStyle/>
              <a:p>
                <a:pPr lvl="0">
                  <a:defRPr b="0">
                    <a:solidFill>
                      <a:srgbClr val="000000"/>
                    </a:solidFill>
                    <a:latin typeface="Roboto"/>
                  </a:defRPr>
                </a:pPr>
                <a:endParaRPr lang="en-IN"/>
              </a:p>
            </c:rich>
          </c:tx>
          <c:overlay val="0"/>
        </c:title>
        <c:numFmt formatCode="#,##0;\-#,##0;0.0" sourceLinked="1"/>
        <c:majorTickMark val="cross"/>
        <c:minorTickMark val="cross"/>
        <c:tickLblPos val="nextTo"/>
        <c:spPr>
          <a:ln w="47625">
            <a:noFill/>
          </a:ln>
        </c:spPr>
        <c:txPr>
          <a:bodyPr/>
          <a:lstStyle/>
          <a:p>
            <a:pPr lvl="0">
              <a:defRPr sz="900" b="0" i="0">
                <a:solidFill>
                  <a:srgbClr val="595959"/>
                </a:solidFill>
                <a:latin typeface="Calibri"/>
              </a:defRPr>
            </a:pPr>
            <a:endParaRPr lang="en-US"/>
          </a:p>
        </c:txPr>
        <c:crossAx val="942239624"/>
        <c:crosses val="autoZero"/>
        <c:crossBetween val="between"/>
      </c:valAx>
      <c:dateAx>
        <c:axId val="942241976"/>
        <c:scaling>
          <c:orientation val="minMax"/>
        </c:scaling>
        <c:delete val="1"/>
        <c:axPos val="b"/>
        <c:numFmt formatCode="[$-409]mmm\-yy" sourceLinked="1"/>
        <c:majorTickMark val="cross"/>
        <c:minorTickMark val="cross"/>
        <c:tickLblPos val="nextTo"/>
        <c:crossAx val="942240408"/>
        <c:crosses val="autoZero"/>
        <c:auto val="1"/>
        <c:lblOffset val="100"/>
        <c:baseTimeUnit val="days"/>
      </c:dateAx>
      <c:valAx>
        <c:axId val="942240408"/>
        <c:scaling>
          <c:orientation val="minMax"/>
        </c:scaling>
        <c:delete val="0"/>
        <c:axPos val="r"/>
        <c:title>
          <c:tx>
            <c:rich>
              <a:bodyPr/>
              <a:lstStyle/>
              <a:p>
                <a:pPr lvl="0">
                  <a:defRPr b="0">
                    <a:solidFill>
                      <a:srgbClr val="000000"/>
                    </a:solidFill>
                    <a:latin typeface="Roboto"/>
                  </a:defRPr>
                </a:pPr>
                <a:endParaRPr lang="en-IN"/>
              </a:p>
            </c:rich>
          </c:tx>
          <c:overlay val="0"/>
        </c:title>
        <c:numFmt formatCode="[&gt;=10000000]#.##\,##\,##0;[&gt;=100000]#.##\,##0;##,##0" sourceLinked="1"/>
        <c:majorTickMark val="cross"/>
        <c:minorTickMark val="cross"/>
        <c:tickLblPos val="nextTo"/>
        <c:spPr>
          <a:ln w="47625">
            <a:noFill/>
          </a:ln>
        </c:spPr>
        <c:txPr>
          <a:bodyPr/>
          <a:lstStyle/>
          <a:p>
            <a:pPr lvl="0">
              <a:defRPr sz="900" b="0" i="0">
                <a:solidFill>
                  <a:srgbClr val="595959"/>
                </a:solidFill>
                <a:latin typeface="Calibri"/>
              </a:defRPr>
            </a:pPr>
            <a:endParaRPr lang="en-US"/>
          </a:p>
        </c:txPr>
        <c:crossAx val="942241976"/>
        <c:crosses val="max"/>
        <c:crossBetween val="between"/>
      </c:valAx>
    </c:plotArea>
    <c:legend>
      <c:legendPos val="b"/>
      <c:layout>
        <c:manualLayout>
          <c:xMode val="edge"/>
          <c:yMode val="edge"/>
          <c:x val="0.17515926895049297"/>
          <c:y val="0.71589186730720022"/>
          <c:w val="0.68643474695831475"/>
          <c:h val="8.6755545448515686E-2"/>
        </c:manualLayout>
      </c:layout>
      <c:overlay val="0"/>
      <c:txPr>
        <a:bodyPr/>
        <a:lstStyle/>
        <a:p>
          <a:pPr lvl="0">
            <a:defRPr sz="900" b="0" i="0">
              <a:solidFill>
                <a:srgbClr val="595959"/>
              </a:solidFill>
              <a:latin typeface="Palatino Linotype"/>
            </a:defRPr>
          </a:pPr>
          <a:endParaRPr lang="en-US"/>
        </a:p>
      </c:txPr>
    </c:legend>
    <c:plotVisOnly val="1"/>
    <c:dispBlanksAs val="zero"/>
    <c:showDLblsOverMax val="1"/>
  </c:chart>
  <c:spPr>
    <a:solidFill>
      <a:srgbClr val="FFFFFF"/>
    </a:solidFill>
  </c:sp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MCX iCOMDEX</c:v>
          </c:tx>
          <c:spPr>
            <a:ln w="28575" cap="rnd">
              <a:solidFill>
                <a:schemeClr val="accent1"/>
              </a:solidFill>
              <a:round/>
            </a:ln>
            <a:effectLst/>
          </c:spPr>
          <c:marker>
            <c:symbol val="none"/>
          </c:marker>
          <c:cat>
            <c:numRef>
              <c:f>Graph!$D$41:$D$63</c:f>
              <c:numCache>
                <c:formatCode>d\-mmm\-yy</c:formatCode>
                <c:ptCount val="23"/>
                <c:pt idx="0">
                  <c:v>43980</c:v>
                </c:pt>
                <c:pt idx="1">
                  <c:v>43983</c:v>
                </c:pt>
                <c:pt idx="2">
                  <c:v>43984</c:v>
                </c:pt>
                <c:pt idx="3">
                  <c:v>43985</c:v>
                </c:pt>
                <c:pt idx="4">
                  <c:v>43986</c:v>
                </c:pt>
                <c:pt idx="5">
                  <c:v>43987</c:v>
                </c:pt>
                <c:pt idx="6">
                  <c:v>43990</c:v>
                </c:pt>
                <c:pt idx="7">
                  <c:v>43991</c:v>
                </c:pt>
                <c:pt idx="8">
                  <c:v>43992</c:v>
                </c:pt>
                <c:pt idx="9">
                  <c:v>43993</c:v>
                </c:pt>
                <c:pt idx="10">
                  <c:v>43994</c:v>
                </c:pt>
                <c:pt idx="11">
                  <c:v>43997</c:v>
                </c:pt>
                <c:pt idx="12">
                  <c:v>43998</c:v>
                </c:pt>
                <c:pt idx="13">
                  <c:v>43999</c:v>
                </c:pt>
                <c:pt idx="14">
                  <c:v>44000</c:v>
                </c:pt>
                <c:pt idx="15">
                  <c:v>44001</c:v>
                </c:pt>
                <c:pt idx="16">
                  <c:v>44004</c:v>
                </c:pt>
                <c:pt idx="17">
                  <c:v>44005</c:v>
                </c:pt>
                <c:pt idx="18">
                  <c:v>44006</c:v>
                </c:pt>
                <c:pt idx="19">
                  <c:v>44007</c:v>
                </c:pt>
                <c:pt idx="20">
                  <c:v>44008</c:v>
                </c:pt>
                <c:pt idx="21">
                  <c:v>44011</c:v>
                </c:pt>
                <c:pt idx="22">
                  <c:v>44012</c:v>
                </c:pt>
              </c:numCache>
            </c:numRef>
          </c:cat>
          <c:val>
            <c:numRef>
              <c:f>Graph!$E$41:$E$63</c:f>
              <c:numCache>
                <c:formatCode>0.0</c:formatCode>
                <c:ptCount val="23"/>
                <c:pt idx="0">
                  <c:v>100</c:v>
                </c:pt>
                <c:pt idx="1">
                  <c:v>101.07570851458037</c:v>
                </c:pt>
                <c:pt idx="2">
                  <c:v>100.59442515354546</c:v>
                </c:pt>
                <c:pt idx="3">
                  <c:v>100.14392554925458</c:v>
                </c:pt>
                <c:pt idx="4">
                  <c:v>101.0874247205053</c:v>
                </c:pt>
                <c:pt idx="5">
                  <c:v>101.18827598327108</c:v>
                </c:pt>
                <c:pt idx="6">
                  <c:v>101.45843790812886</c:v>
                </c:pt>
                <c:pt idx="7">
                  <c:v>101.86494430781917</c:v>
                </c:pt>
                <c:pt idx="8">
                  <c:v>102.69013277218065</c:v>
                </c:pt>
                <c:pt idx="9">
                  <c:v>102.17932916680545</c:v>
                </c:pt>
                <c:pt idx="10">
                  <c:v>101.62809316451272</c:v>
                </c:pt>
                <c:pt idx="11">
                  <c:v>101.2965934556949</c:v>
                </c:pt>
                <c:pt idx="12">
                  <c:v>102.62661255770514</c:v>
                </c:pt>
                <c:pt idx="13">
                  <c:v>102.46637621196682</c:v>
                </c:pt>
                <c:pt idx="14">
                  <c:v>102.80844347906987</c:v>
                </c:pt>
                <c:pt idx="15">
                  <c:v>103.93147627640593</c:v>
                </c:pt>
                <c:pt idx="16">
                  <c:v>103.99074649461453</c:v>
                </c:pt>
                <c:pt idx="17">
                  <c:v>103.99246946607408</c:v>
                </c:pt>
                <c:pt idx="18">
                  <c:v>102.65739631444916</c:v>
                </c:pt>
                <c:pt idx="19">
                  <c:v>102.9768352230501</c:v>
                </c:pt>
                <c:pt idx="20">
                  <c:v>103.23930120872187</c:v>
                </c:pt>
                <c:pt idx="21">
                  <c:v>103.72012511070089</c:v>
                </c:pt>
                <c:pt idx="22">
                  <c:v>104.40127316104382</c:v>
                </c:pt>
              </c:numCache>
            </c:numRef>
          </c:val>
          <c:smooth val="0"/>
          <c:extLst xmlns:c16r2="http://schemas.microsoft.com/office/drawing/2015/06/chart">
            <c:ext xmlns:c16="http://schemas.microsoft.com/office/drawing/2014/chart" uri="{C3380CC4-5D6E-409C-BE32-E72D297353CC}">
              <c16:uniqueId val="{00000000-8F2C-4F62-8B0D-37CE5A49E7EB}"/>
            </c:ext>
          </c:extLst>
        </c:ser>
        <c:ser>
          <c:idx val="1"/>
          <c:order val="1"/>
          <c:tx>
            <c:v>Nkrishi NCDEX</c:v>
          </c:tx>
          <c:spPr>
            <a:ln w="28575" cap="rnd">
              <a:solidFill>
                <a:schemeClr val="accent2"/>
              </a:solidFill>
              <a:round/>
            </a:ln>
            <a:effectLst/>
          </c:spPr>
          <c:marker>
            <c:symbol val="none"/>
          </c:marker>
          <c:cat>
            <c:numRef>
              <c:f>Graph!$D$41:$D$63</c:f>
              <c:numCache>
                <c:formatCode>d\-mmm\-yy</c:formatCode>
                <c:ptCount val="23"/>
                <c:pt idx="0">
                  <c:v>43980</c:v>
                </c:pt>
                <c:pt idx="1">
                  <c:v>43983</c:v>
                </c:pt>
                <c:pt idx="2">
                  <c:v>43984</c:v>
                </c:pt>
                <c:pt idx="3">
                  <c:v>43985</c:v>
                </c:pt>
                <c:pt idx="4">
                  <c:v>43986</c:v>
                </c:pt>
                <c:pt idx="5">
                  <c:v>43987</c:v>
                </c:pt>
                <c:pt idx="6">
                  <c:v>43990</c:v>
                </c:pt>
                <c:pt idx="7">
                  <c:v>43991</c:v>
                </c:pt>
                <c:pt idx="8">
                  <c:v>43992</c:v>
                </c:pt>
                <c:pt idx="9">
                  <c:v>43993</c:v>
                </c:pt>
                <c:pt idx="10">
                  <c:v>43994</c:v>
                </c:pt>
                <c:pt idx="11">
                  <c:v>43997</c:v>
                </c:pt>
                <c:pt idx="12">
                  <c:v>43998</c:v>
                </c:pt>
                <c:pt idx="13">
                  <c:v>43999</c:v>
                </c:pt>
                <c:pt idx="14">
                  <c:v>44000</c:v>
                </c:pt>
                <c:pt idx="15">
                  <c:v>44001</c:v>
                </c:pt>
                <c:pt idx="16">
                  <c:v>44004</c:v>
                </c:pt>
                <c:pt idx="17">
                  <c:v>44005</c:v>
                </c:pt>
                <c:pt idx="18">
                  <c:v>44006</c:v>
                </c:pt>
                <c:pt idx="19">
                  <c:v>44007</c:v>
                </c:pt>
                <c:pt idx="20">
                  <c:v>44008</c:v>
                </c:pt>
                <c:pt idx="21">
                  <c:v>44011</c:v>
                </c:pt>
                <c:pt idx="22">
                  <c:v>44012</c:v>
                </c:pt>
              </c:numCache>
            </c:numRef>
          </c:cat>
          <c:val>
            <c:numRef>
              <c:f>Graph!$F$41:$F$63</c:f>
              <c:numCache>
                <c:formatCode>0.0</c:formatCode>
                <c:ptCount val="23"/>
                <c:pt idx="0">
                  <c:v>100</c:v>
                </c:pt>
                <c:pt idx="1">
                  <c:v>101.35754412488905</c:v>
                </c:pt>
                <c:pt idx="2">
                  <c:v>102.3942084808868</c:v>
                </c:pt>
                <c:pt idx="3">
                  <c:v>102.97982190074998</c:v>
                </c:pt>
                <c:pt idx="4">
                  <c:v>102.7577467527783</c:v>
                </c:pt>
                <c:pt idx="5">
                  <c:v>103.89980270442362</c:v>
                </c:pt>
                <c:pt idx="6">
                  <c:v>103.61750378751046</c:v>
                </c:pt>
                <c:pt idx="7">
                  <c:v>102.56076484186553</c:v>
                </c:pt>
                <c:pt idx="8">
                  <c:v>102.60530533764518</c:v>
                </c:pt>
                <c:pt idx="9">
                  <c:v>102.49144477449019</c:v>
                </c:pt>
                <c:pt idx="10">
                  <c:v>102.36315560002632</c:v>
                </c:pt>
                <c:pt idx="11">
                  <c:v>101.64988033662576</c:v>
                </c:pt>
                <c:pt idx="12">
                  <c:v>102.0062043028628</c:v>
                </c:pt>
                <c:pt idx="13">
                  <c:v>102.06517340995131</c:v>
                </c:pt>
                <c:pt idx="14">
                  <c:v>103.20440637242753</c:v>
                </c:pt>
                <c:pt idx="15">
                  <c:v>104.00268497636527</c:v>
                </c:pt>
                <c:pt idx="16">
                  <c:v>104.12752383073354</c:v>
                </c:pt>
                <c:pt idx="17">
                  <c:v>103.67145424718717</c:v>
                </c:pt>
                <c:pt idx="18">
                  <c:v>102.78723130632252</c:v>
                </c:pt>
                <c:pt idx="19">
                  <c:v>103.40577959982558</c:v>
                </c:pt>
                <c:pt idx="20">
                  <c:v>102.98672254094116</c:v>
                </c:pt>
                <c:pt idx="21">
                  <c:v>101.35221181201399</c:v>
                </c:pt>
                <c:pt idx="22">
                  <c:v>101.5855789166622</c:v>
                </c:pt>
              </c:numCache>
            </c:numRef>
          </c:val>
          <c:smooth val="0"/>
          <c:extLst xmlns:c16r2="http://schemas.microsoft.com/office/drawing/2015/06/chart">
            <c:ext xmlns:c16="http://schemas.microsoft.com/office/drawing/2014/chart" uri="{C3380CC4-5D6E-409C-BE32-E72D297353CC}">
              <c16:uniqueId val="{00000001-8F2C-4F62-8B0D-37CE5A49E7EB}"/>
            </c:ext>
          </c:extLst>
        </c:ser>
        <c:dLbls>
          <c:showLegendKey val="0"/>
          <c:showVal val="0"/>
          <c:showCatName val="0"/>
          <c:showSerName val="0"/>
          <c:showPercent val="0"/>
          <c:showBubbleSize val="0"/>
        </c:dLbls>
        <c:smooth val="0"/>
        <c:axId val="942242760"/>
        <c:axId val="942243152"/>
      </c:lineChart>
      <c:dateAx>
        <c:axId val="942242760"/>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243152"/>
        <c:crosses val="autoZero"/>
        <c:auto val="1"/>
        <c:lblOffset val="100"/>
        <c:baseTimeUnit val="days"/>
      </c:dateAx>
      <c:valAx>
        <c:axId val="942243152"/>
        <c:scaling>
          <c:orientation val="minMax"/>
          <c:max val="108"/>
          <c:min val="98"/>
        </c:scaling>
        <c:delete val="0"/>
        <c:axPos val="l"/>
        <c:majorGridlines>
          <c:spPr>
            <a:ln w="9525" cap="flat" cmpd="sng" algn="ctr">
              <a:solidFill>
                <a:srgbClr val="0070C0"/>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242760"/>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charts'!$A$35:$A$46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numRef>
          </c:cat>
          <c:val>
            <c:numRef>
              <c:f>'Turnover charts'!$B$35:$B$46</c:f>
              <c:numCache>
                <c:formatCode>#,##0</c:formatCode>
                <c:ptCount val="12"/>
                <c:pt idx="0">
                  <c:v>7308.1424303999993</c:v>
                </c:pt>
                <c:pt idx="1">
                  <c:v>6031.4300457999989</c:v>
                </c:pt>
                <c:pt idx="2">
                  <c:v>4399.3625499999998</c:v>
                </c:pt>
                <c:pt idx="3">
                  <c:v>4989.9394212000007</c:v>
                </c:pt>
                <c:pt idx="4">
                  <c:v>7012.5588099999977</c:v>
                </c:pt>
                <c:pt idx="5">
                  <c:v>8603.7552158000017</c:v>
                </c:pt>
                <c:pt idx="6">
                  <c:v>12590.9105948</c:v>
                </c:pt>
                <c:pt idx="7">
                  <c:v>10289.779631199997</c:v>
                </c:pt>
                <c:pt idx="8">
                  <c:v>9969.8466008000014</c:v>
                </c:pt>
                <c:pt idx="9">
                  <c:v>3671.8557304000001</c:v>
                </c:pt>
                <c:pt idx="10">
                  <c:v>4106.3184176000004</c:v>
                </c:pt>
                <c:pt idx="11">
                  <c:v>6367.6581902000007</c:v>
                </c:pt>
              </c:numCache>
            </c:numRef>
          </c:val>
          <c:extLst xmlns:c16r2="http://schemas.microsoft.com/office/drawing/2015/06/chart">
            <c:ext xmlns:c16="http://schemas.microsoft.com/office/drawing/2014/chart" uri="{C3380CC4-5D6E-409C-BE32-E72D297353CC}">
              <c16:uniqueId val="{00000000-779A-4D56-B7A8-47B2BFD96E00}"/>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charts'!$A$35:$A$46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numRef>
          </c:cat>
          <c:val>
            <c:numRef>
              <c:f>'Turnover charts'!$C$35:$C$46</c:f>
              <c:numCache>
                <c:formatCode>#,##0</c:formatCode>
                <c:ptCount val="12"/>
                <c:pt idx="0">
                  <c:v>43910.795444999931</c:v>
                </c:pt>
                <c:pt idx="1">
                  <c:v>38311.310000000012</c:v>
                </c:pt>
                <c:pt idx="2">
                  <c:v>35117.179214999982</c:v>
                </c:pt>
                <c:pt idx="3">
                  <c:v>26766.299999999996</c:v>
                </c:pt>
                <c:pt idx="4">
                  <c:v>34770.884635000002</c:v>
                </c:pt>
                <c:pt idx="5">
                  <c:v>36254.971464999988</c:v>
                </c:pt>
                <c:pt idx="6">
                  <c:v>37713.501540000019</c:v>
                </c:pt>
                <c:pt idx="7">
                  <c:v>27400.083519999989</c:v>
                </c:pt>
                <c:pt idx="8">
                  <c:v>25485.03999999999</c:v>
                </c:pt>
                <c:pt idx="9">
                  <c:v>12561.501194999999</c:v>
                </c:pt>
                <c:pt idx="10">
                  <c:v>11099.914330000001</c:v>
                </c:pt>
                <c:pt idx="11">
                  <c:v>18922.815102500001</c:v>
                </c:pt>
              </c:numCache>
            </c:numRef>
          </c:val>
          <c:extLst xmlns:c16r2="http://schemas.microsoft.com/office/drawing/2015/06/chart">
            <c:ext xmlns:c16="http://schemas.microsoft.com/office/drawing/2014/chart" uri="{C3380CC4-5D6E-409C-BE32-E72D297353CC}">
              <c16:uniqueId val="{00000001-779A-4D56-B7A8-47B2BFD96E00}"/>
            </c:ext>
          </c:extLst>
        </c:ser>
        <c:dLbls>
          <c:showLegendKey val="0"/>
          <c:showVal val="0"/>
          <c:showCatName val="0"/>
          <c:showSerName val="0"/>
          <c:showPercent val="0"/>
          <c:showBubbleSize val="0"/>
        </c:dLbls>
        <c:gapWidth val="219"/>
        <c:overlap val="-27"/>
        <c:axId val="942251384"/>
        <c:axId val="942248640"/>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charts'!$A$35:$A$46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numRef>
          </c:cat>
          <c:val>
            <c:numRef>
              <c:f>'Turnover charts'!$D$35:$D$46</c:f>
              <c:numCache>
                <c:formatCode>#,##0</c:formatCode>
                <c:ptCount val="12"/>
                <c:pt idx="0">
                  <c:v>728.31</c:v>
                </c:pt>
                <c:pt idx="1">
                  <c:v>729.24</c:v>
                </c:pt>
                <c:pt idx="2">
                  <c:v>557.74860000000001</c:v>
                </c:pt>
                <c:pt idx="3">
                  <c:v>333.78902800000026</c:v>
                </c:pt>
                <c:pt idx="4">
                  <c:v>268.25</c:v>
                </c:pt>
                <c:pt idx="5">
                  <c:v>289.63</c:v>
                </c:pt>
                <c:pt idx="6">
                  <c:v>428.81</c:v>
                </c:pt>
                <c:pt idx="7">
                  <c:v>391.17</c:v>
                </c:pt>
                <c:pt idx="8">
                  <c:v>432.61574500000017</c:v>
                </c:pt>
                <c:pt idx="9">
                  <c:v>213.02189999999999</c:v>
                </c:pt>
                <c:pt idx="10">
                  <c:v>53.65</c:v>
                </c:pt>
                <c:pt idx="11">
                  <c:v>16.16</c:v>
                </c:pt>
              </c:numCache>
            </c:numRef>
          </c:val>
          <c:smooth val="0"/>
          <c:extLst xmlns:c16r2="http://schemas.microsoft.com/office/drawing/2015/06/chart">
            <c:ext xmlns:c16="http://schemas.microsoft.com/office/drawing/2014/chart" uri="{C3380CC4-5D6E-409C-BE32-E72D297353CC}">
              <c16:uniqueId val="{00000002-779A-4D56-B7A8-47B2BFD96E00}"/>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charts'!$A$35:$A$46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numRef>
          </c:cat>
          <c:val>
            <c:numRef>
              <c:f>'Turnover charts'!$E$35:$E$46</c:f>
              <c:numCache>
                <c:formatCode>#,##0</c:formatCode>
                <c:ptCount val="12"/>
                <c:pt idx="0">
                  <c:v>4062.41</c:v>
                </c:pt>
                <c:pt idx="1">
                  <c:v>4491.3999999999996</c:v>
                </c:pt>
                <c:pt idx="2">
                  <c:v>3378.8488450000004</c:v>
                </c:pt>
                <c:pt idx="3">
                  <c:v>2778.13</c:v>
                </c:pt>
                <c:pt idx="4">
                  <c:v>3519.76</c:v>
                </c:pt>
                <c:pt idx="5">
                  <c:v>3636.65</c:v>
                </c:pt>
                <c:pt idx="6">
                  <c:v>1826.49</c:v>
                </c:pt>
                <c:pt idx="7">
                  <c:v>1729.52</c:v>
                </c:pt>
                <c:pt idx="8">
                  <c:v>2006.22</c:v>
                </c:pt>
                <c:pt idx="9">
                  <c:v>1001.73313</c:v>
                </c:pt>
                <c:pt idx="10">
                  <c:v>847.49</c:v>
                </c:pt>
                <c:pt idx="11">
                  <c:v>1565.29</c:v>
                </c:pt>
              </c:numCache>
            </c:numRef>
          </c:val>
          <c:smooth val="0"/>
          <c:extLst xmlns:c16r2="http://schemas.microsoft.com/office/drawing/2015/06/chart">
            <c:ext xmlns:c16="http://schemas.microsoft.com/office/drawing/2014/chart" uri="{C3380CC4-5D6E-409C-BE32-E72D297353CC}">
              <c16:uniqueId val="{00000003-779A-4D56-B7A8-47B2BFD96E00}"/>
            </c:ext>
          </c:extLst>
        </c:ser>
        <c:dLbls>
          <c:showLegendKey val="0"/>
          <c:showVal val="0"/>
          <c:showCatName val="0"/>
          <c:showSerName val="0"/>
          <c:showPercent val="0"/>
          <c:showBubbleSize val="0"/>
        </c:dLbls>
        <c:marker val="1"/>
        <c:smooth val="0"/>
        <c:axId val="942249424"/>
        <c:axId val="942249816"/>
      </c:lineChart>
      <c:dateAx>
        <c:axId val="942251384"/>
        <c:scaling>
          <c:orientation val="minMax"/>
          <c:max val="43983"/>
          <c:min val="43647"/>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50" b="1" i="0" u="none" strike="noStrike" kern="1200" baseline="0">
                <a:solidFill>
                  <a:sysClr val="windowText" lastClr="000000"/>
                </a:solidFill>
                <a:latin typeface="Garamond" panose="02020404030301010803" pitchFamily="18" charset="0"/>
                <a:ea typeface="+mn-ea"/>
                <a:cs typeface="+mn-cs"/>
              </a:defRPr>
            </a:pPr>
            <a:endParaRPr lang="en-US"/>
          </a:p>
        </c:txPr>
        <c:crossAx val="942248640"/>
        <c:crosses val="autoZero"/>
        <c:auto val="0"/>
        <c:lblOffset val="100"/>
        <c:baseTimeUnit val="months"/>
        <c:majorUnit val="1"/>
        <c:majorTimeUnit val="months"/>
      </c:dateAx>
      <c:valAx>
        <c:axId val="94224864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942251384"/>
        <c:crosses val="autoZero"/>
        <c:crossBetween val="between"/>
      </c:valAx>
      <c:valAx>
        <c:axId val="942249816"/>
        <c:scaling>
          <c:orientation val="minMax"/>
          <c:max val="5000"/>
          <c:min val="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942249424"/>
        <c:crosses val="max"/>
        <c:crossBetween val="between"/>
        <c:majorUnit val="1000"/>
      </c:valAx>
      <c:dateAx>
        <c:axId val="942249424"/>
        <c:scaling>
          <c:orientation val="minMax"/>
        </c:scaling>
        <c:delete val="1"/>
        <c:axPos val="b"/>
        <c:numFmt formatCode="mmm\-yy" sourceLinked="1"/>
        <c:majorTickMark val="out"/>
        <c:minorTickMark val="none"/>
        <c:tickLblPos val="nextTo"/>
        <c:crossAx val="942249816"/>
        <c:crosses val="autoZero"/>
        <c:auto val="1"/>
        <c:lblOffset val="100"/>
        <c:baseTimeUnit val="months"/>
      </c:dateAx>
      <c:spPr>
        <a:noFill/>
        <a:ln>
          <a:noFill/>
        </a:ln>
        <a:effectLst/>
      </c:spPr>
    </c:plotArea>
    <c:legend>
      <c:legendPos val="b"/>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28495495851964"/>
          <c:y val="2.5425351242859349E-2"/>
          <c:w val="0.79464411623103326"/>
          <c:h val="0.72457814568050793"/>
        </c:manualLayout>
      </c:layout>
      <c:barChart>
        <c:barDir val="col"/>
        <c:grouping val="stacked"/>
        <c:varyColors val="0"/>
        <c:ser>
          <c:idx val="0"/>
          <c:order val="0"/>
          <c:tx>
            <c:strRef>
              <c:f>'Turnover charts'!$J$3</c:f>
              <c:strCache>
                <c:ptCount val="1"/>
                <c:pt idx="0">
                  <c:v>MCX Futures (LHS)</c:v>
                </c:pt>
              </c:strCache>
            </c:strRef>
          </c:tx>
          <c:spPr>
            <a:solidFill>
              <a:srgbClr val="92D050"/>
            </a:solidFill>
            <a:ln>
              <a:solidFill>
                <a:sysClr val="windowText" lastClr="000000"/>
              </a:solidFill>
            </a:ln>
            <a:effectLst/>
          </c:spPr>
          <c:invertIfNegative val="0"/>
          <c:cat>
            <c:numRef>
              <c:f>'Turnover charts'!$I$4:$I$46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extLst xmlns:c16r2="http://schemas.microsoft.com/office/drawing/2015/06/chart"/>
            </c:numRef>
          </c:cat>
          <c:val>
            <c:numRef>
              <c:f>'Turnover charts'!$J$4:$J$46</c:f>
              <c:numCache>
                <c:formatCode>_(* #,##0_);_(* \(#,##0\);_(* "-"??_);_(@_)</c:formatCode>
                <c:ptCount val="12"/>
                <c:pt idx="0">
                  <c:v>716525.07049199997</c:v>
                </c:pt>
                <c:pt idx="1">
                  <c:v>728211.15374000021</c:v>
                </c:pt>
                <c:pt idx="2">
                  <c:v>781695.78193319985</c:v>
                </c:pt>
                <c:pt idx="3">
                  <c:v>668208.51480580005</c:v>
                </c:pt>
                <c:pt idx="4">
                  <c:v>672255.75945409993</c:v>
                </c:pt>
                <c:pt idx="5">
                  <c:v>644422.79156839987</c:v>
                </c:pt>
                <c:pt idx="6">
                  <c:v>827755.84935100004</c:v>
                </c:pt>
                <c:pt idx="7">
                  <c:v>781969.06022450014</c:v>
                </c:pt>
                <c:pt idx="8">
                  <c:v>774725.27535569994</c:v>
                </c:pt>
                <c:pt idx="9">
                  <c:v>278174.58910059999</c:v>
                </c:pt>
                <c:pt idx="10">
                  <c:v>494950.96162219997</c:v>
                </c:pt>
                <c:pt idx="11">
                  <c:v>623568.06468549999</c:v>
                </c:pt>
              </c:numCache>
              <c:extLst xmlns:c16r2="http://schemas.microsoft.com/office/drawing/2015/06/chart"/>
            </c:numRef>
          </c:val>
          <c:extLst xmlns:c16r2="http://schemas.microsoft.com/office/drawing/2015/06/chart">
            <c:ext xmlns:c16="http://schemas.microsoft.com/office/drawing/2014/chart" uri="{C3380CC4-5D6E-409C-BE32-E72D297353CC}">
              <c16:uniqueId val="{00000000-B943-4B32-8B70-14E53AF26D1F}"/>
            </c:ext>
          </c:extLst>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Base"/>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'Turnover charts'!$I$4:$I$46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extLst xmlns:c16r2="http://schemas.microsoft.com/office/drawing/2015/06/chart"/>
            </c:numRef>
          </c:cat>
          <c:val>
            <c:numRef>
              <c:f>'Turnover charts'!$K$4:$K$46</c:f>
              <c:numCache>
                <c:formatCode>_(* #,##0_);_(* \(#,##0\);_(* "-"??_);_(@_)</c:formatCode>
                <c:ptCount val="12"/>
                <c:pt idx="0">
                  <c:v>21042.732529500005</c:v>
                </c:pt>
                <c:pt idx="1">
                  <c:v>23329.757045500002</c:v>
                </c:pt>
                <c:pt idx="2">
                  <c:v>31458.273172000001</c:v>
                </c:pt>
                <c:pt idx="3">
                  <c:v>17859.342895000002</c:v>
                </c:pt>
                <c:pt idx="4">
                  <c:v>21219.491989000002</c:v>
                </c:pt>
                <c:pt idx="5">
                  <c:v>15383.161334999999</c:v>
                </c:pt>
                <c:pt idx="6">
                  <c:v>40469.633901499998</c:v>
                </c:pt>
                <c:pt idx="7">
                  <c:v>33997.311160500001</c:v>
                </c:pt>
                <c:pt idx="8">
                  <c:v>46819.111044999998</c:v>
                </c:pt>
                <c:pt idx="9">
                  <c:v>8497.2066059999997</c:v>
                </c:pt>
                <c:pt idx="10">
                  <c:v>16049.714781499999</c:v>
                </c:pt>
                <c:pt idx="11">
                  <c:v>15138.664696</c:v>
                </c:pt>
              </c:numCache>
              <c:extLst xmlns:c16r2="http://schemas.microsoft.com/office/drawing/2015/06/chart"/>
            </c:numRef>
          </c:val>
          <c:extLst xmlns:c16r2="http://schemas.microsoft.com/office/drawing/2015/06/chart">
            <c:ext xmlns:c16="http://schemas.microsoft.com/office/drawing/2014/chart" uri="{C3380CC4-5D6E-409C-BE32-E72D297353CC}">
              <c16:uniqueId val="{00000001-B943-4B32-8B70-14E53AF26D1F}"/>
            </c:ext>
          </c:extLst>
        </c:ser>
        <c:dLbls>
          <c:showLegendKey val="0"/>
          <c:showVal val="0"/>
          <c:showCatName val="0"/>
          <c:showSerName val="0"/>
          <c:showPercent val="0"/>
          <c:showBubbleSize val="0"/>
        </c:dLbls>
        <c:gapWidth val="219"/>
        <c:overlap val="100"/>
        <c:axId val="942250600"/>
        <c:axId val="941020776"/>
      </c:barChart>
      <c:lineChart>
        <c:grouping val="standard"/>
        <c:varyColors val="0"/>
        <c:ser>
          <c:idx val="2"/>
          <c:order val="2"/>
          <c:tx>
            <c:strRef>
              <c:f>'Turnover charts'!$L$3</c:f>
              <c:strCache>
                <c:ptCount val="1"/>
                <c:pt idx="0">
                  <c:v>BSE Futures (RHS)</c:v>
                </c:pt>
              </c:strCache>
            </c:strRef>
          </c:tx>
          <c:spPr>
            <a:ln w="19050" cap="rnd">
              <a:solidFill>
                <a:srgbClr val="7030A0"/>
              </a:solidFill>
              <a:prstDash val="dash"/>
              <a:round/>
            </a:ln>
            <a:effectLst/>
          </c:spPr>
          <c:marker>
            <c:symbol val="diamond"/>
            <c:size val="5"/>
            <c:spPr>
              <a:solidFill>
                <a:srgbClr val="7030A0"/>
              </a:solidFill>
              <a:ln w="19050">
                <a:solidFill>
                  <a:srgbClr val="7030A0"/>
                </a:solidFill>
                <a:prstDash val="dash"/>
              </a:ln>
              <a:effectLst/>
            </c:spPr>
          </c:marker>
          <c:cat>
            <c:numRef>
              <c:f>'Turnover charts'!$I$4:$I$46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extLst xmlns:c16r2="http://schemas.microsoft.com/office/drawing/2015/06/chart"/>
            </c:numRef>
          </c:cat>
          <c:val>
            <c:numRef>
              <c:f>'Turnover charts'!$L$4:$L$46</c:f>
              <c:numCache>
                <c:formatCode>_(* #,##0_);_(* \(#,##0\);_(* "-"??_);_(@_)</c:formatCode>
                <c:ptCount val="12"/>
                <c:pt idx="0">
                  <c:v>713.38525000000004</c:v>
                </c:pt>
                <c:pt idx="1">
                  <c:v>521.28</c:v>
                </c:pt>
                <c:pt idx="2">
                  <c:v>523.60118499999999</c:v>
                </c:pt>
                <c:pt idx="3">
                  <c:v>317.45999999999998</c:v>
                </c:pt>
                <c:pt idx="4">
                  <c:v>102.15</c:v>
                </c:pt>
                <c:pt idx="5">
                  <c:v>49.92</c:v>
                </c:pt>
                <c:pt idx="6">
                  <c:v>506.52000000000004</c:v>
                </c:pt>
                <c:pt idx="7">
                  <c:v>995.73</c:v>
                </c:pt>
                <c:pt idx="8">
                  <c:v>259.89</c:v>
                </c:pt>
                <c:pt idx="9">
                  <c:v>0</c:v>
                </c:pt>
                <c:pt idx="10">
                  <c:v>0.57201000000000002</c:v>
                </c:pt>
                <c:pt idx="11">
                  <c:v>18.64</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2-B943-4B32-8B70-14E53AF26D1F}"/>
            </c:ext>
          </c:extLst>
        </c:ser>
        <c:ser>
          <c:idx val="3"/>
          <c:order val="3"/>
          <c:tx>
            <c:strRef>
              <c:f>'Turnover charts'!$M$3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charts'!$I$4:$I$46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extLst xmlns:c16r2="http://schemas.microsoft.com/office/drawing/2015/06/chart"/>
            </c:numRef>
          </c:cat>
          <c:val>
            <c:numRef>
              <c:f>'Turnover charts'!$M$4:$M$46</c:f>
              <c:numCache>
                <c:formatCode>_(* #,##0_);_(* \(#,##0\);_(* "-"??_);_(@_)</c:formatCode>
                <c:ptCount val="12"/>
                <c:pt idx="0">
                  <c:v>0</c:v>
                </c:pt>
                <c:pt idx="1">
                  <c:v>0</c:v>
                </c:pt>
                <c:pt idx="2">
                  <c:v>0</c:v>
                </c:pt>
                <c:pt idx="3">
                  <c:v>0</c:v>
                </c:pt>
                <c:pt idx="4">
                  <c:v>0</c:v>
                </c:pt>
                <c:pt idx="5">
                  <c:v>0</c:v>
                </c:pt>
                <c:pt idx="6">
                  <c:v>0</c:v>
                </c:pt>
                <c:pt idx="7">
                  <c:v>0</c:v>
                </c:pt>
                <c:pt idx="8">
                  <c:v>0</c:v>
                </c:pt>
                <c:pt idx="9">
                  <c:v>0</c:v>
                </c:pt>
                <c:pt idx="10">
                  <c:v>0</c:v>
                </c:pt>
                <c:pt idx="11" formatCode="_ * #,##0_ ;_ * \-#,##0_ ;_ * &quot;-&quot;??_ ;_ @_ ">
                  <c:v>26816.769999999997</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3-B943-4B32-8B70-14E53AF26D1F}"/>
            </c:ext>
          </c:extLst>
        </c:ser>
        <c:ser>
          <c:idx val="4"/>
          <c:order val="4"/>
          <c:tx>
            <c:strRef>
              <c:f>'Turnover charts'!$N$3</c:f>
              <c:strCache>
                <c:ptCount val="1"/>
                <c:pt idx="0">
                  <c:v>NSE Futures (RHS)</c:v>
                </c:pt>
              </c:strCache>
            </c:strRef>
          </c:tx>
          <c:spPr>
            <a:ln w="19050" cap="rnd">
              <a:solidFill>
                <a:srgbClr val="FFC000"/>
              </a:solidFill>
              <a:prstDash val="sysDash"/>
              <a:round/>
            </a:ln>
            <a:effectLst/>
          </c:spPr>
          <c:marker>
            <c:symbol val="none"/>
          </c:marker>
          <c:cat>
            <c:numRef>
              <c:f>'Turnover charts'!$I$4:$I$46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extLst xmlns:c16r2="http://schemas.microsoft.com/office/drawing/2015/06/chart"/>
            </c:numRef>
          </c:cat>
          <c:val>
            <c:numRef>
              <c:f>'Turnover charts'!$N$4:$N$46</c:f>
              <c:numCache>
                <c:formatCode>_ * #,##0_ ;_ * \-#,##0_ ;_ * "-"??_ ;_ @_ </c:formatCode>
                <c:ptCount val="12"/>
                <c:pt idx="0">
                  <c:v>503.29481899999996</c:v>
                </c:pt>
                <c:pt idx="1">
                  <c:v>1488.9719589999997</c:v>
                </c:pt>
                <c:pt idx="2">
                  <c:v>935.04276299999981</c:v>
                </c:pt>
                <c:pt idx="3">
                  <c:v>866.89360199999999</c:v>
                </c:pt>
                <c:pt idx="4">
                  <c:v>721.01195100000018</c:v>
                </c:pt>
                <c:pt idx="5">
                  <c:v>118.52533</c:v>
                </c:pt>
                <c:pt idx="6">
                  <c:v>112.63363</c:v>
                </c:pt>
                <c:pt idx="7">
                  <c:v>157.351113</c:v>
                </c:pt>
                <c:pt idx="8" formatCode="_(* #,##0_);_(* \(#,##0\);_(* &quot;-&quot;??_);_(@_)">
                  <c:v>92.761235999999997</c:v>
                </c:pt>
                <c:pt idx="9" formatCode="_(* #,##0_);_(* \(#,##0\);_(* &quot;-&quot;??_);_(@_)">
                  <c:v>57.360366999999997</c:v>
                </c:pt>
                <c:pt idx="10" formatCode="_(* #,##0_);_(* \(#,##0\);_(* &quot;-&quot;??_);_(@_)">
                  <c:v>76.517431000000016</c:v>
                </c:pt>
                <c:pt idx="11" formatCode="_(* #,##0_);_(* \(#,##0\);_(* &quot;-&quot;??_);_(@_)">
                  <c:v>209.17937999999998</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4-B943-4B32-8B70-14E53AF26D1F}"/>
            </c:ext>
          </c:extLst>
        </c:ser>
        <c:ser>
          <c:idx val="5"/>
          <c:order val="5"/>
          <c:tx>
            <c:strRef>
              <c:f>'Turnover charts'!$O$3</c:f>
              <c:strCache>
                <c:ptCount val="1"/>
                <c:pt idx="0">
                  <c:v>NSE option (RHS)</c:v>
                </c:pt>
              </c:strCache>
            </c:strRef>
          </c:tx>
          <c:spPr>
            <a:ln w="28575" cap="rnd">
              <a:solidFill>
                <a:sysClr val="windowText" lastClr="000000">
                  <a:lumMod val="75000"/>
                  <a:lumOff val="25000"/>
                </a:sysClr>
              </a:solidFill>
              <a:round/>
            </a:ln>
            <a:effectLst/>
          </c:spPr>
          <c:marker>
            <c:symbol val="none"/>
          </c:marker>
          <c:cat>
            <c:numRef>
              <c:f>'Turnover charts'!$I$4:$I$46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extLst xmlns:c16r2="http://schemas.microsoft.com/office/drawing/2015/06/chart"/>
            </c:numRef>
          </c:cat>
          <c:val>
            <c:numRef>
              <c:f>'Turnover charts'!$O$4:$O$46</c:f>
              <c:numCache>
                <c:formatCode>_ * #,##0_ ;_ * \-#,##0_ ;_ * "-"??_ ;_ @_ </c:formatCode>
                <c:ptCount val="12"/>
                <c:pt idx="0">
                  <c:v>0</c:v>
                </c:pt>
                <c:pt idx="1">
                  <c:v>0</c:v>
                </c:pt>
                <c:pt idx="2">
                  <c:v>0</c:v>
                </c:pt>
                <c:pt idx="3">
                  <c:v>0</c:v>
                </c:pt>
                <c:pt idx="4">
                  <c:v>0</c:v>
                </c:pt>
                <c:pt idx="5">
                  <c:v>0</c:v>
                </c:pt>
                <c:pt idx="6">
                  <c:v>0</c:v>
                </c:pt>
                <c:pt idx="7">
                  <c:v>0</c:v>
                </c:pt>
                <c:pt idx="8" formatCode="_(* #,##0_);_(* \(#,##0\);_(* &quot;-&quot;??_);_(@_)">
                  <c:v>0</c:v>
                </c:pt>
                <c:pt idx="9" formatCode="_(* #,##0_);_(* \(#,##0\);_(* &quot;-&quot;??_);_(@_)">
                  <c:v>0</c:v>
                </c:pt>
                <c:pt idx="10" formatCode="_(* #,##0_);_(* \(#,##0\);_(* &quot;-&quot;??_);_(@_)">
                  <c:v>0</c:v>
                </c:pt>
                <c:pt idx="11">
                  <c:v>1751.8752035000002</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5-B943-4B32-8B70-14E53AF26D1F}"/>
            </c:ext>
          </c:extLst>
        </c:ser>
        <c:ser>
          <c:idx val="6"/>
          <c:order val="6"/>
          <c:tx>
            <c:strRef>
              <c:f>'Turnover charts'!$P$3</c:f>
              <c:strCache>
                <c:ptCount val="1"/>
                <c:pt idx="0">
                  <c:v>ICEX Futures (RHS)</c:v>
                </c:pt>
              </c:strCache>
            </c:strRef>
          </c:tx>
          <c:spPr>
            <a:ln w="19050" cap="rnd">
              <a:solidFill>
                <a:srgbClr val="FF3399"/>
              </a:solidFill>
              <a:round/>
            </a:ln>
            <a:effectLst/>
          </c:spPr>
          <c:marker>
            <c:symbol val="none"/>
          </c:marker>
          <c:cat>
            <c:numRef>
              <c:f>'Turnover charts'!$I$4:$I$46</c:f>
              <c:numCache>
                <c:formatCode>mmm\-yy</c:formatCode>
                <c:ptCount val="12"/>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numCache>
              <c:extLst xmlns:c16r2="http://schemas.microsoft.com/office/drawing/2015/06/chart"/>
            </c:numRef>
          </c:cat>
          <c:val>
            <c:numRef>
              <c:f>'Turnover charts'!$P$4:$P$46</c:f>
              <c:numCache>
                <c:formatCode>_ * #,##0_ ;_ * \-#,##0_ ;_ * "-"??_ ;_ @_ </c:formatCode>
                <c:ptCount val="12"/>
                <c:pt idx="0">
                  <c:v>1620.43</c:v>
                </c:pt>
                <c:pt idx="1">
                  <c:v>1905.46</c:v>
                </c:pt>
                <c:pt idx="2">
                  <c:v>1203.5981999999999</c:v>
                </c:pt>
                <c:pt idx="3">
                  <c:v>3028.555050220004</c:v>
                </c:pt>
                <c:pt idx="4">
                  <c:v>2871.1499999999996</c:v>
                </c:pt>
                <c:pt idx="5">
                  <c:v>3042.59</c:v>
                </c:pt>
                <c:pt idx="6">
                  <c:v>4160.09</c:v>
                </c:pt>
                <c:pt idx="7">
                  <c:v>3755.1499999999996</c:v>
                </c:pt>
                <c:pt idx="8">
                  <c:v>2881.026557055</c:v>
                </c:pt>
                <c:pt idx="9">
                  <c:v>723.36930000000007</c:v>
                </c:pt>
                <c:pt idx="10">
                  <c:v>489.81</c:v>
                </c:pt>
                <c:pt idx="11">
                  <c:v>83.703000000000003</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06-B943-4B32-8B70-14E53AF26D1F}"/>
            </c:ext>
          </c:extLst>
        </c:ser>
        <c:dLbls>
          <c:showLegendKey val="0"/>
          <c:showVal val="0"/>
          <c:showCatName val="0"/>
          <c:showSerName val="0"/>
          <c:showPercent val="0"/>
          <c:showBubbleSize val="0"/>
        </c:dLbls>
        <c:marker val="1"/>
        <c:smooth val="0"/>
        <c:axId val="941029008"/>
        <c:axId val="941030576"/>
      </c:lineChart>
      <c:dateAx>
        <c:axId val="942250600"/>
        <c:scaling>
          <c:orientation val="minMax"/>
          <c:min val="43647"/>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941020776"/>
        <c:crosses val="autoZero"/>
        <c:auto val="1"/>
        <c:lblOffset val="100"/>
        <c:baseTimeUnit val="months"/>
      </c:dateAx>
      <c:valAx>
        <c:axId val="941020776"/>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942250600"/>
        <c:crosses val="autoZero"/>
        <c:crossBetween val="between"/>
        <c:majorUnit val="100000"/>
      </c:valAx>
      <c:valAx>
        <c:axId val="941030576"/>
        <c:scaling>
          <c:orientation val="minMax"/>
          <c:max val="30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layout>
            <c:manualLayout>
              <c:xMode val="edge"/>
              <c:yMode val="edge"/>
              <c:x val="0.96802305074641692"/>
              <c:y val="0.31903100347750651"/>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941029008"/>
        <c:crosses val="max"/>
        <c:crossBetween val="between"/>
        <c:majorUnit val="3000"/>
      </c:valAx>
      <c:dateAx>
        <c:axId val="941029008"/>
        <c:scaling>
          <c:orientation val="minMax"/>
        </c:scaling>
        <c:delete val="1"/>
        <c:axPos val="b"/>
        <c:numFmt formatCode="mmm\-yy" sourceLinked="1"/>
        <c:majorTickMark val="out"/>
        <c:minorTickMark val="none"/>
        <c:tickLblPos val="nextTo"/>
        <c:crossAx val="941030576"/>
        <c:crossesAt val="0"/>
        <c:auto val="1"/>
        <c:lblOffset val="100"/>
        <c:baseTimeUnit val="months"/>
      </c:dateAx>
      <c:spPr>
        <a:noFill/>
        <a:ln>
          <a:noFill/>
        </a:ln>
        <a:effectLst/>
      </c:spPr>
    </c:plotArea>
    <c:legend>
      <c:legendPos val="b"/>
      <c:layout>
        <c:manualLayout>
          <c:xMode val="edge"/>
          <c:yMode val="edge"/>
          <c:x val="0.10228638086905803"/>
          <c:y val="0.87750137920658011"/>
          <c:w val="0.82778999518551322"/>
          <c:h val="0.1224986207934199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885402786190206E-2"/>
          <c:y val="3.9426523297491002E-2"/>
          <c:w val="0.89555049464970704"/>
          <c:h val="0.65287504086619697"/>
        </c:manualLayout>
      </c:layout>
      <c:lineChart>
        <c:grouping val="standard"/>
        <c:varyColors val="0"/>
        <c:ser>
          <c:idx val="0"/>
          <c:order val="0"/>
          <c:tx>
            <c:strRef>
              <c:f>Index_Charts!$B$2</c:f>
              <c:strCache>
                <c:ptCount val="1"/>
                <c:pt idx="0">
                  <c:v>Dow Jones Industrial Average</c:v>
                </c:pt>
              </c:strCache>
            </c:strRef>
          </c:tx>
          <c:spPr>
            <a:ln w="28575" cap="rnd">
              <a:solidFill>
                <a:schemeClr val="accent1"/>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Index_Charts!$B$379:$B$641</c:f>
              <c:numCache>
                <c:formatCode>0.00</c:formatCode>
                <c:ptCount val="263"/>
                <c:pt idx="0">
                  <c:v>100</c:v>
                </c:pt>
                <c:pt idx="1">
                  <c:v>100.4416172054394</c:v>
                </c:pt>
                <c:pt idx="2">
                  <c:v>100.701955942791</c:v>
                </c:pt>
                <c:pt idx="3">
                  <c:v>101.3760922948756</c:v>
                </c:pt>
                <c:pt idx="4">
                  <c:v>101.3760922948756</c:v>
                </c:pt>
                <c:pt idx="5">
                  <c:v>101.2111296407965</c:v>
                </c:pt>
                <c:pt idx="6">
                  <c:v>100.77511394753979</c:v>
                </c:pt>
                <c:pt idx="7">
                  <c:v>100.68996344355401</c:v>
                </c:pt>
                <c:pt idx="8">
                  <c:v>100.9783473358606</c:v>
                </c:pt>
                <c:pt idx="9">
                  <c:v>101.8350403534441</c:v>
                </c:pt>
                <c:pt idx="10">
                  <c:v>102.75214699570979</c:v>
                </c:pt>
                <c:pt idx="11">
                  <c:v>102.8541396302852</c:v>
                </c:pt>
                <c:pt idx="12">
                  <c:v>102.7656808506479</c:v>
                </c:pt>
                <c:pt idx="13">
                  <c:v>102.3304170382211</c:v>
                </c:pt>
                <c:pt idx="14">
                  <c:v>102.3421463791675</c:v>
                </c:pt>
                <c:pt idx="15">
                  <c:v>102.0836121558078</c:v>
                </c:pt>
                <c:pt idx="16">
                  <c:v>102.15015360925361</c:v>
                </c:pt>
                <c:pt idx="17">
                  <c:v>102.81665837091489</c:v>
                </c:pt>
                <c:pt idx="18">
                  <c:v>102.518838374193</c:v>
                </c:pt>
                <c:pt idx="19">
                  <c:v>102.0339128329516</c:v>
                </c:pt>
                <c:pt idx="20">
                  <c:v>102.2274093645254</c:v>
                </c:pt>
                <c:pt idx="21">
                  <c:v>102.33605614444529</c:v>
                </c:pt>
                <c:pt idx="22">
                  <c:v>102.248349245638</c:v>
                </c:pt>
                <c:pt idx="23">
                  <c:v>100.99364811074901</c:v>
                </c:pt>
                <c:pt idx="24">
                  <c:v>99.937819455367602</c:v>
                </c:pt>
                <c:pt idx="25">
                  <c:v>99.567856493017302</c:v>
                </c:pt>
                <c:pt idx="26">
                  <c:v>96.683378471245803</c:v>
                </c:pt>
                <c:pt idx="27">
                  <c:v>97.855485496970644</c:v>
                </c:pt>
                <c:pt idx="28">
                  <c:v>97.771086873814824</c:v>
                </c:pt>
                <c:pt idx="29">
                  <c:v>99.166276941769809</c:v>
                </c:pt>
                <c:pt idx="30">
                  <c:v>98.825111015204513</c:v>
                </c:pt>
                <c:pt idx="31">
                  <c:v>97.396274280111697</c:v>
                </c:pt>
                <c:pt idx="32">
                  <c:v>98.796802701958953</c:v>
                </c:pt>
                <c:pt idx="33">
                  <c:v>95.787437274341755</c:v>
                </c:pt>
                <c:pt idx="34">
                  <c:v>96.163264907165299</c:v>
                </c:pt>
                <c:pt idx="35">
                  <c:v>97.315973407478808</c:v>
                </c:pt>
                <c:pt idx="36">
                  <c:v>98.254997375935915</c:v>
                </c:pt>
                <c:pt idx="37">
                  <c:v>97.603304666623544</c:v>
                </c:pt>
                <c:pt idx="38">
                  <c:v>98.506651889702098</c:v>
                </c:pt>
                <c:pt idx="39">
                  <c:v>98.692779989142863</c:v>
                </c:pt>
                <c:pt idx="40">
                  <c:v>96.349393006606007</c:v>
                </c:pt>
                <c:pt idx="41">
                  <c:v>97.364168968675173</c:v>
                </c:pt>
                <c:pt idx="42">
                  <c:v>96.909544224878573</c:v>
                </c:pt>
                <c:pt idx="43">
                  <c:v>97.880222376274219</c:v>
                </c:pt>
                <c:pt idx="44">
                  <c:v>99.106352039627083</c:v>
                </c:pt>
                <c:pt idx="45">
                  <c:v>99.260600391880303</c:v>
                </c:pt>
                <c:pt idx="46">
                  <c:v>99.260600391880303</c:v>
                </c:pt>
                <c:pt idx="47">
                  <c:v>98.188192764199627</c:v>
                </c:pt>
                <c:pt idx="48">
                  <c:v>99.080863279493656</c:v>
                </c:pt>
                <c:pt idx="49">
                  <c:v>100.4819180179218</c:v>
                </c:pt>
                <c:pt idx="50">
                  <c:v>100.7424823195223</c:v>
                </c:pt>
                <c:pt idx="51">
                  <c:v>100.88552764741</c:v>
                </c:pt>
                <c:pt idx="52">
                  <c:v>101.16342280213949</c:v>
                </c:pt>
                <c:pt idx="53">
                  <c:v>102.0191007806027</c:v>
                </c:pt>
                <c:pt idx="54">
                  <c:v>102.1898153230306</c:v>
                </c:pt>
                <c:pt idx="55">
                  <c:v>102.3291764348517</c:v>
                </c:pt>
                <c:pt idx="56">
                  <c:v>101.79270946272101</c:v>
                </c:pt>
                <c:pt idx="57">
                  <c:v>101.9204540157203</c:v>
                </c:pt>
                <c:pt idx="58">
                  <c:v>102.0568451982634</c:v>
                </c:pt>
                <c:pt idx="59">
                  <c:v>101.8602659552872</c:v>
                </c:pt>
                <c:pt idx="60">
                  <c:v>101.2598139245322</c:v>
                </c:pt>
                <c:pt idx="61">
                  <c:v>101.3159042344425</c:v>
                </c:pt>
                <c:pt idx="62">
                  <c:v>100.7812417763034</c:v>
                </c:pt>
                <c:pt idx="63">
                  <c:v>101.3937990884197</c:v>
                </c:pt>
                <c:pt idx="64">
                  <c:v>101.0945881121626</c:v>
                </c:pt>
                <c:pt idx="65">
                  <c:v>100.8281591400889</c:v>
                </c:pt>
                <c:pt idx="66">
                  <c:v>101.19124239284569</c:v>
                </c:pt>
                <c:pt idx="67">
                  <c:v>99.898796840295986</c:v>
                </c:pt>
                <c:pt idx="68">
                  <c:v>98.040072240710145</c:v>
                </c:pt>
                <c:pt idx="69">
                  <c:v>98.500298496689453</c:v>
                </c:pt>
                <c:pt idx="70">
                  <c:v>99.901353235117696</c:v>
                </c:pt>
                <c:pt idx="71">
                  <c:v>99.541578258012422</c:v>
                </c:pt>
                <c:pt idx="72">
                  <c:v>98.361200543158716</c:v>
                </c:pt>
                <c:pt idx="73">
                  <c:v>99.04529931623955</c:v>
                </c:pt>
                <c:pt idx="74">
                  <c:v>99.611691145400215</c:v>
                </c:pt>
                <c:pt idx="75">
                  <c:v>100.814399720902</c:v>
                </c:pt>
                <c:pt idx="76">
                  <c:v>100.7045123376126</c:v>
                </c:pt>
                <c:pt idx="77">
                  <c:v>101.5971452588651</c:v>
                </c:pt>
                <c:pt idx="78">
                  <c:v>101.511355656174</c:v>
                </c:pt>
                <c:pt idx="79">
                  <c:v>101.6012054153465</c:v>
                </c:pt>
                <c:pt idx="80">
                  <c:v>100.6400009624075</c:v>
                </c:pt>
                <c:pt idx="81">
                  <c:v>100.8559411367535</c:v>
                </c:pt>
                <c:pt idx="82">
                  <c:v>100.7072942966831</c:v>
                </c:pt>
                <c:pt idx="83">
                  <c:v>100.8796629769368</c:v>
                </c:pt>
                <c:pt idx="84">
                  <c:v>100.77282071100861</c:v>
                </c:pt>
                <c:pt idx="85">
                  <c:v>101.3462426259288</c:v>
                </c:pt>
                <c:pt idx="86">
                  <c:v>101.8449651803988</c:v>
                </c:pt>
                <c:pt idx="87">
                  <c:v>101.7724086803138</c:v>
                </c:pt>
                <c:pt idx="88">
                  <c:v>102.2057551966243</c:v>
                </c:pt>
                <c:pt idx="89">
                  <c:v>101.6777092897884</c:v>
                </c:pt>
                <c:pt idx="90">
                  <c:v>102.8097786613213</c:v>
                </c:pt>
                <c:pt idx="91">
                  <c:v>103.24117028747411</c:v>
                </c:pt>
                <c:pt idx="92">
                  <c:v>103.35590730211619</c:v>
                </c:pt>
                <c:pt idx="93">
                  <c:v>103.3556441438258</c:v>
                </c:pt>
                <c:pt idx="94">
                  <c:v>104.04075795602699</c:v>
                </c:pt>
                <c:pt idx="95">
                  <c:v>104.06496851874969</c:v>
                </c:pt>
                <c:pt idx="96">
                  <c:v>104.1035024112818</c:v>
                </c:pt>
                <c:pt idx="97">
                  <c:v>104.1035024112818</c:v>
                </c:pt>
                <c:pt idx="98">
                  <c:v>104.4497435334489</c:v>
                </c:pt>
                <c:pt idx="99">
                  <c:v>104.4436157046853</c:v>
                </c:pt>
                <c:pt idx="100">
                  <c:v>105.2816996717288</c:v>
                </c:pt>
                <c:pt idx="101">
                  <c:v>105.399481803732</c:v>
                </c:pt>
                <c:pt idx="102">
                  <c:v>105.0152706996552</c:v>
                </c:pt>
                <c:pt idx="103">
                  <c:v>104.59072118905441</c:v>
                </c:pt>
                <c:pt idx="104">
                  <c:v>104.38470584166291</c:v>
                </c:pt>
                <c:pt idx="105">
                  <c:v>104.7957214973256</c:v>
                </c:pt>
                <c:pt idx="106">
                  <c:v>105.5132037792538</c:v>
                </c:pt>
                <c:pt idx="107">
                  <c:v>105.72076048234661</c:v>
                </c:pt>
                <c:pt idx="108">
                  <c:v>105.87985846595259</c:v>
                </c:pt>
                <c:pt idx="109">
                  <c:v>105.87985846595259</c:v>
                </c:pt>
                <c:pt idx="110">
                  <c:v>105.45658715276259</c:v>
                </c:pt>
                <c:pt idx="111">
                  <c:v>104.4476758611667</c:v>
                </c:pt>
                <c:pt idx="112">
                  <c:v>103.3941780363579</c:v>
                </c:pt>
                <c:pt idx="113">
                  <c:v>103.94669766420709</c:v>
                </c:pt>
                <c:pt idx="114">
                  <c:v>104.0519985744339</c:v>
                </c:pt>
                <c:pt idx="115">
                  <c:v>105.31993281192899</c:v>
                </c:pt>
                <c:pt idx="116">
                  <c:v>104.9234660503249</c:v>
                </c:pt>
                <c:pt idx="117">
                  <c:v>104.8186538626374</c:v>
                </c:pt>
                <c:pt idx="118">
                  <c:v>104.92985703737899</c:v>
                </c:pt>
                <c:pt idx="119">
                  <c:v>105.75974550337671</c:v>
                </c:pt>
                <c:pt idx="120">
                  <c:v>105.77226431919441</c:v>
                </c:pt>
                <c:pt idx="121">
                  <c:v>106.1501220302587</c:v>
                </c:pt>
                <c:pt idx="122">
                  <c:v>106.26767859801301</c:v>
                </c:pt>
                <c:pt idx="123">
                  <c:v>106.16286641032541</c:v>
                </c:pt>
                <c:pt idx="124">
                  <c:v>106.6804611736258</c:v>
                </c:pt>
                <c:pt idx="125">
                  <c:v>106.9741834198247</c:v>
                </c:pt>
                <c:pt idx="126">
                  <c:v>107.3367403560005</c:v>
                </c:pt>
                <c:pt idx="127">
                  <c:v>107.20110105428731</c:v>
                </c:pt>
                <c:pt idx="128">
                  <c:v>107.20110105428731</c:v>
                </c:pt>
                <c:pt idx="129">
                  <c:v>107.5993723298832</c:v>
                </c:pt>
                <c:pt idx="130">
                  <c:v>107.6891093069313</c:v>
                </c:pt>
                <c:pt idx="131">
                  <c:v>107.0006872190785</c:v>
                </c:pt>
                <c:pt idx="132">
                  <c:v>107.28752975568401</c:v>
                </c:pt>
                <c:pt idx="133">
                  <c:v>107.28752975568401</c:v>
                </c:pt>
                <c:pt idx="134">
                  <c:v>108.529486510506</c:v>
                </c:pt>
                <c:pt idx="135">
                  <c:v>107.6500866918597</c:v>
                </c:pt>
                <c:pt idx="136">
                  <c:v>107.9076058760991</c:v>
                </c:pt>
                <c:pt idx="137">
                  <c:v>107.4576051994063</c:v>
                </c:pt>
                <c:pt idx="138">
                  <c:v>108.064410623174</c:v>
                </c:pt>
                <c:pt idx="139">
                  <c:v>108.8606900160752</c:v>
                </c:pt>
                <c:pt idx="140">
                  <c:v>108.3602005416549</c:v>
                </c:pt>
                <c:pt idx="141">
                  <c:v>108.6732837192236</c:v>
                </c:pt>
                <c:pt idx="142">
                  <c:v>108.7959154825797</c:v>
                </c:pt>
                <c:pt idx="143">
                  <c:v>109.1363295283151</c:v>
                </c:pt>
                <c:pt idx="144">
                  <c:v>110.141669385969</c:v>
                </c:pt>
                <c:pt idx="145">
                  <c:v>110.3313689193517</c:v>
                </c:pt>
                <c:pt idx="146">
                  <c:v>110.3313689193517</c:v>
                </c:pt>
                <c:pt idx="147">
                  <c:v>109.7597139243818</c:v>
                </c:pt>
                <c:pt idx="148">
                  <c:v>109.7229845458414</c:v>
                </c:pt>
                <c:pt idx="149">
                  <c:v>109.6245633452081</c:v>
                </c:pt>
                <c:pt idx="150">
                  <c:v>108.9841112543026</c:v>
                </c:pt>
                <c:pt idx="151">
                  <c:v>107.2776049287292</c:v>
                </c:pt>
                <c:pt idx="152">
                  <c:v>107.9808014748894</c:v>
                </c:pt>
                <c:pt idx="153">
                  <c:v>108.02441056302339</c:v>
                </c:pt>
                <c:pt idx="154">
                  <c:v>108.494298487667</c:v>
                </c:pt>
                <c:pt idx="155">
                  <c:v>106.2258364298292</c:v>
                </c:pt>
                <c:pt idx="156">
                  <c:v>106.7663635584414</c:v>
                </c:pt>
                <c:pt idx="157">
                  <c:v>108.2995237586824</c:v>
                </c:pt>
                <c:pt idx="158">
                  <c:v>110.116143031794</c:v>
                </c:pt>
                <c:pt idx="159">
                  <c:v>110.4504292487658</c:v>
                </c:pt>
                <c:pt idx="160">
                  <c:v>109.408096854281</c:v>
                </c:pt>
                <c:pt idx="161">
                  <c:v>110.0633985915768</c:v>
                </c:pt>
                <c:pt idx="162">
                  <c:v>110.0615940775851</c:v>
                </c:pt>
                <c:pt idx="163">
                  <c:v>111.095730971024</c:v>
                </c:pt>
                <c:pt idx="164">
                  <c:v>110.61411370543421</c:v>
                </c:pt>
                <c:pt idx="165">
                  <c:v>110.5192639387428</c:v>
                </c:pt>
                <c:pt idx="166">
                  <c:v>110.5192639387428</c:v>
                </c:pt>
                <c:pt idx="167">
                  <c:v>109.8956163843856</c:v>
                </c:pt>
                <c:pt idx="168">
                  <c:v>110.33110576106129</c:v>
                </c:pt>
                <c:pt idx="169">
                  <c:v>109.8497140597204</c:v>
                </c:pt>
                <c:pt idx="170">
                  <c:v>108.9941864574233</c:v>
                </c:pt>
                <c:pt idx="171">
                  <c:v>105.1159475427782</c:v>
                </c:pt>
                <c:pt idx="172">
                  <c:v>101.80977715755959</c:v>
                </c:pt>
                <c:pt idx="173">
                  <c:v>101.3444757059785</c:v>
                </c:pt>
                <c:pt idx="174">
                  <c:v>96.867213334155394</c:v>
                </c:pt>
                <c:pt idx="175">
                  <c:v>95.524053419629212</c:v>
                </c:pt>
                <c:pt idx="176">
                  <c:v>100.38857201289019</c:v>
                </c:pt>
                <c:pt idx="177">
                  <c:v>97.434018697772501</c:v>
                </c:pt>
                <c:pt idx="178">
                  <c:v>101.8454914969797</c:v>
                </c:pt>
                <c:pt idx="179">
                  <c:v>98.200448421726918</c:v>
                </c:pt>
                <c:pt idx="180">
                  <c:v>97.236161257385362</c:v>
                </c:pt>
                <c:pt idx="181">
                  <c:v>89.665623557328672</c:v>
                </c:pt>
                <c:pt idx="182">
                  <c:v>94.053374516352605</c:v>
                </c:pt>
                <c:pt idx="183">
                  <c:v>88.546073001613564</c:v>
                </c:pt>
                <c:pt idx="184">
                  <c:v>79.701698799547074</c:v>
                </c:pt>
                <c:pt idx="185">
                  <c:v>87.164116036264687</c:v>
                </c:pt>
                <c:pt idx="186">
                  <c:v>75.896805859858418</c:v>
                </c:pt>
                <c:pt idx="187">
                  <c:v>79.839894496081925</c:v>
                </c:pt>
                <c:pt idx="188">
                  <c:v>74.808082418168993</c:v>
                </c:pt>
                <c:pt idx="189">
                  <c:v>75.515865437391639</c:v>
                </c:pt>
                <c:pt idx="190">
                  <c:v>72.082739974045069</c:v>
                </c:pt>
                <c:pt idx="191">
                  <c:v>69.894578788840306</c:v>
                </c:pt>
                <c:pt idx="192">
                  <c:v>77.838124568608393</c:v>
                </c:pt>
                <c:pt idx="193">
                  <c:v>79.701435641256623</c:v>
                </c:pt>
                <c:pt idx="194">
                  <c:v>84.782721477776647</c:v>
                </c:pt>
                <c:pt idx="195">
                  <c:v>81.341400513384201</c:v>
                </c:pt>
                <c:pt idx="196">
                  <c:v>83.938020959430006</c:v>
                </c:pt>
                <c:pt idx="197">
                  <c:v>82.395462248815406</c:v>
                </c:pt>
                <c:pt idx="198">
                  <c:v>78.735118398674246</c:v>
                </c:pt>
                <c:pt idx="199">
                  <c:v>80.501775190639336</c:v>
                </c:pt>
                <c:pt idx="200">
                  <c:v>79.144968639050603</c:v>
                </c:pt>
                <c:pt idx="201">
                  <c:v>85.263248516163173</c:v>
                </c:pt>
                <c:pt idx="202">
                  <c:v>85.165015285737297</c:v>
                </c:pt>
                <c:pt idx="203">
                  <c:v>88.096260295128303</c:v>
                </c:pt>
                <c:pt idx="204">
                  <c:v>89.170698001049587</c:v>
                </c:pt>
                <c:pt idx="205">
                  <c:v>89.170698001049587</c:v>
                </c:pt>
                <c:pt idx="206">
                  <c:v>87.9353577975305</c:v>
                </c:pt>
                <c:pt idx="207">
                  <c:v>90.036827123048283</c:v>
                </c:pt>
                <c:pt idx="208">
                  <c:v>88.362350920828419</c:v>
                </c:pt>
                <c:pt idx="209">
                  <c:v>88.487651861130644</c:v>
                </c:pt>
                <c:pt idx="210">
                  <c:v>91.137317499725569</c:v>
                </c:pt>
                <c:pt idx="211">
                  <c:v>88.911562273025964</c:v>
                </c:pt>
                <c:pt idx="212">
                  <c:v>86.537272988380437</c:v>
                </c:pt>
                <c:pt idx="213">
                  <c:v>88.255095120443769</c:v>
                </c:pt>
                <c:pt idx="214">
                  <c:v>88.40336602009927</c:v>
                </c:pt>
                <c:pt idx="215">
                  <c:v>89.380848693005547</c:v>
                </c:pt>
                <c:pt idx="216">
                  <c:v>90.728632674635577</c:v>
                </c:pt>
                <c:pt idx="217">
                  <c:v>90.607467078897869</c:v>
                </c:pt>
                <c:pt idx="218">
                  <c:v>92.608635501707511</c:v>
                </c:pt>
                <c:pt idx="219">
                  <c:v>91.525400790076375</c:v>
                </c:pt>
                <c:pt idx="220">
                  <c:v>89.186938626975348</c:v>
                </c:pt>
                <c:pt idx="221">
                  <c:v>89.284946293152316</c:v>
                </c:pt>
                <c:pt idx="222">
                  <c:v>89.786187648402503</c:v>
                </c:pt>
                <c:pt idx="223">
                  <c:v>88.964945811948596</c:v>
                </c:pt>
                <c:pt idx="224">
                  <c:v>89.759119938526212</c:v>
                </c:pt>
                <c:pt idx="225">
                  <c:v>91.471265370323863</c:v>
                </c:pt>
                <c:pt idx="226">
                  <c:v>91.060249714661239</c:v>
                </c:pt>
                <c:pt idx="227">
                  <c:v>89.341412543477503</c:v>
                </c:pt>
                <c:pt idx="228">
                  <c:v>87.398514884984777</c:v>
                </c:pt>
                <c:pt idx="229">
                  <c:v>88.817201228874026</c:v>
                </c:pt>
                <c:pt idx="230">
                  <c:v>89.043066230174773</c:v>
                </c:pt>
                <c:pt idx="231">
                  <c:v>92.471454844293007</c:v>
                </c:pt>
                <c:pt idx="232">
                  <c:v>91.003369929879597</c:v>
                </c:pt>
                <c:pt idx="233">
                  <c:v>92.390740437203647</c:v>
                </c:pt>
                <c:pt idx="234">
                  <c:v>92.008108282869571</c:v>
                </c:pt>
                <c:pt idx="235">
                  <c:v>91.974424021690254</c:v>
                </c:pt>
                <c:pt idx="236">
                  <c:v>91.974424021690254</c:v>
                </c:pt>
                <c:pt idx="237">
                  <c:v>93.966720250707155</c:v>
                </c:pt>
                <c:pt idx="238">
                  <c:v>96.046272250033454</c:v>
                </c:pt>
                <c:pt idx="239">
                  <c:v>95.491271415445766</c:v>
                </c:pt>
                <c:pt idx="240">
                  <c:v>95.425369060705364</c:v>
                </c:pt>
                <c:pt idx="241">
                  <c:v>95.770895896083999</c:v>
                </c:pt>
                <c:pt idx="242">
                  <c:v>96.777025228609375</c:v>
                </c:pt>
                <c:pt idx="243">
                  <c:v>98.759133472381151</c:v>
                </c:pt>
                <c:pt idx="244">
                  <c:v>98.803983163884425</c:v>
                </c:pt>
                <c:pt idx="245">
                  <c:v>101.9211307084672</c:v>
                </c:pt>
                <c:pt idx="246">
                  <c:v>103.65594534728621</c:v>
                </c:pt>
                <c:pt idx="247">
                  <c:v>102.5275977858613</c:v>
                </c:pt>
                <c:pt idx="248">
                  <c:v>101.4662804004217</c:v>
                </c:pt>
                <c:pt idx="249">
                  <c:v>94.466946566836938</c:v>
                </c:pt>
                <c:pt idx="250">
                  <c:v>96.261573325674206</c:v>
                </c:pt>
                <c:pt idx="251">
                  <c:v>96.854130607715206</c:v>
                </c:pt>
                <c:pt idx="252">
                  <c:v>98.834659901744246</c:v>
                </c:pt>
                <c:pt idx="253">
                  <c:v>98.194170216797303</c:v>
                </c:pt>
                <c:pt idx="254">
                  <c:v>98.045636158851323</c:v>
                </c:pt>
                <c:pt idx="255">
                  <c:v>97.261274077103863</c:v>
                </c:pt>
                <c:pt idx="256">
                  <c:v>97.838342614049012</c:v>
                </c:pt>
                <c:pt idx="257">
                  <c:v>98.331350874211807</c:v>
                </c:pt>
                <c:pt idx="258">
                  <c:v>95.661572423417169</c:v>
                </c:pt>
                <c:pt idx="259">
                  <c:v>96.788115470850329</c:v>
                </c:pt>
                <c:pt idx="260">
                  <c:v>94.043562471522506</c:v>
                </c:pt>
                <c:pt idx="261">
                  <c:v>96.224956729258267</c:v>
                </c:pt>
                <c:pt idx="262">
                  <c:v>97.041048182027339</c:v>
                </c:pt>
              </c:numCache>
            </c:numRef>
          </c:val>
          <c:smooth val="0"/>
          <c:extLst xmlns:c16r2="http://schemas.microsoft.com/office/drawing/2015/06/chart">
            <c:ext xmlns:c16="http://schemas.microsoft.com/office/drawing/2014/chart" uri="{C3380CC4-5D6E-409C-BE32-E72D297353CC}">
              <c16:uniqueId val="{00000000-4DB3-4593-9D52-58418C715F9B}"/>
            </c:ext>
          </c:extLst>
        </c:ser>
        <c:ser>
          <c:idx val="1"/>
          <c:order val="1"/>
          <c:tx>
            <c:strRef>
              <c:f>Index_Charts!$C$2</c:f>
              <c:strCache>
                <c:ptCount val="1"/>
                <c:pt idx="0">
                  <c:v>NASDAQ Composite</c:v>
                </c:pt>
              </c:strCache>
            </c:strRef>
          </c:tx>
          <c:spPr>
            <a:ln w="28575" cap="rnd">
              <a:solidFill>
                <a:schemeClr val="accent2"/>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Index_Charts!$C$379:$C$641</c:f>
              <c:numCache>
                <c:formatCode>0.00</c:formatCode>
                <c:ptCount val="263"/>
                <c:pt idx="0">
                  <c:v>100</c:v>
                </c:pt>
                <c:pt idx="1">
                  <c:v>101.0606596551392</c:v>
                </c:pt>
                <c:pt idx="2">
                  <c:v>101.2845973717513</c:v>
                </c:pt>
                <c:pt idx="3">
                  <c:v>102.0482388495779</c:v>
                </c:pt>
                <c:pt idx="4">
                  <c:v>102.0482388495779</c:v>
                </c:pt>
                <c:pt idx="5">
                  <c:v>101.9428211281095</c:v>
                </c:pt>
                <c:pt idx="6">
                  <c:v>101.15082677969841</c:v>
                </c:pt>
                <c:pt idx="7">
                  <c:v>101.6922292150976</c:v>
                </c:pt>
                <c:pt idx="8">
                  <c:v>102.4516739684676</c:v>
                </c:pt>
                <c:pt idx="9">
                  <c:v>102.37063721765161</c:v>
                </c:pt>
                <c:pt idx="10">
                  <c:v>102.9714432885133</c:v>
                </c:pt>
                <c:pt idx="11">
                  <c:v>103.1468189078424</c:v>
                </c:pt>
                <c:pt idx="12">
                  <c:v>102.7048014025054</c:v>
                </c:pt>
                <c:pt idx="13">
                  <c:v>102.2352803636762</c:v>
                </c:pt>
                <c:pt idx="14">
                  <c:v>102.510515542619</c:v>
                </c:pt>
                <c:pt idx="15">
                  <c:v>101.75169530181699</c:v>
                </c:pt>
                <c:pt idx="16">
                  <c:v>102.4717458024012</c:v>
                </c:pt>
                <c:pt idx="17">
                  <c:v>103.0620975328756</c:v>
                </c:pt>
                <c:pt idx="18">
                  <c:v>103.9376266823744</c:v>
                </c:pt>
                <c:pt idx="19">
                  <c:v>102.9014479198985</c:v>
                </c:pt>
                <c:pt idx="20">
                  <c:v>104.04642926196109</c:v>
                </c:pt>
                <c:pt idx="21">
                  <c:v>103.58575132109389</c:v>
                </c:pt>
                <c:pt idx="22">
                  <c:v>103.3395185058062</c:v>
                </c:pt>
                <c:pt idx="23">
                  <c:v>102.1130382736274</c:v>
                </c:pt>
                <c:pt idx="24">
                  <c:v>101.30994009175841</c:v>
                </c:pt>
                <c:pt idx="25">
                  <c:v>99.972883664300014</c:v>
                </c:pt>
                <c:pt idx="26">
                  <c:v>96.500181608254749</c:v>
                </c:pt>
                <c:pt idx="27">
                  <c:v>97.839448810203606</c:v>
                </c:pt>
                <c:pt idx="28">
                  <c:v>98.208673130621506</c:v>
                </c:pt>
                <c:pt idx="29">
                  <c:v>100.4110791527213</c:v>
                </c:pt>
                <c:pt idx="30">
                  <c:v>99.41165919999446</c:v>
                </c:pt>
                <c:pt idx="31">
                  <c:v>98.215979927666453</c:v>
                </c:pt>
                <c:pt idx="32">
                  <c:v>100.1263388924943</c:v>
                </c:pt>
                <c:pt idx="33">
                  <c:v>97.098452158090566</c:v>
                </c:pt>
                <c:pt idx="34">
                  <c:v>97.006998537641351</c:v>
                </c:pt>
                <c:pt idx="35">
                  <c:v>98.622949787690672</c:v>
                </c:pt>
                <c:pt idx="36">
                  <c:v>99.957145947587932</c:v>
                </c:pt>
                <c:pt idx="37">
                  <c:v>99.279524830869477</c:v>
                </c:pt>
                <c:pt idx="38">
                  <c:v>100.1744138699745</c:v>
                </c:pt>
                <c:pt idx="39">
                  <c:v>99.814444825813453</c:v>
                </c:pt>
                <c:pt idx="40">
                  <c:v>96.821505814711585</c:v>
                </c:pt>
                <c:pt idx="41">
                  <c:v>98.095124255518584</c:v>
                </c:pt>
                <c:pt idx="42">
                  <c:v>97.760522911867298</c:v>
                </c:pt>
                <c:pt idx="43">
                  <c:v>98.134431076544701</c:v>
                </c:pt>
                <c:pt idx="44">
                  <c:v>99.589695242862973</c:v>
                </c:pt>
                <c:pt idx="45">
                  <c:v>99.458397720579057</c:v>
                </c:pt>
                <c:pt idx="46">
                  <c:v>99.458397720579057</c:v>
                </c:pt>
                <c:pt idx="47">
                  <c:v>98.350225149270997</c:v>
                </c:pt>
                <c:pt idx="48">
                  <c:v>99.633223768848453</c:v>
                </c:pt>
                <c:pt idx="49">
                  <c:v>101.3812219562632</c:v>
                </c:pt>
                <c:pt idx="50">
                  <c:v>101.209431039074</c:v>
                </c:pt>
                <c:pt idx="51">
                  <c:v>101.01413346882759</c:v>
                </c:pt>
                <c:pt idx="52">
                  <c:v>100.9731279736166</c:v>
                </c:pt>
                <c:pt idx="53">
                  <c:v>102.0413317405765</c:v>
                </c:pt>
                <c:pt idx="54">
                  <c:v>102.35096507176149</c:v>
                </c:pt>
                <c:pt idx="55">
                  <c:v>102.12920065888569</c:v>
                </c:pt>
                <c:pt idx="56">
                  <c:v>101.83980153490199</c:v>
                </c:pt>
                <c:pt idx="57">
                  <c:v>102.2453974672768</c:v>
                </c:pt>
                <c:pt idx="58">
                  <c:v>102.1376815395584</c:v>
                </c:pt>
                <c:pt idx="59">
                  <c:v>102.20621554876421</c:v>
                </c:pt>
                <c:pt idx="60">
                  <c:v>101.3917887089127</c:v>
                </c:pt>
                <c:pt idx="61">
                  <c:v>101.32668951883061</c:v>
                </c:pt>
                <c:pt idx="62">
                  <c:v>99.842410498605844</c:v>
                </c:pt>
                <c:pt idx="63">
                  <c:v>100.8885564816661</c:v>
                </c:pt>
                <c:pt idx="64">
                  <c:v>100.3049744674282</c:v>
                </c:pt>
                <c:pt idx="65">
                  <c:v>99.167936925229853</c:v>
                </c:pt>
                <c:pt idx="66">
                  <c:v>99.913742324116029</c:v>
                </c:pt>
                <c:pt idx="67">
                  <c:v>98.781463567685435</c:v>
                </c:pt>
                <c:pt idx="68">
                  <c:v>97.239679430204731</c:v>
                </c:pt>
                <c:pt idx="69">
                  <c:v>98.326568613197409</c:v>
                </c:pt>
                <c:pt idx="70">
                  <c:v>99.703106725200996</c:v>
                </c:pt>
                <c:pt idx="71">
                  <c:v>99.376099454375861</c:v>
                </c:pt>
                <c:pt idx="72">
                  <c:v>97.720953795562565</c:v>
                </c:pt>
                <c:pt idx="73">
                  <c:v>98.719736745470172</c:v>
                </c:pt>
                <c:pt idx="74">
                  <c:v>99.307265679137487</c:v>
                </c:pt>
                <c:pt idx="75">
                  <c:v>100.634442317771</c:v>
                </c:pt>
                <c:pt idx="76">
                  <c:v>100.5296491088705</c:v>
                </c:pt>
                <c:pt idx="77">
                  <c:v>101.7793861890794</c:v>
                </c:pt>
                <c:pt idx="78">
                  <c:v>101.47310024525861</c:v>
                </c:pt>
                <c:pt idx="79">
                  <c:v>101.8811442668997</c:v>
                </c:pt>
                <c:pt idx="80">
                  <c:v>101.04042544793801</c:v>
                </c:pt>
                <c:pt idx="81">
                  <c:v>101.95775946873469</c:v>
                </c:pt>
                <c:pt idx="82">
                  <c:v>101.2246816359831</c:v>
                </c:pt>
                <c:pt idx="83">
                  <c:v>101.418255551542</c:v>
                </c:pt>
                <c:pt idx="84">
                  <c:v>102.242649611978</c:v>
                </c:pt>
                <c:pt idx="85">
                  <c:v>102.9586282906192</c:v>
                </c:pt>
                <c:pt idx="86">
                  <c:v>103.99364545971871</c:v>
                </c:pt>
                <c:pt idx="87">
                  <c:v>103.37996193970601</c:v>
                </c:pt>
                <c:pt idx="88">
                  <c:v>103.71874751756251</c:v>
                </c:pt>
                <c:pt idx="89">
                  <c:v>103.5736607577786</c:v>
                </c:pt>
                <c:pt idx="90">
                  <c:v>104.7482065248074</c:v>
                </c:pt>
                <c:pt idx="91">
                  <c:v>105.332787759154</c:v>
                </c:pt>
                <c:pt idx="92">
                  <c:v>105.3512858214164</c:v>
                </c:pt>
                <c:pt idx="93">
                  <c:v>105.05085780548281</c:v>
                </c:pt>
                <c:pt idx="94">
                  <c:v>105.3492249299422</c:v>
                </c:pt>
                <c:pt idx="95">
                  <c:v>105.8587897146277</c:v>
                </c:pt>
                <c:pt idx="96">
                  <c:v>105.7209348103805</c:v>
                </c:pt>
                <c:pt idx="97">
                  <c:v>105.99340964377301</c:v>
                </c:pt>
                <c:pt idx="98">
                  <c:v>105.9435735408514</c:v>
                </c:pt>
                <c:pt idx="99">
                  <c:v>105.9050660959122</c:v>
                </c:pt>
                <c:pt idx="100">
                  <c:v>106.6771010226518</c:v>
                </c:pt>
                <c:pt idx="101">
                  <c:v>106.7908747222793</c:v>
                </c:pt>
                <c:pt idx="102">
                  <c:v>107.0496727304339</c:v>
                </c:pt>
                <c:pt idx="103">
                  <c:v>106.5010259492466</c:v>
                </c:pt>
                <c:pt idx="104">
                  <c:v>106.2447135011124</c:v>
                </c:pt>
                <c:pt idx="105">
                  <c:v>106.4155051981928</c:v>
                </c:pt>
                <c:pt idx="106">
                  <c:v>107.8219574622008</c:v>
                </c:pt>
                <c:pt idx="107">
                  <c:v>108.0148693944376</c:v>
                </c:pt>
                <c:pt idx="108">
                  <c:v>108.72982387246751</c:v>
                </c:pt>
                <c:pt idx="109">
                  <c:v>108.72982387246751</c:v>
                </c:pt>
                <c:pt idx="110">
                  <c:v>108.2339109325172</c:v>
                </c:pt>
                <c:pt idx="111">
                  <c:v>107.0163112690545</c:v>
                </c:pt>
                <c:pt idx="112">
                  <c:v>106.4249728087228</c:v>
                </c:pt>
                <c:pt idx="113">
                  <c:v>106.9998865885177</c:v>
                </c:pt>
                <c:pt idx="114">
                  <c:v>107.0502098112423</c:v>
                </c:pt>
                <c:pt idx="115">
                  <c:v>108.1222106146153</c:v>
                </c:pt>
                <c:pt idx="116">
                  <c:v>107.6887864022131</c:v>
                </c:pt>
                <c:pt idx="117">
                  <c:v>107.6183039137953</c:v>
                </c:pt>
                <c:pt idx="118">
                  <c:v>108.09127226199951</c:v>
                </c:pt>
                <c:pt idx="119">
                  <c:v>108.8814805044663</c:v>
                </c:pt>
                <c:pt idx="120">
                  <c:v>109.1008342988298</c:v>
                </c:pt>
                <c:pt idx="121">
                  <c:v>110.0919232539003</c:v>
                </c:pt>
                <c:pt idx="122">
                  <c:v>110.2059467585549</c:v>
                </c:pt>
                <c:pt idx="123">
                  <c:v>110.2606165887525</c:v>
                </c:pt>
                <c:pt idx="124">
                  <c:v>111.0035867005802</c:v>
                </c:pt>
                <c:pt idx="125">
                  <c:v>111.4749313161078</c:v>
                </c:pt>
                <c:pt idx="126">
                  <c:v>111.73339208747571</c:v>
                </c:pt>
                <c:pt idx="127">
                  <c:v>111.82377154630809</c:v>
                </c:pt>
                <c:pt idx="128">
                  <c:v>111.82377154630809</c:v>
                </c:pt>
                <c:pt idx="129">
                  <c:v>112.69194393775661</c:v>
                </c:pt>
                <c:pt idx="130">
                  <c:v>112.49491022257131</c:v>
                </c:pt>
                <c:pt idx="131">
                  <c:v>111.737713714446</c:v>
                </c:pt>
                <c:pt idx="132">
                  <c:v>112.0700793031039</c:v>
                </c:pt>
                <c:pt idx="133">
                  <c:v>112.0700793031039</c:v>
                </c:pt>
                <c:pt idx="134">
                  <c:v>113.5637135215964</c:v>
                </c:pt>
                <c:pt idx="135">
                  <c:v>112.67168475005261</c:v>
                </c:pt>
                <c:pt idx="136">
                  <c:v>113.3048780426877</c:v>
                </c:pt>
                <c:pt idx="137">
                  <c:v>113.26885615776889</c:v>
                </c:pt>
                <c:pt idx="138">
                  <c:v>114.026527295446</c:v>
                </c:pt>
                <c:pt idx="139">
                  <c:v>114.9531041022482</c:v>
                </c:pt>
                <c:pt idx="140">
                  <c:v>114.6462685873676</c:v>
                </c:pt>
                <c:pt idx="141">
                  <c:v>115.83375425480411</c:v>
                </c:pt>
                <c:pt idx="142">
                  <c:v>115.55142461308949</c:v>
                </c:pt>
                <c:pt idx="143">
                  <c:v>115.6434278045985</c:v>
                </c:pt>
                <c:pt idx="144">
                  <c:v>116.8729181873547</c:v>
                </c:pt>
                <c:pt idx="145">
                  <c:v>117.2702705538327</c:v>
                </c:pt>
                <c:pt idx="146">
                  <c:v>117.2702705538327</c:v>
                </c:pt>
                <c:pt idx="147">
                  <c:v>117.043734864938</c:v>
                </c:pt>
                <c:pt idx="148">
                  <c:v>117.2056210127995</c:v>
                </c:pt>
                <c:pt idx="149">
                  <c:v>117.43931361572299</c:v>
                </c:pt>
                <c:pt idx="150">
                  <c:v>116.34557977498559</c:v>
                </c:pt>
                <c:pt idx="151">
                  <c:v>114.1522791461264</c:v>
                </c:pt>
                <c:pt idx="152">
                  <c:v>115.78064570602641</c:v>
                </c:pt>
                <c:pt idx="153">
                  <c:v>115.84912975422699</c:v>
                </c:pt>
                <c:pt idx="154">
                  <c:v>116.146023029026</c:v>
                </c:pt>
                <c:pt idx="155">
                  <c:v>114.297490808424</c:v>
                </c:pt>
                <c:pt idx="156">
                  <c:v>115.8271219313326</c:v>
                </c:pt>
                <c:pt idx="157">
                  <c:v>118.25737511871981</c:v>
                </c:pt>
                <c:pt idx="158">
                  <c:v>118.7658407612858</c:v>
                </c:pt>
                <c:pt idx="159">
                  <c:v>119.5586095052811</c:v>
                </c:pt>
                <c:pt idx="160">
                  <c:v>118.9136004348606</c:v>
                </c:pt>
                <c:pt idx="161">
                  <c:v>120.26099879044401</c:v>
                </c:pt>
                <c:pt idx="162">
                  <c:v>120.39280841303361</c:v>
                </c:pt>
                <c:pt idx="163">
                  <c:v>121.47971008627771</c:v>
                </c:pt>
                <c:pt idx="164">
                  <c:v>121.3049215087624</c:v>
                </c:pt>
                <c:pt idx="165">
                  <c:v>121.5448342568625</c:v>
                </c:pt>
                <c:pt idx="166">
                  <c:v>121.5448342568625</c:v>
                </c:pt>
                <c:pt idx="167">
                  <c:v>121.56440648074179</c:v>
                </c:pt>
                <c:pt idx="168">
                  <c:v>122.61904583472599</c:v>
                </c:pt>
                <c:pt idx="169">
                  <c:v>121.7920038410021</c:v>
                </c:pt>
                <c:pt idx="170">
                  <c:v>119.6140162603088</c:v>
                </c:pt>
                <c:pt idx="171">
                  <c:v>115.1761050500085</c:v>
                </c:pt>
                <c:pt idx="172">
                  <c:v>111.9827474656031</c:v>
                </c:pt>
                <c:pt idx="173">
                  <c:v>112.17212465670541</c:v>
                </c:pt>
                <c:pt idx="174">
                  <c:v>106.9974759700054</c:v>
                </c:pt>
                <c:pt idx="175">
                  <c:v>107.008567313212</c:v>
                </c:pt>
                <c:pt idx="176">
                  <c:v>111.8147910555811</c:v>
                </c:pt>
                <c:pt idx="177">
                  <c:v>108.46646692256689</c:v>
                </c:pt>
                <c:pt idx="178">
                  <c:v>112.63818589590819</c:v>
                </c:pt>
                <c:pt idx="179">
                  <c:v>109.14724807287909</c:v>
                </c:pt>
                <c:pt idx="180">
                  <c:v>107.1116243771736</c:v>
                </c:pt>
                <c:pt idx="181">
                  <c:v>99.305941712493322</c:v>
                </c:pt>
                <c:pt idx="182">
                  <c:v>104.2218173715415</c:v>
                </c:pt>
                <c:pt idx="183">
                  <c:v>99.323115808111751</c:v>
                </c:pt>
                <c:pt idx="184">
                  <c:v>89.952317216412553</c:v>
                </c:pt>
                <c:pt idx="185">
                  <c:v>98.359168169243901</c:v>
                </c:pt>
                <c:pt idx="186">
                  <c:v>86.240089610059343</c:v>
                </c:pt>
                <c:pt idx="187">
                  <c:v>91.613270842107738</c:v>
                </c:pt>
                <c:pt idx="188">
                  <c:v>87.304908518900973</c:v>
                </c:pt>
                <c:pt idx="189">
                  <c:v>89.312516580808705</c:v>
                </c:pt>
                <c:pt idx="190">
                  <c:v>85.926909047488408</c:v>
                </c:pt>
                <c:pt idx="191">
                  <c:v>85.691530260631581</c:v>
                </c:pt>
                <c:pt idx="192">
                  <c:v>92.650898473741222</c:v>
                </c:pt>
                <c:pt idx="193">
                  <c:v>92.231700657636708</c:v>
                </c:pt>
                <c:pt idx="194">
                  <c:v>97.393197109655887</c:v>
                </c:pt>
                <c:pt idx="195">
                  <c:v>93.706574518588226</c:v>
                </c:pt>
                <c:pt idx="196">
                  <c:v>97.101100091378697</c:v>
                </c:pt>
                <c:pt idx="197">
                  <c:v>96.176159507504352</c:v>
                </c:pt>
                <c:pt idx="198">
                  <c:v>91.935519327165153</c:v>
                </c:pt>
                <c:pt idx="199">
                  <c:v>93.518396391616349</c:v>
                </c:pt>
                <c:pt idx="200">
                  <c:v>92.091659959401696</c:v>
                </c:pt>
                <c:pt idx="201">
                  <c:v>98.838331682122089</c:v>
                </c:pt>
                <c:pt idx="202">
                  <c:v>98.513859932322831</c:v>
                </c:pt>
                <c:pt idx="203">
                  <c:v>101.05741218978589</c:v>
                </c:pt>
                <c:pt idx="204">
                  <c:v>101.8402012229455</c:v>
                </c:pt>
                <c:pt idx="205">
                  <c:v>101.8402012229455</c:v>
                </c:pt>
                <c:pt idx="206">
                  <c:v>102.3254474882354</c:v>
                </c:pt>
                <c:pt idx="207">
                  <c:v>106.36373310631051</c:v>
                </c:pt>
                <c:pt idx="208">
                  <c:v>104.8328779387688</c:v>
                </c:pt>
                <c:pt idx="209">
                  <c:v>106.57134606439671</c:v>
                </c:pt>
                <c:pt idx="210">
                  <c:v>108.0424353791865</c:v>
                </c:pt>
                <c:pt idx="211">
                  <c:v>106.9256570246922</c:v>
                </c:pt>
                <c:pt idx="212">
                  <c:v>103.20980724544491</c:v>
                </c:pt>
                <c:pt idx="213">
                  <c:v>106.1094190983937</c:v>
                </c:pt>
                <c:pt idx="214">
                  <c:v>106.1016002010431</c:v>
                </c:pt>
                <c:pt idx="215">
                  <c:v>107.8473251627105</c:v>
                </c:pt>
                <c:pt idx="216">
                  <c:v>109.04194276367301</c:v>
                </c:pt>
                <c:pt idx="217">
                  <c:v>107.5127238190592</c:v>
                </c:pt>
                <c:pt idx="218">
                  <c:v>111.34696869093671</c:v>
                </c:pt>
                <c:pt idx="219">
                  <c:v>111.03272645700029</c:v>
                </c:pt>
                <c:pt idx="220">
                  <c:v>107.47796344952771</c:v>
                </c:pt>
                <c:pt idx="221">
                  <c:v>108.7990198649954</c:v>
                </c:pt>
                <c:pt idx="222">
                  <c:v>110.0281355402109</c:v>
                </c:pt>
                <c:pt idx="223">
                  <c:v>110.5935317484703</c:v>
                </c:pt>
                <c:pt idx="224">
                  <c:v>112.1582230069431</c:v>
                </c:pt>
                <c:pt idx="225">
                  <c:v>113.9275795241814</c:v>
                </c:pt>
                <c:pt idx="226">
                  <c:v>114.8146871366898</c:v>
                </c:pt>
                <c:pt idx="227">
                  <c:v>112.4441248605464</c:v>
                </c:pt>
                <c:pt idx="228">
                  <c:v>110.7031836651494</c:v>
                </c:pt>
                <c:pt idx="229">
                  <c:v>111.7093358633586</c:v>
                </c:pt>
                <c:pt idx="230">
                  <c:v>112.5941202891144</c:v>
                </c:pt>
                <c:pt idx="231">
                  <c:v>115.3453229754177</c:v>
                </c:pt>
                <c:pt idx="232">
                  <c:v>114.72425771685199</c:v>
                </c:pt>
                <c:pt idx="233">
                  <c:v>117.1057989239398</c:v>
                </c:pt>
                <c:pt idx="234">
                  <c:v>115.9704975266804</c:v>
                </c:pt>
                <c:pt idx="235">
                  <c:v>116.46643544713351</c:v>
                </c:pt>
                <c:pt idx="236">
                  <c:v>116.46643544713351</c:v>
                </c:pt>
                <c:pt idx="237">
                  <c:v>116.6617080368772</c:v>
                </c:pt>
                <c:pt idx="238">
                  <c:v>117.5627048088966</c:v>
                </c:pt>
                <c:pt idx="239">
                  <c:v>117.02102758796759</c:v>
                </c:pt>
                <c:pt idx="240">
                  <c:v>118.5308866429752</c:v>
                </c:pt>
                <c:pt idx="241">
                  <c:v>119.3074930017122</c:v>
                </c:pt>
                <c:pt idx="242">
                  <c:v>120.01101889974881</c:v>
                </c:pt>
                <c:pt idx="243">
                  <c:v>120.94199227502941</c:v>
                </c:pt>
                <c:pt idx="244">
                  <c:v>120.10392138935561</c:v>
                </c:pt>
                <c:pt idx="245">
                  <c:v>122.580338545765</c:v>
                </c:pt>
                <c:pt idx="246">
                  <c:v>123.962559722137</c:v>
                </c:pt>
                <c:pt idx="247">
                  <c:v>124.3248769335533</c:v>
                </c:pt>
                <c:pt idx="248">
                  <c:v>125.15669020329629</c:v>
                </c:pt>
                <c:pt idx="249">
                  <c:v>118.56654631060459</c:v>
                </c:pt>
                <c:pt idx="250">
                  <c:v>119.76663464166219</c:v>
                </c:pt>
                <c:pt idx="251">
                  <c:v>121.48045950135921</c:v>
                </c:pt>
                <c:pt idx="252">
                  <c:v>123.6018662433971</c:v>
                </c:pt>
                <c:pt idx="253">
                  <c:v>123.78502328932269</c:v>
                </c:pt>
                <c:pt idx="254">
                  <c:v>124.1912062635113</c:v>
                </c:pt>
                <c:pt idx="255">
                  <c:v>124.22957631568561</c:v>
                </c:pt>
                <c:pt idx="256">
                  <c:v>125.6078380823767</c:v>
                </c:pt>
                <c:pt idx="257">
                  <c:v>126.54335790915189</c:v>
                </c:pt>
                <c:pt idx="258">
                  <c:v>123.767974096218</c:v>
                </c:pt>
                <c:pt idx="259">
                  <c:v>125.1148478612443</c:v>
                </c:pt>
                <c:pt idx="260">
                  <c:v>121.8701178730001</c:v>
                </c:pt>
                <c:pt idx="261">
                  <c:v>123.3306529253917</c:v>
                </c:pt>
                <c:pt idx="262">
                  <c:v>125.636565660502</c:v>
                </c:pt>
              </c:numCache>
            </c:numRef>
          </c:val>
          <c:smooth val="0"/>
          <c:extLst xmlns:c16r2="http://schemas.microsoft.com/office/drawing/2015/06/chart">
            <c:ext xmlns:c16="http://schemas.microsoft.com/office/drawing/2014/chart" uri="{C3380CC4-5D6E-409C-BE32-E72D297353CC}">
              <c16:uniqueId val="{00000001-4DB3-4593-9D52-58418C715F9B}"/>
            </c:ext>
          </c:extLst>
        </c:ser>
        <c:ser>
          <c:idx val="2"/>
          <c:order val="2"/>
          <c:tx>
            <c:strRef>
              <c:f>Index_Charts!$D$2</c:f>
              <c:strCache>
                <c:ptCount val="1"/>
                <c:pt idx="0">
                  <c:v>FTSE 100</c:v>
                </c:pt>
              </c:strCache>
            </c:strRef>
          </c:tx>
          <c:spPr>
            <a:ln w="28575" cap="rnd">
              <a:solidFill>
                <a:schemeClr val="accent3"/>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Index_Charts!$D$379:$D$641</c:f>
              <c:numCache>
                <c:formatCode>0.00</c:formatCode>
                <c:ptCount val="263"/>
                <c:pt idx="0">
                  <c:v>100</c:v>
                </c:pt>
                <c:pt idx="1">
                  <c:v>100.9678640061517</c:v>
                </c:pt>
                <c:pt idx="2">
                  <c:v>101.7986352673107</c:v>
                </c:pt>
                <c:pt idx="3">
                  <c:v>102.4737295017392</c:v>
                </c:pt>
                <c:pt idx="4">
                  <c:v>102.3964296632071</c:v>
                </c:pt>
                <c:pt idx="5">
                  <c:v>101.71716069882299</c:v>
                </c:pt>
                <c:pt idx="6">
                  <c:v>101.6650439087323</c:v>
                </c:pt>
                <c:pt idx="7">
                  <c:v>101.49266796217969</c:v>
                </c:pt>
                <c:pt idx="8">
                  <c:v>101.4148294488145</c:v>
                </c:pt>
                <c:pt idx="9">
                  <c:v>101.1337758547086</c:v>
                </c:pt>
                <c:pt idx="10">
                  <c:v>101.08192840203461</c:v>
                </c:pt>
                <c:pt idx="11">
                  <c:v>101.4287003257636</c:v>
                </c:pt>
                <c:pt idx="12">
                  <c:v>102.04117361085861</c:v>
                </c:pt>
                <c:pt idx="13">
                  <c:v>101.47906642264699</c:v>
                </c:pt>
                <c:pt idx="14">
                  <c:v>100.9084751058159</c:v>
                </c:pt>
                <c:pt idx="15">
                  <c:v>101.1186929593853</c:v>
                </c:pt>
                <c:pt idx="16">
                  <c:v>101.2025915646214</c:v>
                </c:pt>
                <c:pt idx="17">
                  <c:v>101.76725745828971</c:v>
                </c:pt>
                <c:pt idx="18">
                  <c:v>101.0211928146164</c:v>
                </c:pt>
                <c:pt idx="19">
                  <c:v>100.85406894768521</c:v>
                </c:pt>
                <c:pt idx="20">
                  <c:v>101.6622158658592</c:v>
                </c:pt>
                <c:pt idx="21">
                  <c:v>103.51458394775931</c:v>
                </c:pt>
                <c:pt idx="22">
                  <c:v>102.97806381411409</c:v>
                </c:pt>
                <c:pt idx="23">
                  <c:v>102.1701862333566</c:v>
                </c:pt>
                <c:pt idx="24">
                  <c:v>102.144464510082</c:v>
                </c:pt>
                <c:pt idx="25">
                  <c:v>99.7499202087904</c:v>
                </c:pt>
                <c:pt idx="26">
                  <c:v>97.28265480504686</c:v>
                </c:pt>
                <c:pt idx="27">
                  <c:v>96.580222822844618</c:v>
                </c:pt>
                <c:pt idx="28">
                  <c:v>96.943963003812499</c:v>
                </c:pt>
                <c:pt idx="29">
                  <c:v>98.118274139702606</c:v>
                </c:pt>
                <c:pt idx="30">
                  <c:v>97.686660929779705</c:v>
                </c:pt>
                <c:pt idx="31">
                  <c:v>97.321304724312967</c:v>
                </c:pt>
                <c:pt idx="32">
                  <c:v>97.646933660847651</c:v>
                </c:pt>
                <c:pt idx="33">
                  <c:v>96.259576628515021</c:v>
                </c:pt>
                <c:pt idx="34">
                  <c:v>95.170510784943502</c:v>
                </c:pt>
                <c:pt idx="35">
                  <c:v>95.845739688080329</c:v>
                </c:pt>
                <c:pt idx="36">
                  <c:v>96.822087822851302</c:v>
                </c:pt>
                <c:pt idx="37">
                  <c:v>95.951454624052104</c:v>
                </c:pt>
                <c:pt idx="38">
                  <c:v>97.014933413057193</c:v>
                </c:pt>
                <c:pt idx="39">
                  <c:v>95.994279273273804</c:v>
                </c:pt>
                <c:pt idx="40">
                  <c:v>95.547179161902775</c:v>
                </c:pt>
                <c:pt idx="41">
                  <c:v>95.547179161902775</c:v>
                </c:pt>
                <c:pt idx="42">
                  <c:v>95.474458059450825</c:v>
                </c:pt>
                <c:pt idx="43">
                  <c:v>95.812880523268703</c:v>
                </c:pt>
                <c:pt idx="44">
                  <c:v>96.7503094013572</c:v>
                </c:pt>
                <c:pt idx="45">
                  <c:v>97.058162068403604</c:v>
                </c:pt>
                <c:pt idx="46">
                  <c:v>98.064945331237894</c:v>
                </c:pt>
                <c:pt idx="47">
                  <c:v>97.879775857401896</c:v>
                </c:pt>
                <c:pt idx="48">
                  <c:v>98.459793983810144</c:v>
                </c:pt>
                <c:pt idx="49">
                  <c:v>97.919907132458746</c:v>
                </c:pt>
                <c:pt idx="50">
                  <c:v>98.070332079567606</c:v>
                </c:pt>
                <c:pt idx="51">
                  <c:v>97.443718580107003</c:v>
                </c:pt>
                <c:pt idx="52">
                  <c:v>97.876543808404065</c:v>
                </c:pt>
                <c:pt idx="53">
                  <c:v>98.820302115779981</c:v>
                </c:pt>
                <c:pt idx="54">
                  <c:v>98.909722138054235</c:v>
                </c:pt>
                <c:pt idx="55">
                  <c:v>99.216632124143004</c:v>
                </c:pt>
                <c:pt idx="56">
                  <c:v>98.596482722678047</c:v>
                </c:pt>
                <c:pt idx="57">
                  <c:v>98.582881183145375</c:v>
                </c:pt>
                <c:pt idx="58">
                  <c:v>98.497366553410302</c:v>
                </c:pt>
                <c:pt idx="59">
                  <c:v>99.067957870241301</c:v>
                </c:pt>
                <c:pt idx="60">
                  <c:v>98.913088855760378</c:v>
                </c:pt>
                <c:pt idx="61">
                  <c:v>98.659373009428123</c:v>
                </c:pt>
                <c:pt idx="62">
                  <c:v>98.192745935361685</c:v>
                </c:pt>
                <c:pt idx="63">
                  <c:v>98.173353641374533</c:v>
                </c:pt>
                <c:pt idx="64">
                  <c:v>98.996044780038901</c:v>
                </c:pt>
                <c:pt idx="65">
                  <c:v>100.00781078507821</c:v>
                </c:pt>
                <c:pt idx="66">
                  <c:v>99.765407110238428</c:v>
                </c:pt>
                <c:pt idx="67">
                  <c:v>99.120478666456492</c:v>
                </c:pt>
                <c:pt idx="68">
                  <c:v>95.918326121824009</c:v>
                </c:pt>
                <c:pt idx="69">
                  <c:v>95.313663621807194</c:v>
                </c:pt>
                <c:pt idx="70">
                  <c:v>96.360578159698193</c:v>
                </c:pt>
                <c:pt idx="71">
                  <c:v>96.932920169736434</c:v>
                </c:pt>
                <c:pt idx="72">
                  <c:v>96.195878329515423</c:v>
                </c:pt>
                <c:pt idx="73">
                  <c:v>96.510329763265901</c:v>
                </c:pt>
                <c:pt idx="74">
                  <c:v>96.777781817838957</c:v>
                </c:pt>
                <c:pt idx="75">
                  <c:v>97.595490214298309</c:v>
                </c:pt>
                <c:pt idx="76">
                  <c:v>97.142599348472785</c:v>
                </c:pt>
                <c:pt idx="77">
                  <c:v>97.118224312280546</c:v>
                </c:pt>
                <c:pt idx="78">
                  <c:v>96.529856725961281</c:v>
                </c:pt>
                <c:pt idx="79">
                  <c:v>96.723375659708339</c:v>
                </c:pt>
                <c:pt idx="80">
                  <c:v>96.295802511032704</c:v>
                </c:pt>
                <c:pt idx="81">
                  <c:v>96.471814512708008</c:v>
                </c:pt>
                <c:pt idx="82">
                  <c:v>97.129671152481237</c:v>
                </c:pt>
                <c:pt idx="83">
                  <c:v>97.779447669760003</c:v>
                </c:pt>
                <c:pt idx="84">
                  <c:v>98.68859611911715</c:v>
                </c:pt>
                <c:pt idx="85">
                  <c:v>98.637691347400803</c:v>
                </c:pt>
                <c:pt idx="86">
                  <c:v>98.729400737715181</c:v>
                </c:pt>
                <c:pt idx="87">
                  <c:v>98.392459629688005</c:v>
                </c:pt>
                <c:pt idx="88">
                  <c:v>98.722667302302952</c:v>
                </c:pt>
                <c:pt idx="89">
                  <c:v>97.612997146370049</c:v>
                </c:pt>
                <c:pt idx="90">
                  <c:v>98.34074684572218</c:v>
                </c:pt>
                <c:pt idx="91">
                  <c:v>99.246663246081496</c:v>
                </c:pt>
                <c:pt idx="92">
                  <c:v>99.494319000542703</c:v>
                </c:pt>
                <c:pt idx="93">
                  <c:v>99.60973008350804</c:v>
                </c:pt>
                <c:pt idx="94">
                  <c:v>99.741166742754487</c:v>
                </c:pt>
                <c:pt idx="95">
                  <c:v>99.107819807881583</c:v>
                </c:pt>
                <c:pt idx="96">
                  <c:v>98.692501511656189</c:v>
                </c:pt>
                <c:pt idx="97">
                  <c:v>99.189429045077674</c:v>
                </c:pt>
                <c:pt idx="98">
                  <c:v>98.997795473246072</c:v>
                </c:pt>
                <c:pt idx="99">
                  <c:v>98.210656873558179</c:v>
                </c:pt>
                <c:pt idx="100">
                  <c:v>98.347749618550878</c:v>
                </c:pt>
                <c:pt idx="101">
                  <c:v>98.411851923675201</c:v>
                </c:pt>
                <c:pt idx="102">
                  <c:v>98.62866854394845</c:v>
                </c:pt>
                <c:pt idx="103">
                  <c:v>97.803014693702764</c:v>
                </c:pt>
                <c:pt idx="104">
                  <c:v>97.480617806165952</c:v>
                </c:pt>
                <c:pt idx="105">
                  <c:v>98.669203825129998</c:v>
                </c:pt>
                <c:pt idx="106">
                  <c:v>99.604882010011252</c:v>
                </c:pt>
                <c:pt idx="107">
                  <c:v>99.697130075158611</c:v>
                </c:pt>
                <c:pt idx="108">
                  <c:v>100.05588751392131</c:v>
                </c:pt>
                <c:pt idx="109">
                  <c:v>99.876104788415262</c:v>
                </c:pt>
                <c:pt idx="110">
                  <c:v>98.934770517787683</c:v>
                </c:pt>
                <c:pt idx="111">
                  <c:v>98.118812814535545</c:v>
                </c:pt>
                <c:pt idx="112">
                  <c:v>96.40609618308477</c:v>
                </c:pt>
                <c:pt idx="113">
                  <c:v>96.806600921403302</c:v>
                </c:pt>
                <c:pt idx="114">
                  <c:v>96.124503914146004</c:v>
                </c:pt>
                <c:pt idx="115">
                  <c:v>97.495566032781028</c:v>
                </c:pt>
                <c:pt idx="116">
                  <c:v>97.417996856832346</c:v>
                </c:pt>
                <c:pt idx="117">
                  <c:v>97.146774078428322</c:v>
                </c:pt>
                <c:pt idx="118">
                  <c:v>97.180306586781128</c:v>
                </c:pt>
                <c:pt idx="119">
                  <c:v>97.950880935354945</c:v>
                </c:pt>
                <c:pt idx="120">
                  <c:v>99.027826595184479</c:v>
                </c:pt>
                <c:pt idx="121">
                  <c:v>101.25807507241809</c:v>
                </c:pt>
                <c:pt idx="122">
                  <c:v>101.34197367765429</c:v>
                </c:pt>
                <c:pt idx="123">
                  <c:v>101.5503061693082</c:v>
                </c:pt>
                <c:pt idx="124">
                  <c:v>101.995655587472</c:v>
                </c:pt>
                <c:pt idx="125">
                  <c:v>102.1122786888116</c:v>
                </c:pt>
                <c:pt idx="126">
                  <c:v>102.6659017484038</c:v>
                </c:pt>
                <c:pt idx="127">
                  <c:v>102.7823901810351</c:v>
                </c:pt>
                <c:pt idx="128">
                  <c:v>102.7823901810351</c:v>
                </c:pt>
                <c:pt idx="129">
                  <c:v>102.7823901810351</c:v>
                </c:pt>
                <c:pt idx="130">
                  <c:v>102.9528807656724</c:v>
                </c:pt>
                <c:pt idx="131">
                  <c:v>102.1738222884792</c:v>
                </c:pt>
                <c:pt idx="132">
                  <c:v>101.5730651810015</c:v>
                </c:pt>
                <c:pt idx="133">
                  <c:v>101.5730651810015</c:v>
                </c:pt>
                <c:pt idx="134">
                  <c:v>102.40612581020061</c:v>
                </c:pt>
                <c:pt idx="135">
                  <c:v>102.6498761721227</c:v>
                </c:pt>
                <c:pt idx="136">
                  <c:v>102.0161252311252</c:v>
                </c:pt>
                <c:pt idx="137">
                  <c:v>101.9960595935968</c:v>
                </c:pt>
                <c:pt idx="138">
                  <c:v>102.0106038140872</c:v>
                </c:pt>
                <c:pt idx="139">
                  <c:v>102.3229005485056</c:v>
                </c:pt>
                <c:pt idx="140">
                  <c:v>102.1845957851388</c:v>
                </c:pt>
                <c:pt idx="141">
                  <c:v>102.5852351921655</c:v>
                </c:pt>
                <c:pt idx="142">
                  <c:v>102.64920282858149</c:v>
                </c:pt>
                <c:pt idx="143">
                  <c:v>102.9246003369411</c:v>
                </c:pt>
                <c:pt idx="144">
                  <c:v>102.4803282684432</c:v>
                </c:pt>
                <c:pt idx="145">
                  <c:v>103.3523081543249</c:v>
                </c:pt>
                <c:pt idx="146">
                  <c:v>103.0409541008642</c:v>
                </c:pt>
                <c:pt idx="147">
                  <c:v>102.492313783477</c:v>
                </c:pt>
                <c:pt idx="148">
                  <c:v>101.9700685329056</c:v>
                </c:pt>
                <c:pt idx="149">
                  <c:v>101.1048220824361</c:v>
                </c:pt>
                <c:pt idx="150">
                  <c:v>102.15941273669711</c:v>
                </c:pt>
                <c:pt idx="151">
                  <c:v>99.817119894204296</c:v>
                </c:pt>
                <c:pt idx="152">
                  <c:v>100.741485907593</c:v>
                </c:pt>
                <c:pt idx="153">
                  <c:v>100.78027049556739</c:v>
                </c:pt>
                <c:pt idx="154">
                  <c:v>99.411901751097204</c:v>
                </c:pt>
                <c:pt idx="155">
                  <c:v>98.119755495493308</c:v>
                </c:pt>
                <c:pt idx="156">
                  <c:v>98.662470389717782</c:v>
                </c:pt>
                <c:pt idx="157">
                  <c:v>100.19109489699861</c:v>
                </c:pt>
                <c:pt idx="158">
                  <c:v>100.7655916063688</c:v>
                </c:pt>
                <c:pt idx="159">
                  <c:v>101.0660374944617</c:v>
                </c:pt>
                <c:pt idx="160">
                  <c:v>100.5530843847593</c:v>
                </c:pt>
                <c:pt idx="161">
                  <c:v>100.2861710050191</c:v>
                </c:pt>
                <c:pt idx="162">
                  <c:v>100.9939897355511</c:v>
                </c:pt>
                <c:pt idx="163">
                  <c:v>101.4643875334483</c:v>
                </c:pt>
                <c:pt idx="164">
                  <c:v>100.35552538976491</c:v>
                </c:pt>
                <c:pt idx="165">
                  <c:v>99.77779663139691</c:v>
                </c:pt>
                <c:pt idx="166">
                  <c:v>100.1026175556821</c:v>
                </c:pt>
                <c:pt idx="167">
                  <c:v>99.412575094638413</c:v>
                </c:pt>
                <c:pt idx="168">
                  <c:v>100.4227250751788</c:v>
                </c:pt>
                <c:pt idx="169">
                  <c:v>100.14827024777691</c:v>
                </c:pt>
                <c:pt idx="170">
                  <c:v>99.707634234401652</c:v>
                </c:pt>
                <c:pt idx="171">
                  <c:v>96.380105122393644</c:v>
                </c:pt>
                <c:pt idx="172">
                  <c:v>94.508883421339334</c:v>
                </c:pt>
                <c:pt idx="173">
                  <c:v>94.840033774912044</c:v>
                </c:pt>
                <c:pt idx="174">
                  <c:v>91.526240871144907</c:v>
                </c:pt>
                <c:pt idx="175">
                  <c:v>88.62022481594154</c:v>
                </c:pt>
                <c:pt idx="176">
                  <c:v>89.620543980780084</c:v>
                </c:pt>
                <c:pt idx="177">
                  <c:v>90.473131572674575</c:v>
                </c:pt>
                <c:pt idx="178">
                  <c:v>91.784670122265709</c:v>
                </c:pt>
                <c:pt idx="179">
                  <c:v>90.301159632246694</c:v>
                </c:pt>
                <c:pt idx="180">
                  <c:v>87.030326046409485</c:v>
                </c:pt>
                <c:pt idx="181">
                  <c:v>80.340253958250003</c:v>
                </c:pt>
                <c:pt idx="182">
                  <c:v>80.265647493882668</c:v>
                </c:pt>
                <c:pt idx="183">
                  <c:v>79.138335737169726</c:v>
                </c:pt>
                <c:pt idx="184">
                  <c:v>70.532466605527063</c:v>
                </c:pt>
                <c:pt idx="185">
                  <c:v>72.264710199673303</c:v>
                </c:pt>
                <c:pt idx="186">
                  <c:v>69.368928966296451</c:v>
                </c:pt>
                <c:pt idx="187">
                  <c:v>71.305734328265714</c:v>
                </c:pt>
                <c:pt idx="188">
                  <c:v>68.419514573174254</c:v>
                </c:pt>
                <c:pt idx="189">
                  <c:v>69.376066407833378</c:v>
                </c:pt>
                <c:pt idx="190">
                  <c:v>69.903563738026264</c:v>
                </c:pt>
                <c:pt idx="191">
                  <c:v>67.252071541404504</c:v>
                </c:pt>
                <c:pt idx="192">
                  <c:v>73.34071317854513</c:v>
                </c:pt>
                <c:pt idx="193">
                  <c:v>76.602254623513403</c:v>
                </c:pt>
                <c:pt idx="194">
                  <c:v>78.319684659752767</c:v>
                </c:pt>
                <c:pt idx="195">
                  <c:v>74.206902309972364</c:v>
                </c:pt>
                <c:pt idx="196">
                  <c:v>74.926167880705066</c:v>
                </c:pt>
                <c:pt idx="197">
                  <c:v>76.383552641324698</c:v>
                </c:pt>
                <c:pt idx="198">
                  <c:v>73.455989592802212</c:v>
                </c:pt>
                <c:pt idx="199">
                  <c:v>73.801414829448817</c:v>
                </c:pt>
                <c:pt idx="200">
                  <c:v>72.929838949691771</c:v>
                </c:pt>
                <c:pt idx="201">
                  <c:v>75.177325021580643</c:v>
                </c:pt>
                <c:pt idx="202">
                  <c:v>76.821091274410378</c:v>
                </c:pt>
                <c:pt idx="203">
                  <c:v>76.461256485981707</c:v>
                </c:pt>
                <c:pt idx="204">
                  <c:v>78.682347491054571</c:v>
                </c:pt>
                <c:pt idx="205">
                  <c:v>78.682347491054571</c:v>
                </c:pt>
                <c:pt idx="206">
                  <c:v>78.682347491054571</c:v>
                </c:pt>
                <c:pt idx="207">
                  <c:v>77.99082367422028</c:v>
                </c:pt>
                <c:pt idx="208">
                  <c:v>75.382829470361429</c:v>
                </c:pt>
                <c:pt idx="209">
                  <c:v>75.797339754337372</c:v>
                </c:pt>
                <c:pt idx="210">
                  <c:v>77.932242786133969</c:v>
                </c:pt>
                <c:pt idx="211">
                  <c:v>78.280630734361907</c:v>
                </c:pt>
                <c:pt idx="212">
                  <c:v>75.967022326725129</c:v>
                </c:pt>
                <c:pt idx="213">
                  <c:v>77.712328785571046</c:v>
                </c:pt>
                <c:pt idx="214">
                  <c:v>78.466204214322602</c:v>
                </c:pt>
                <c:pt idx="215">
                  <c:v>77.464538362401541</c:v>
                </c:pt>
                <c:pt idx="216">
                  <c:v>78.737965667559521</c:v>
                </c:pt>
                <c:pt idx="217">
                  <c:v>80.242349807356405</c:v>
                </c:pt>
                <c:pt idx="218">
                  <c:v>82.353281809085544</c:v>
                </c:pt>
                <c:pt idx="219">
                  <c:v>79.470832777824853</c:v>
                </c:pt>
                <c:pt idx="220">
                  <c:v>77.610384573430096</c:v>
                </c:pt>
                <c:pt idx="221">
                  <c:v>77.485412012179395</c:v>
                </c:pt>
                <c:pt idx="222">
                  <c:v>78.77338353782774</c:v>
                </c:pt>
                <c:pt idx="223">
                  <c:v>78.831829757205796</c:v>
                </c:pt>
                <c:pt idx="224">
                  <c:v>79.939075876390248</c:v>
                </c:pt>
                <c:pt idx="225">
                  <c:v>79.939075876390248</c:v>
                </c:pt>
                <c:pt idx="226">
                  <c:v>79.989576641981884</c:v>
                </c:pt>
                <c:pt idx="227">
                  <c:v>80.730793212158403</c:v>
                </c:pt>
                <c:pt idx="228">
                  <c:v>79.509078690966277</c:v>
                </c:pt>
                <c:pt idx="229">
                  <c:v>77.320577513288384</c:v>
                </c:pt>
                <c:pt idx="230">
                  <c:v>78.104753401394902</c:v>
                </c:pt>
                <c:pt idx="231">
                  <c:v>81.455580199929145</c:v>
                </c:pt>
                <c:pt idx="232">
                  <c:v>80.831256068508665</c:v>
                </c:pt>
                <c:pt idx="233">
                  <c:v>81.705659991138802</c:v>
                </c:pt>
                <c:pt idx="234">
                  <c:v>81.006594726642703</c:v>
                </c:pt>
                <c:pt idx="235">
                  <c:v>80.710727574630013</c:v>
                </c:pt>
                <c:pt idx="236">
                  <c:v>80.710727574630013</c:v>
                </c:pt>
                <c:pt idx="237">
                  <c:v>81.713740113633406</c:v>
                </c:pt>
                <c:pt idx="238">
                  <c:v>82.743821062993973</c:v>
                </c:pt>
                <c:pt idx="239">
                  <c:v>83.747641614246902</c:v>
                </c:pt>
                <c:pt idx="240">
                  <c:v>81.832787251721356</c:v>
                </c:pt>
                <c:pt idx="241">
                  <c:v>83.042381589171555</c:v>
                </c:pt>
                <c:pt idx="242">
                  <c:v>83.765821889859851</c:v>
                </c:pt>
                <c:pt idx="243">
                  <c:v>85.951091018539813</c:v>
                </c:pt>
                <c:pt idx="244">
                  <c:v>85.399353320863</c:v>
                </c:pt>
                <c:pt idx="245">
                  <c:v>87.323230486840856</c:v>
                </c:pt>
                <c:pt idx="246">
                  <c:v>87.165533429486771</c:v>
                </c:pt>
                <c:pt idx="247">
                  <c:v>85.322322819747257</c:v>
                </c:pt>
                <c:pt idx="248">
                  <c:v>85.233576141014282</c:v>
                </c:pt>
                <c:pt idx="249">
                  <c:v>81.834133938803845</c:v>
                </c:pt>
                <c:pt idx="250">
                  <c:v>82.217670419883575</c:v>
                </c:pt>
                <c:pt idx="251">
                  <c:v>81.672531488910678</c:v>
                </c:pt>
                <c:pt idx="252">
                  <c:v>84.070846514033121</c:v>
                </c:pt>
                <c:pt idx="253">
                  <c:v>84.211709982856675</c:v>
                </c:pt>
                <c:pt idx="254">
                  <c:v>83.818746692199824</c:v>
                </c:pt>
                <c:pt idx="255">
                  <c:v>84.741631349797913</c:v>
                </c:pt>
                <c:pt idx="256">
                  <c:v>84.095490887641844</c:v>
                </c:pt>
                <c:pt idx="257">
                  <c:v>85.11223963488618</c:v>
                </c:pt>
                <c:pt idx="258">
                  <c:v>82.466942198843711</c:v>
                </c:pt>
                <c:pt idx="259">
                  <c:v>82.782740319676535</c:v>
                </c:pt>
                <c:pt idx="260">
                  <c:v>82.946497468901626</c:v>
                </c:pt>
                <c:pt idx="261">
                  <c:v>83.841640372601375</c:v>
                </c:pt>
                <c:pt idx="262">
                  <c:v>83.087091600308653</c:v>
                </c:pt>
              </c:numCache>
            </c:numRef>
          </c:val>
          <c:smooth val="0"/>
          <c:extLst xmlns:c16r2="http://schemas.microsoft.com/office/drawing/2015/06/chart">
            <c:ext xmlns:c16="http://schemas.microsoft.com/office/drawing/2014/chart" uri="{C3380CC4-5D6E-409C-BE32-E72D297353CC}">
              <c16:uniqueId val="{00000002-4DB3-4593-9D52-58418C715F9B}"/>
            </c:ext>
          </c:extLst>
        </c:ser>
        <c:ser>
          <c:idx val="3"/>
          <c:order val="3"/>
          <c:tx>
            <c:strRef>
              <c:f>Index_Charts!$E$2</c:f>
              <c:strCache>
                <c:ptCount val="1"/>
                <c:pt idx="0">
                  <c:v>DAX</c:v>
                </c:pt>
              </c:strCache>
            </c:strRef>
          </c:tx>
          <c:spPr>
            <a:ln w="28575" cap="rnd">
              <a:solidFill>
                <a:schemeClr val="accent4"/>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Index_Charts!$E$379:$E$641</c:f>
              <c:numCache>
                <c:formatCode>0.00</c:formatCode>
                <c:ptCount val="263"/>
                <c:pt idx="0">
                  <c:v>100</c:v>
                </c:pt>
                <c:pt idx="1">
                  <c:v>100.9886440623286</c:v>
                </c:pt>
                <c:pt idx="2">
                  <c:v>101.0317127463948</c:v>
                </c:pt>
                <c:pt idx="3">
                  <c:v>101.7537181017517</c:v>
                </c:pt>
                <c:pt idx="4">
                  <c:v>101.8638900538762</c:v>
                </c:pt>
                <c:pt idx="5">
                  <c:v>101.36892279898051</c:v>
                </c:pt>
                <c:pt idx="6">
                  <c:v>101.1671290770075</c:v>
                </c:pt>
                <c:pt idx="7">
                  <c:v>100.3044649482208</c:v>
                </c:pt>
                <c:pt idx="8">
                  <c:v>99.795222118269479</c:v>
                </c:pt>
                <c:pt idx="9">
                  <c:v>99.462206019937426</c:v>
                </c:pt>
                <c:pt idx="10">
                  <c:v>99.39123140949124</c:v>
                </c:pt>
                <c:pt idx="11">
                  <c:v>99.907571700487154</c:v>
                </c:pt>
                <c:pt idx="12">
                  <c:v>100.25946059296059</c:v>
                </c:pt>
                <c:pt idx="13">
                  <c:v>99.534067813014147</c:v>
                </c:pt>
                <c:pt idx="14">
                  <c:v>98.621237539116677</c:v>
                </c:pt>
                <c:pt idx="15">
                  <c:v>98.881101396909344</c:v>
                </c:pt>
                <c:pt idx="16">
                  <c:v>99.117656547407833</c:v>
                </c:pt>
                <c:pt idx="17">
                  <c:v>100.7415233732297</c:v>
                </c:pt>
                <c:pt idx="18">
                  <c:v>101.0008226602575</c:v>
                </c:pt>
                <c:pt idx="19">
                  <c:v>99.704003613252894</c:v>
                </c:pt>
                <c:pt idx="20">
                  <c:v>100.170177759138</c:v>
                </c:pt>
                <c:pt idx="21">
                  <c:v>100.1505790882989</c:v>
                </c:pt>
                <c:pt idx="22">
                  <c:v>97.971093976836471</c:v>
                </c:pt>
                <c:pt idx="23">
                  <c:v>98.308223376455771</c:v>
                </c:pt>
                <c:pt idx="24">
                  <c:v>98.825289544149442</c:v>
                </c:pt>
                <c:pt idx="25">
                  <c:v>95.754750459721905</c:v>
                </c:pt>
                <c:pt idx="26">
                  <c:v>94.029341549182178</c:v>
                </c:pt>
                <c:pt idx="27">
                  <c:v>93.299028938284351</c:v>
                </c:pt>
                <c:pt idx="28">
                  <c:v>93.961915669258374</c:v>
                </c:pt>
                <c:pt idx="29">
                  <c:v>95.536745491499175</c:v>
                </c:pt>
                <c:pt idx="30">
                  <c:v>94.313965867664606</c:v>
                </c:pt>
                <c:pt idx="31">
                  <c:v>94.200083879085085</c:v>
                </c:pt>
                <c:pt idx="32">
                  <c:v>94.768284027486501</c:v>
                </c:pt>
                <c:pt idx="33">
                  <c:v>92.691712101171078</c:v>
                </c:pt>
                <c:pt idx="34">
                  <c:v>92.046569022808697</c:v>
                </c:pt>
                <c:pt idx="35">
                  <c:v>93.256928089815204</c:v>
                </c:pt>
                <c:pt idx="36">
                  <c:v>94.487934316224141</c:v>
                </c:pt>
                <c:pt idx="37">
                  <c:v>93.970222924799202</c:v>
                </c:pt>
                <c:pt idx="38">
                  <c:v>95.193486466432248</c:v>
                </c:pt>
                <c:pt idx="39">
                  <c:v>94.743362260863975</c:v>
                </c:pt>
                <c:pt idx="40">
                  <c:v>93.650272607026452</c:v>
                </c:pt>
                <c:pt idx="41">
                  <c:v>94.0255508597606</c:v>
                </c:pt>
                <c:pt idx="42">
                  <c:v>94.606090912023703</c:v>
                </c:pt>
                <c:pt idx="43">
                  <c:v>94.372197309417018</c:v>
                </c:pt>
                <c:pt idx="44">
                  <c:v>95.484079104429441</c:v>
                </c:pt>
                <c:pt idx="45">
                  <c:v>96.293834887247201</c:v>
                </c:pt>
                <c:pt idx="46">
                  <c:v>96.410781688550514</c:v>
                </c:pt>
                <c:pt idx="47">
                  <c:v>96.064619156692601</c:v>
                </c:pt>
                <c:pt idx="48">
                  <c:v>96.985514727231674</c:v>
                </c:pt>
                <c:pt idx="49">
                  <c:v>97.806078007549075</c:v>
                </c:pt>
                <c:pt idx="50">
                  <c:v>98.329919024421685</c:v>
                </c:pt>
                <c:pt idx="51">
                  <c:v>98.607123269993906</c:v>
                </c:pt>
                <c:pt idx="52">
                  <c:v>98.950785559892878</c:v>
                </c:pt>
                <c:pt idx="53">
                  <c:v>99.679565764428801</c:v>
                </c:pt>
                <c:pt idx="54">
                  <c:v>100.0923476465464</c:v>
                </c:pt>
                <c:pt idx="55">
                  <c:v>100.5623931348195</c:v>
                </c:pt>
                <c:pt idx="56">
                  <c:v>99.850872665096603</c:v>
                </c:pt>
                <c:pt idx="57">
                  <c:v>99.78876988095621</c:v>
                </c:pt>
                <c:pt idx="58">
                  <c:v>99.925960576830008</c:v>
                </c:pt>
                <c:pt idx="59">
                  <c:v>100.4750459721909</c:v>
                </c:pt>
                <c:pt idx="60">
                  <c:v>100.55819918056589</c:v>
                </c:pt>
                <c:pt idx="61">
                  <c:v>99.544552698648275</c:v>
                </c:pt>
                <c:pt idx="62">
                  <c:v>99.260815562796381</c:v>
                </c:pt>
                <c:pt idx="63">
                  <c:v>98.672290866858035</c:v>
                </c:pt>
                <c:pt idx="64">
                  <c:v>99.110720392296003</c:v>
                </c:pt>
                <c:pt idx="65">
                  <c:v>99.855953801980817</c:v>
                </c:pt>
                <c:pt idx="66">
                  <c:v>100.2361518856664</c:v>
                </c:pt>
                <c:pt idx="67">
                  <c:v>98.91142691228184</c:v>
                </c:pt>
                <c:pt idx="68">
                  <c:v>96.180678775365351</c:v>
                </c:pt>
                <c:pt idx="69">
                  <c:v>96.180678775365351</c:v>
                </c:pt>
                <c:pt idx="70">
                  <c:v>96.88687614930474</c:v>
                </c:pt>
                <c:pt idx="71">
                  <c:v>97.569361551117865</c:v>
                </c:pt>
                <c:pt idx="72">
                  <c:v>96.543213859405796</c:v>
                </c:pt>
                <c:pt idx="73">
                  <c:v>97.543794560763956</c:v>
                </c:pt>
                <c:pt idx="74">
                  <c:v>98.107881407878182</c:v>
                </c:pt>
                <c:pt idx="75">
                  <c:v>100.91016872600579</c:v>
                </c:pt>
                <c:pt idx="76">
                  <c:v>100.7078104332677</c:v>
                </c:pt>
                <c:pt idx="77">
                  <c:v>101.8630028712456</c:v>
                </c:pt>
                <c:pt idx="78">
                  <c:v>102.1881956318353</c:v>
                </c:pt>
                <c:pt idx="79">
                  <c:v>102.0659257347485</c:v>
                </c:pt>
                <c:pt idx="80">
                  <c:v>101.8937316514501</c:v>
                </c:pt>
                <c:pt idx="81">
                  <c:v>102.8160789753847</c:v>
                </c:pt>
                <c:pt idx="82">
                  <c:v>102.8703584217827</c:v>
                </c:pt>
                <c:pt idx="83">
                  <c:v>103.2211988256928</c:v>
                </c:pt>
                <c:pt idx="84">
                  <c:v>103.8173049004743</c:v>
                </c:pt>
                <c:pt idx="85">
                  <c:v>103.9980481982127</c:v>
                </c:pt>
                <c:pt idx="86">
                  <c:v>104.3787301996967</c:v>
                </c:pt>
                <c:pt idx="87">
                  <c:v>104.3618737297158</c:v>
                </c:pt>
                <c:pt idx="88">
                  <c:v>104.1248346614188</c:v>
                </c:pt>
                <c:pt idx="89">
                  <c:v>103.77447817530729</c:v>
                </c:pt>
                <c:pt idx="90">
                  <c:v>104.5347130367455</c:v>
                </c:pt>
                <c:pt idx="91">
                  <c:v>105.947994967255</c:v>
                </c:pt>
                <c:pt idx="92">
                  <c:v>106.0465528922154</c:v>
                </c:pt>
                <c:pt idx="93">
                  <c:v>106.2997225537955</c:v>
                </c:pt>
                <c:pt idx="94">
                  <c:v>107.1834371068168</c:v>
                </c:pt>
                <c:pt idx="95">
                  <c:v>106.6922605413427</c:v>
                </c:pt>
                <c:pt idx="96">
                  <c:v>106.4487692357325</c:v>
                </c:pt>
                <c:pt idx="97">
                  <c:v>107.1354485917992</c:v>
                </c:pt>
                <c:pt idx="98">
                  <c:v>106.7044391392715</c:v>
                </c:pt>
                <c:pt idx="99">
                  <c:v>106.3024647546537</c:v>
                </c:pt>
                <c:pt idx="100">
                  <c:v>106.7986418040456</c:v>
                </c:pt>
                <c:pt idx="101">
                  <c:v>106.51845339871601</c:v>
                </c:pt>
                <c:pt idx="102">
                  <c:v>106.63225473432909</c:v>
                </c:pt>
                <c:pt idx="103">
                  <c:v>106.1243023518405</c:v>
                </c:pt>
                <c:pt idx="104">
                  <c:v>105.95944768848599</c:v>
                </c:pt>
                <c:pt idx="105">
                  <c:v>106.1705971545633</c:v>
                </c:pt>
                <c:pt idx="106">
                  <c:v>106.8365486982611</c:v>
                </c:pt>
                <c:pt idx="107">
                  <c:v>106.75565377294581</c:v>
                </c:pt>
                <c:pt idx="108">
                  <c:v>107.16416104784339</c:v>
                </c:pt>
                <c:pt idx="109">
                  <c:v>106.82953189018291</c:v>
                </c:pt>
                <c:pt idx="110">
                  <c:v>106.75533116108009</c:v>
                </c:pt>
                <c:pt idx="111">
                  <c:v>104.5639900635545</c:v>
                </c:pt>
                <c:pt idx="112">
                  <c:v>104.7624770139045</c:v>
                </c:pt>
                <c:pt idx="113">
                  <c:v>105.98259508984739</c:v>
                </c:pt>
                <c:pt idx="114">
                  <c:v>105.2908345968965</c:v>
                </c:pt>
                <c:pt idx="115">
                  <c:v>106.1923734554957</c:v>
                </c:pt>
                <c:pt idx="116">
                  <c:v>105.7006323192567</c:v>
                </c:pt>
                <c:pt idx="117">
                  <c:v>105.4192341194309</c:v>
                </c:pt>
                <c:pt idx="118">
                  <c:v>106.0323579701261</c:v>
                </c:pt>
                <c:pt idx="119">
                  <c:v>106.6364486885828</c:v>
                </c:pt>
                <c:pt idx="120">
                  <c:v>107.1290770074523</c:v>
                </c:pt>
                <c:pt idx="121">
                  <c:v>108.13675516985511</c:v>
                </c:pt>
                <c:pt idx="122">
                  <c:v>107.17029067329101</c:v>
                </c:pt>
                <c:pt idx="123">
                  <c:v>106.6406426428364</c:v>
                </c:pt>
                <c:pt idx="124">
                  <c:v>106.55837661709199</c:v>
                </c:pt>
                <c:pt idx="125">
                  <c:v>107.42087943994579</c:v>
                </c:pt>
                <c:pt idx="126">
                  <c:v>107.27634932412811</c:v>
                </c:pt>
                <c:pt idx="127">
                  <c:v>107.27634932412811</c:v>
                </c:pt>
                <c:pt idx="128">
                  <c:v>107.27634932412811</c:v>
                </c:pt>
                <c:pt idx="129">
                  <c:v>107.27634932412811</c:v>
                </c:pt>
                <c:pt idx="130">
                  <c:v>107.5677484917895</c:v>
                </c:pt>
                <c:pt idx="131">
                  <c:v>106.8571958576636</c:v>
                </c:pt>
                <c:pt idx="132">
                  <c:v>106.8571958576636</c:v>
                </c:pt>
                <c:pt idx="133">
                  <c:v>106.8571958576636</c:v>
                </c:pt>
                <c:pt idx="134">
                  <c:v>107.96149627383301</c:v>
                </c:pt>
                <c:pt idx="135">
                  <c:v>106.61628544697879</c:v>
                </c:pt>
                <c:pt idx="136">
                  <c:v>105.8730683614543</c:v>
                </c:pt>
                <c:pt idx="137">
                  <c:v>106.6783075781527</c:v>
                </c:pt>
                <c:pt idx="138">
                  <c:v>107.4312030196471</c:v>
                </c:pt>
                <c:pt idx="139">
                  <c:v>108.841662096332</c:v>
                </c:pt>
                <c:pt idx="140">
                  <c:v>108.74689486079301</c:v>
                </c:pt>
                <c:pt idx="141">
                  <c:v>108.49049908055621</c:v>
                </c:pt>
                <c:pt idx="142">
                  <c:v>108.530583604865</c:v>
                </c:pt>
                <c:pt idx="143">
                  <c:v>108.3354840791044</c:v>
                </c:pt>
                <c:pt idx="144">
                  <c:v>108.312336677743</c:v>
                </c:pt>
                <c:pt idx="145">
                  <c:v>109.0922508629867</c:v>
                </c:pt>
                <c:pt idx="146">
                  <c:v>109.276220279382</c:v>
                </c:pt>
                <c:pt idx="147">
                  <c:v>109.33211278510829</c:v>
                </c:pt>
                <c:pt idx="148">
                  <c:v>109.0085330838468</c:v>
                </c:pt>
                <c:pt idx="149">
                  <c:v>107.9815788624706</c:v>
                </c:pt>
                <c:pt idx="150">
                  <c:v>109.4999516082202</c:v>
                </c:pt>
                <c:pt idx="151">
                  <c:v>106.50038713423881</c:v>
                </c:pt>
                <c:pt idx="152">
                  <c:v>107.4595122108591</c:v>
                </c:pt>
                <c:pt idx="153">
                  <c:v>107.6313836822918</c:v>
                </c:pt>
                <c:pt idx="154">
                  <c:v>106.1160757492661</c:v>
                </c:pt>
                <c:pt idx="155">
                  <c:v>104.703439042488</c:v>
                </c:pt>
                <c:pt idx="156">
                  <c:v>105.2133270961706</c:v>
                </c:pt>
                <c:pt idx="157">
                  <c:v>107.1211730167435</c:v>
                </c:pt>
                <c:pt idx="158">
                  <c:v>108.70672968351781</c:v>
                </c:pt>
                <c:pt idx="159">
                  <c:v>109.4849501564667</c:v>
                </c:pt>
                <c:pt idx="160">
                  <c:v>108.9928864083621</c:v>
                </c:pt>
                <c:pt idx="161">
                  <c:v>108.833354840791</c:v>
                </c:pt>
                <c:pt idx="162">
                  <c:v>109.91257218440489</c:v>
                </c:pt>
                <c:pt idx="163">
                  <c:v>110.89605445688289</c:v>
                </c:pt>
                <c:pt idx="164">
                  <c:v>110.8609704164919</c:v>
                </c:pt>
                <c:pt idx="165">
                  <c:v>110.85113075458909</c:v>
                </c:pt>
                <c:pt idx="166">
                  <c:v>111.1711617253283</c:v>
                </c:pt>
                <c:pt idx="167">
                  <c:v>110.3428557602349</c:v>
                </c:pt>
                <c:pt idx="168">
                  <c:v>111.2123753911669</c:v>
                </c:pt>
                <c:pt idx="169">
                  <c:v>110.2042133109656</c:v>
                </c:pt>
                <c:pt idx="170">
                  <c:v>109.5213246443204</c:v>
                </c:pt>
                <c:pt idx="171">
                  <c:v>105.13307739458649</c:v>
                </c:pt>
                <c:pt idx="172">
                  <c:v>103.1590960415524</c:v>
                </c:pt>
                <c:pt idx="173">
                  <c:v>103.03319676097701</c:v>
                </c:pt>
                <c:pt idx="174">
                  <c:v>99.747233603251956</c:v>
                </c:pt>
                <c:pt idx="175">
                  <c:v>95.89919992257316</c:v>
                </c:pt>
                <c:pt idx="176">
                  <c:v>95.637239087653654</c:v>
                </c:pt>
                <c:pt idx="177">
                  <c:v>96.665725715391787</c:v>
                </c:pt>
                <c:pt idx="178">
                  <c:v>97.813417427492979</c:v>
                </c:pt>
                <c:pt idx="179">
                  <c:v>96.337710100977503</c:v>
                </c:pt>
                <c:pt idx="180">
                  <c:v>93.088605348904707</c:v>
                </c:pt>
                <c:pt idx="181">
                  <c:v>85.693938123044134</c:v>
                </c:pt>
                <c:pt idx="182">
                  <c:v>84.487934316224127</c:v>
                </c:pt>
                <c:pt idx="183">
                  <c:v>84.191050746846471</c:v>
                </c:pt>
                <c:pt idx="184">
                  <c:v>73.887231022357</c:v>
                </c:pt>
                <c:pt idx="185">
                  <c:v>74.459463819079275</c:v>
                </c:pt>
                <c:pt idx="186">
                  <c:v>70.508839565119203</c:v>
                </c:pt>
                <c:pt idx="187">
                  <c:v>72.096493209020267</c:v>
                </c:pt>
                <c:pt idx="188">
                  <c:v>68.084895312449561</c:v>
                </c:pt>
                <c:pt idx="189">
                  <c:v>69.445672161822117</c:v>
                </c:pt>
                <c:pt idx="190">
                  <c:v>72.014630448107894</c:v>
                </c:pt>
                <c:pt idx="191">
                  <c:v>70.499967738813424</c:v>
                </c:pt>
                <c:pt idx="192">
                  <c:v>78.2379746427074</c:v>
                </c:pt>
                <c:pt idx="193">
                  <c:v>79.638836016388623</c:v>
                </c:pt>
                <c:pt idx="194">
                  <c:v>80.660709100880666</c:v>
                </c:pt>
                <c:pt idx="195">
                  <c:v>77.689131206245747</c:v>
                </c:pt>
                <c:pt idx="196">
                  <c:v>79.168709875149204</c:v>
                </c:pt>
                <c:pt idx="197">
                  <c:v>80.135496983579046</c:v>
                </c:pt>
                <c:pt idx="198">
                  <c:v>76.981240120011606</c:v>
                </c:pt>
                <c:pt idx="199">
                  <c:v>77.191502403458372</c:v>
                </c:pt>
                <c:pt idx="200">
                  <c:v>76.828160789753852</c:v>
                </c:pt>
                <c:pt idx="201">
                  <c:v>81.25923476465465</c:v>
                </c:pt>
                <c:pt idx="202">
                  <c:v>83.529857728167272</c:v>
                </c:pt>
                <c:pt idx="203">
                  <c:v>83.337823015130496</c:v>
                </c:pt>
                <c:pt idx="204">
                  <c:v>85.207762041487882</c:v>
                </c:pt>
                <c:pt idx="205">
                  <c:v>85.207762041487882</c:v>
                </c:pt>
                <c:pt idx="206">
                  <c:v>85.207762041487882</c:v>
                </c:pt>
                <c:pt idx="207">
                  <c:v>86.270929444784983</c:v>
                </c:pt>
                <c:pt idx="208">
                  <c:v>82.909313804561705</c:v>
                </c:pt>
                <c:pt idx="209">
                  <c:v>83.084975965416021</c:v>
                </c:pt>
                <c:pt idx="210">
                  <c:v>85.700067748491776</c:v>
                </c:pt>
                <c:pt idx="211">
                  <c:v>86.104300416169266</c:v>
                </c:pt>
                <c:pt idx="212">
                  <c:v>82.668080782011145</c:v>
                </c:pt>
                <c:pt idx="213">
                  <c:v>84.000306481272403</c:v>
                </c:pt>
                <c:pt idx="214">
                  <c:v>84.796835177597814</c:v>
                </c:pt>
                <c:pt idx="215">
                  <c:v>83.363631964383643</c:v>
                </c:pt>
                <c:pt idx="216">
                  <c:v>85.975981546601233</c:v>
                </c:pt>
                <c:pt idx="217">
                  <c:v>87.069958383069306</c:v>
                </c:pt>
                <c:pt idx="218">
                  <c:v>89.587218117882358</c:v>
                </c:pt>
                <c:pt idx="219">
                  <c:v>87.602348614381995</c:v>
                </c:pt>
                <c:pt idx="220">
                  <c:v>87.602348614381995</c:v>
                </c:pt>
                <c:pt idx="221">
                  <c:v>84.417846888408562</c:v>
                </c:pt>
                <c:pt idx="222">
                  <c:v>86.536277704293951</c:v>
                </c:pt>
                <c:pt idx="223">
                  <c:v>85.542149240249074</c:v>
                </c:pt>
                <c:pt idx="224">
                  <c:v>86.776704197180337</c:v>
                </c:pt>
                <c:pt idx="225">
                  <c:v>87.947865922508626</c:v>
                </c:pt>
                <c:pt idx="226">
                  <c:v>87.306755492467005</c:v>
                </c:pt>
                <c:pt idx="227">
                  <c:v>87.262477013904515</c:v>
                </c:pt>
                <c:pt idx="228">
                  <c:v>85.029680291641128</c:v>
                </c:pt>
                <c:pt idx="229">
                  <c:v>83.371132690260353</c:v>
                </c:pt>
                <c:pt idx="230">
                  <c:v>84.404700454882729</c:v>
                </c:pt>
                <c:pt idx="231">
                  <c:v>89.19306707100688</c:v>
                </c:pt>
                <c:pt idx="232">
                  <c:v>89.325499241862133</c:v>
                </c:pt>
                <c:pt idx="233">
                  <c:v>90.522550569409916</c:v>
                </c:pt>
                <c:pt idx="234">
                  <c:v>89.250008065296655</c:v>
                </c:pt>
                <c:pt idx="235">
                  <c:v>89.314046520631038</c:v>
                </c:pt>
                <c:pt idx="236">
                  <c:v>91.874052327644563</c:v>
                </c:pt>
                <c:pt idx="237">
                  <c:v>92.788415007903978</c:v>
                </c:pt>
                <c:pt idx="238">
                  <c:v>94.022728005936045</c:v>
                </c:pt>
                <c:pt idx="239">
                  <c:v>95.018308223376451</c:v>
                </c:pt>
                <c:pt idx="240">
                  <c:v>93.451382391844376</c:v>
                </c:pt>
                <c:pt idx="241">
                  <c:v>93.451382391844376</c:v>
                </c:pt>
                <c:pt idx="242">
                  <c:v>96.955189211859206</c:v>
                </c:pt>
                <c:pt idx="243">
                  <c:v>100.71426267058099</c:v>
                </c:pt>
                <c:pt idx="244">
                  <c:v>100.25615382133761</c:v>
                </c:pt>
                <c:pt idx="245">
                  <c:v>103.6203503564861</c:v>
                </c:pt>
                <c:pt idx="246">
                  <c:v>103.3937961738233</c:v>
                </c:pt>
                <c:pt idx="247">
                  <c:v>101.7678323708746</c:v>
                </c:pt>
                <c:pt idx="248">
                  <c:v>101.059457366842</c:v>
                </c:pt>
                <c:pt idx="249">
                  <c:v>96.543939736103482</c:v>
                </c:pt>
                <c:pt idx="250">
                  <c:v>96.374487853663211</c:v>
                </c:pt>
                <c:pt idx="251">
                  <c:v>96.068571152046914</c:v>
                </c:pt>
                <c:pt idx="252">
                  <c:v>99.329451237216475</c:v>
                </c:pt>
                <c:pt idx="253">
                  <c:v>99.865632157950714</c:v>
                </c:pt>
                <c:pt idx="254">
                  <c:v>99.054182662838343</c:v>
                </c:pt>
                <c:pt idx="255">
                  <c:v>99.451237216504765</c:v>
                </c:pt>
                <c:pt idx="256">
                  <c:v>98.904490757170066</c:v>
                </c:pt>
                <c:pt idx="257">
                  <c:v>101.0078394683357</c:v>
                </c:pt>
                <c:pt idx="258">
                  <c:v>97.541213665838697</c:v>
                </c:pt>
                <c:pt idx="259">
                  <c:v>98.218134012968974</c:v>
                </c:pt>
                <c:pt idx="260">
                  <c:v>97.504516566119307</c:v>
                </c:pt>
                <c:pt idx="261">
                  <c:v>98.655676355776336</c:v>
                </c:pt>
                <c:pt idx="262">
                  <c:v>99.291302384101698</c:v>
                </c:pt>
              </c:numCache>
            </c:numRef>
          </c:val>
          <c:smooth val="0"/>
          <c:extLst xmlns:c16r2="http://schemas.microsoft.com/office/drawing/2015/06/chart">
            <c:ext xmlns:c16="http://schemas.microsoft.com/office/drawing/2014/chart" uri="{C3380CC4-5D6E-409C-BE32-E72D297353CC}">
              <c16:uniqueId val="{00000003-4DB3-4593-9D52-58418C715F9B}"/>
            </c:ext>
          </c:extLst>
        </c:ser>
        <c:ser>
          <c:idx val="4"/>
          <c:order val="4"/>
          <c:tx>
            <c:strRef>
              <c:f>Index_Charts!$F$2</c:f>
              <c:strCache>
                <c:ptCount val="1"/>
                <c:pt idx="0">
                  <c:v>Hang Seng</c:v>
                </c:pt>
              </c:strCache>
            </c:strRef>
          </c:tx>
          <c:spPr>
            <a:ln w="28575" cap="rnd">
              <a:solidFill>
                <a:schemeClr val="accent5"/>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Index_Charts!$F$379:$F$641</c:f>
              <c:numCache>
                <c:formatCode>0.00</c:formatCode>
                <c:ptCount val="263"/>
                <c:pt idx="0">
                  <c:v>100</c:v>
                </c:pt>
                <c:pt idx="1">
                  <c:v>100</c:v>
                </c:pt>
                <c:pt idx="2">
                  <c:v>101.16646614781681</c:v>
                </c:pt>
                <c:pt idx="3">
                  <c:v>101.0949240118812</c:v>
                </c:pt>
                <c:pt idx="4">
                  <c:v>100.8869192807108</c:v>
                </c:pt>
                <c:pt idx="5">
                  <c:v>100.8135553078169</c:v>
                </c:pt>
                <c:pt idx="6">
                  <c:v>99.260999866165065</c:v>
                </c:pt>
                <c:pt idx="7">
                  <c:v>98.506303906228652</c:v>
                </c:pt>
                <c:pt idx="8">
                  <c:v>98.816051224449609</c:v>
                </c:pt>
                <c:pt idx="9">
                  <c:v>99.611738515945603</c:v>
                </c:pt>
                <c:pt idx="10">
                  <c:v>99.751249184552776</c:v>
                </c:pt>
                <c:pt idx="11">
                  <c:v>100.04295330982229</c:v>
                </c:pt>
                <c:pt idx="12">
                  <c:v>100.2697720111188</c:v>
                </c:pt>
                <c:pt idx="13">
                  <c:v>100.1771035735332</c:v>
                </c:pt>
                <c:pt idx="14">
                  <c:v>99.716353999737962</c:v>
                </c:pt>
                <c:pt idx="15">
                  <c:v>100.7805169952864</c:v>
                </c:pt>
                <c:pt idx="16">
                  <c:v>99.399634651619223</c:v>
                </c:pt>
                <c:pt idx="17">
                  <c:v>99.733241026927473</c:v>
                </c:pt>
                <c:pt idx="18">
                  <c:v>99.934904364070306</c:v>
                </c:pt>
                <c:pt idx="19">
                  <c:v>100.18106256538471</c:v>
                </c:pt>
                <c:pt idx="20">
                  <c:v>99.492408195183188</c:v>
                </c:pt>
                <c:pt idx="21">
                  <c:v>98.471724039348899</c:v>
                </c:pt>
                <c:pt idx="22">
                  <c:v>98.612180661761272</c:v>
                </c:pt>
                <c:pt idx="23">
                  <c:v>97.320253011111106</c:v>
                </c:pt>
                <c:pt idx="24">
                  <c:v>96.577328920750773</c:v>
                </c:pt>
                <c:pt idx="25">
                  <c:v>94.310122896916951</c:v>
                </c:pt>
                <c:pt idx="26">
                  <c:v>91.622002465085515</c:v>
                </c:pt>
                <c:pt idx="27">
                  <c:v>91.008603975388397</c:v>
                </c:pt>
                <c:pt idx="28">
                  <c:v>91.081442418390452</c:v>
                </c:pt>
                <c:pt idx="29">
                  <c:v>91.514969543791025</c:v>
                </c:pt>
                <c:pt idx="30">
                  <c:v>90.879183480703603</c:v>
                </c:pt>
                <c:pt idx="31">
                  <c:v>90.477748714028323</c:v>
                </c:pt>
                <c:pt idx="32">
                  <c:v>88.573859022051892</c:v>
                </c:pt>
                <c:pt idx="33">
                  <c:v>88.647363136250249</c:v>
                </c:pt>
                <c:pt idx="34">
                  <c:v>89.324175566223389</c:v>
                </c:pt>
                <c:pt idx="35">
                  <c:v>90.160679012648444</c:v>
                </c:pt>
                <c:pt idx="36">
                  <c:v>92.114318867714289</c:v>
                </c:pt>
                <c:pt idx="37">
                  <c:v>91.903055851214802</c:v>
                </c:pt>
                <c:pt idx="38">
                  <c:v>92.037941856774154</c:v>
                </c:pt>
                <c:pt idx="39">
                  <c:v>91.262540019101252</c:v>
                </c:pt>
                <c:pt idx="40">
                  <c:v>91.720136413545774</c:v>
                </c:pt>
                <c:pt idx="41">
                  <c:v>89.971873640191433</c:v>
                </c:pt>
                <c:pt idx="42">
                  <c:v>89.914906199921376</c:v>
                </c:pt>
                <c:pt idx="43">
                  <c:v>89.744669550307606</c:v>
                </c:pt>
                <c:pt idx="44">
                  <c:v>90.053050490809881</c:v>
                </c:pt>
                <c:pt idx="45">
                  <c:v>90.12743048816121</c:v>
                </c:pt>
                <c:pt idx="46">
                  <c:v>89.783453656321669</c:v>
                </c:pt>
                <c:pt idx="47">
                  <c:v>89.437654987523914</c:v>
                </c:pt>
                <c:pt idx="48">
                  <c:v>92.925001278789381</c:v>
                </c:pt>
                <c:pt idx="49">
                  <c:v>92.898024077677533</c:v>
                </c:pt>
                <c:pt idx="50">
                  <c:v>93.511948097266469</c:v>
                </c:pt>
                <c:pt idx="51">
                  <c:v>93.479155032018781</c:v>
                </c:pt>
                <c:pt idx="52">
                  <c:v>93.487143086374004</c:v>
                </c:pt>
                <c:pt idx="53">
                  <c:v>95.152652419434474</c:v>
                </c:pt>
                <c:pt idx="54">
                  <c:v>94.902395084964169</c:v>
                </c:pt>
                <c:pt idx="55">
                  <c:v>95.831041439083009</c:v>
                </c:pt>
                <c:pt idx="56">
                  <c:v>95.031745508996707</c:v>
                </c:pt>
                <c:pt idx="57">
                  <c:v>93.860479521501503</c:v>
                </c:pt>
                <c:pt idx="58">
                  <c:v>93.733931923558487</c:v>
                </c:pt>
                <c:pt idx="59">
                  <c:v>92.734829528613702</c:v>
                </c:pt>
                <c:pt idx="60">
                  <c:v>92.618231963288579</c:v>
                </c:pt>
                <c:pt idx="61">
                  <c:v>91.871033563141708</c:v>
                </c:pt>
                <c:pt idx="62">
                  <c:v>92.076340574200941</c:v>
                </c:pt>
                <c:pt idx="63">
                  <c:v>90.900379853005774</c:v>
                </c:pt>
                <c:pt idx="64">
                  <c:v>91.238751032666187</c:v>
                </c:pt>
                <c:pt idx="65">
                  <c:v>90.933523271514701</c:v>
                </c:pt>
                <c:pt idx="66">
                  <c:v>91.41511886435093</c:v>
                </c:pt>
                <c:pt idx="67">
                  <c:v>91.41511886435093</c:v>
                </c:pt>
                <c:pt idx="68">
                  <c:v>91.241413717451309</c:v>
                </c:pt>
                <c:pt idx="69">
                  <c:v>91.478322592670153</c:v>
                </c:pt>
                <c:pt idx="70">
                  <c:v>90.464820678690344</c:v>
                </c:pt>
                <c:pt idx="71">
                  <c:v>90.464820678690344</c:v>
                </c:pt>
                <c:pt idx="72">
                  <c:v>90.718371333815853</c:v>
                </c:pt>
                <c:pt idx="73">
                  <c:v>89.980562401069022</c:v>
                </c:pt>
                <c:pt idx="74">
                  <c:v>90.068571140280724</c:v>
                </c:pt>
                <c:pt idx="75">
                  <c:v>92.172477509072351</c:v>
                </c:pt>
                <c:pt idx="76">
                  <c:v>92.920166403784904</c:v>
                </c:pt>
                <c:pt idx="77">
                  <c:v>92.857383099379106</c:v>
                </c:pt>
                <c:pt idx="78">
                  <c:v>93.419174553702504</c:v>
                </c:pt>
                <c:pt idx="79">
                  <c:v>94.064560296146624</c:v>
                </c:pt>
                <c:pt idx="80">
                  <c:v>93.612919907142398</c:v>
                </c:pt>
                <c:pt idx="81">
                  <c:v>93.634291456075175</c:v>
                </c:pt>
                <c:pt idx="82">
                  <c:v>93.846325249749313</c:v>
                </c:pt>
                <c:pt idx="83">
                  <c:v>93.077404947408468</c:v>
                </c:pt>
                <c:pt idx="84">
                  <c:v>93.8874917579395</c:v>
                </c:pt>
                <c:pt idx="85">
                  <c:v>93.430070540125612</c:v>
                </c:pt>
                <c:pt idx="86">
                  <c:v>94.214406385958966</c:v>
                </c:pt>
                <c:pt idx="87">
                  <c:v>93.848287228012026</c:v>
                </c:pt>
                <c:pt idx="88">
                  <c:v>93.431191670561432</c:v>
                </c:pt>
                <c:pt idx="89">
                  <c:v>94.268571000139417</c:v>
                </c:pt>
                <c:pt idx="90">
                  <c:v>94.948396468158833</c:v>
                </c:pt>
                <c:pt idx="91">
                  <c:v>96.512863920691245</c:v>
                </c:pt>
                <c:pt idx="92">
                  <c:v>96.989694709175296</c:v>
                </c:pt>
                <c:pt idx="93">
                  <c:v>97.008053220061782</c:v>
                </c:pt>
                <c:pt idx="94">
                  <c:v>97.563678456988157</c:v>
                </c:pt>
                <c:pt idx="95">
                  <c:v>96.876670747114304</c:v>
                </c:pt>
                <c:pt idx="96">
                  <c:v>94.338046051834041</c:v>
                </c:pt>
                <c:pt idx="97">
                  <c:v>94.824091131087442</c:v>
                </c:pt>
                <c:pt idx="98">
                  <c:v>93.093976656662889</c:v>
                </c:pt>
                <c:pt idx="99">
                  <c:v>92.225906381404343</c:v>
                </c:pt>
                <c:pt idx="100">
                  <c:v>92.236311873261783</c:v>
                </c:pt>
                <c:pt idx="101">
                  <c:v>93.478068936909054</c:v>
                </c:pt>
                <c:pt idx="102">
                  <c:v>94.924011881179794</c:v>
                </c:pt>
                <c:pt idx="103">
                  <c:v>94.208625557149276</c:v>
                </c:pt>
                <c:pt idx="104">
                  <c:v>92.727577216107008</c:v>
                </c:pt>
                <c:pt idx="105">
                  <c:v>93.176730096956689</c:v>
                </c:pt>
                <c:pt idx="106">
                  <c:v>94.570995935201481</c:v>
                </c:pt>
                <c:pt idx="107">
                  <c:v>94.293796434945364</c:v>
                </c:pt>
                <c:pt idx="108">
                  <c:v>94.434218022031615</c:v>
                </c:pt>
                <c:pt idx="109">
                  <c:v>94.223060111510407</c:v>
                </c:pt>
                <c:pt idx="110">
                  <c:v>92.305786924956422</c:v>
                </c:pt>
                <c:pt idx="111">
                  <c:v>92.649938933426526</c:v>
                </c:pt>
                <c:pt idx="112">
                  <c:v>92.462780221297123</c:v>
                </c:pt>
                <c:pt idx="113">
                  <c:v>91.311028910450403</c:v>
                </c:pt>
                <c:pt idx="114">
                  <c:v>91.852254628341797</c:v>
                </c:pt>
                <c:pt idx="115">
                  <c:v>92.837903458056772</c:v>
                </c:pt>
                <c:pt idx="116">
                  <c:v>92.825150599349328</c:v>
                </c:pt>
                <c:pt idx="117">
                  <c:v>92.621560319269904</c:v>
                </c:pt>
                <c:pt idx="118">
                  <c:v>93.353132963967582</c:v>
                </c:pt>
                <c:pt idx="119">
                  <c:v>94.574849821074579</c:v>
                </c:pt>
                <c:pt idx="120">
                  <c:v>97.004970111363278</c:v>
                </c:pt>
                <c:pt idx="121">
                  <c:v>96.375490406977349</c:v>
                </c:pt>
                <c:pt idx="122">
                  <c:v>97.551346022194124</c:v>
                </c:pt>
                <c:pt idx="123">
                  <c:v>97.693239092977464</c:v>
                </c:pt>
                <c:pt idx="124">
                  <c:v>97.399923342706472</c:v>
                </c:pt>
                <c:pt idx="125">
                  <c:v>97.648183663588</c:v>
                </c:pt>
                <c:pt idx="126">
                  <c:v>97.771017516962345</c:v>
                </c:pt>
                <c:pt idx="127">
                  <c:v>97.62316844073878</c:v>
                </c:pt>
                <c:pt idx="128">
                  <c:v>97.62316844073878</c:v>
                </c:pt>
                <c:pt idx="129">
                  <c:v>97.62316844073878</c:v>
                </c:pt>
                <c:pt idx="130">
                  <c:v>98.888679455494952</c:v>
                </c:pt>
                <c:pt idx="131">
                  <c:v>99.2179064150383</c:v>
                </c:pt>
                <c:pt idx="132">
                  <c:v>98.763708447227344</c:v>
                </c:pt>
                <c:pt idx="133">
                  <c:v>98.763708447227344</c:v>
                </c:pt>
                <c:pt idx="134">
                  <c:v>100.0031531793507</c:v>
                </c:pt>
                <c:pt idx="135">
                  <c:v>99.680758108400624</c:v>
                </c:pt>
                <c:pt idx="136">
                  <c:v>98.891377175606124</c:v>
                </c:pt>
                <c:pt idx="137">
                  <c:v>99.227260847112206</c:v>
                </c:pt>
                <c:pt idx="138">
                  <c:v>98.406943721354267</c:v>
                </c:pt>
                <c:pt idx="139">
                  <c:v>100.0643949294073</c:v>
                </c:pt>
                <c:pt idx="140">
                  <c:v>100.3348676470485</c:v>
                </c:pt>
                <c:pt idx="141">
                  <c:v>101.4445765665521</c:v>
                </c:pt>
                <c:pt idx="142">
                  <c:v>101.2000299902392</c:v>
                </c:pt>
                <c:pt idx="143">
                  <c:v>100.8092109273781</c:v>
                </c:pt>
                <c:pt idx="144">
                  <c:v>101.1926725717541</c:v>
                </c:pt>
                <c:pt idx="145">
                  <c:v>101.80011505601099</c:v>
                </c:pt>
                <c:pt idx="146">
                  <c:v>100.8874097752764</c:v>
                </c:pt>
                <c:pt idx="147">
                  <c:v>98.047516310696082</c:v>
                </c:pt>
                <c:pt idx="148">
                  <c:v>99.293757896086575</c:v>
                </c:pt>
                <c:pt idx="149">
                  <c:v>97.780512090340693</c:v>
                </c:pt>
                <c:pt idx="150">
                  <c:v>97.922475231776176</c:v>
                </c:pt>
                <c:pt idx="151">
                  <c:v>97.922475231776176</c:v>
                </c:pt>
                <c:pt idx="152">
                  <c:v>97.922475231776176</c:v>
                </c:pt>
                <c:pt idx="153">
                  <c:v>95.158152965635253</c:v>
                </c:pt>
                <c:pt idx="154">
                  <c:v>92.66538951224517</c:v>
                </c:pt>
                <c:pt idx="155">
                  <c:v>92.187157310716373</c:v>
                </c:pt>
                <c:pt idx="156">
                  <c:v>92.342538982055586</c:v>
                </c:pt>
                <c:pt idx="157">
                  <c:v>93.460165885262171</c:v>
                </c:pt>
                <c:pt idx="158">
                  <c:v>93.848217157359741</c:v>
                </c:pt>
                <c:pt idx="159">
                  <c:v>96.325074572691577</c:v>
                </c:pt>
                <c:pt idx="160">
                  <c:v>96.011753651206561</c:v>
                </c:pt>
                <c:pt idx="161">
                  <c:v>95.440923082744362</c:v>
                </c:pt>
                <c:pt idx="162">
                  <c:v>96.641023143635735</c:v>
                </c:pt>
                <c:pt idx="163">
                  <c:v>97.481100193324906</c:v>
                </c:pt>
                <c:pt idx="164">
                  <c:v>97.152959328891285</c:v>
                </c:pt>
                <c:pt idx="165">
                  <c:v>97.452861720472754</c:v>
                </c:pt>
                <c:pt idx="166">
                  <c:v>97.95737041659099</c:v>
                </c:pt>
                <c:pt idx="167">
                  <c:v>96.452953513027182</c:v>
                </c:pt>
                <c:pt idx="168">
                  <c:v>96.893032244412041</c:v>
                </c:pt>
                <c:pt idx="169">
                  <c:v>96.729592448065375</c:v>
                </c:pt>
                <c:pt idx="170">
                  <c:v>95.677306428071404</c:v>
                </c:pt>
                <c:pt idx="171">
                  <c:v>93.967827760731154</c:v>
                </c:pt>
                <c:pt idx="172">
                  <c:v>94.221308345204449</c:v>
                </c:pt>
                <c:pt idx="173">
                  <c:v>93.532023339132863</c:v>
                </c:pt>
                <c:pt idx="174">
                  <c:v>93.819768472550805</c:v>
                </c:pt>
                <c:pt idx="175">
                  <c:v>91.547061902516333</c:v>
                </c:pt>
                <c:pt idx="176">
                  <c:v>92.113758302496322</c:v>
                </c:pt>
                <c:pt idx="177">
                  <c:v>92.089724068778565</c:v>
                </c:pt>
                <c:pt idx="178">
                  <c:v>91.869877397379753</c:v>
                </c:pt>
                <c:pt idx="179">
                  <c:v>93.782105496972605</c:v>
                </c:pt>
                <c:pt idx="180">
                  <c:v>91.605711038440006</c:v>
                </c:pt>
                <c:pt idx="181">
                  <c:v>87.730068227794078</c:v>
                </c:pt>
                <c:pt idx="182">
                  <c:v>88.963486883824928</c:v>
                </c:pt>
                <c:pt idx="183">
                  <c:v>88.399768486565009</c:v>
                </c:pt>
                <c:pt idx="184">
                  <c:v>85.167619510752687</c:v>
                </c:pt>
                <c:pt idx="185">
                  <c:v>84.200083944641406</c:v>
                </c:pt>
                <c:pt idx="186">
                  <c:v>80.80396964259063</c:v>
                </c:pt>
                <c:pt idx="187">
                  <c:v>81.505236730195051</c:v>
                </c:pt>
                <c:pt idx="188">
                  <c:v>78.100118349331638</c:v>
                </c:pt>
                <c:pt idx="189">
                  <c:v>76.058644931684583</c:v>
                </c:pt>
                <c:pt idx="190">
                  <c:v>79.898306462406012</c:v>
                </c:pt>
                <c:pt idx="191">
                  <c:v>76.01309900772948</c:v>
                </c:pt>
                <c:pt idx="192">
                  <c:v>79.40227631520861</c:v>
                </c:pt>
                <c:pt idx="193">
                  <c:v>82.428277432134763</c:v>
                </c:pt>
                <c:pt idx="194">
                  <c:v>81.815684754938417</c:v>
                </c:pt>
                <c:pt idx="195">
                  <c:v>82.277940847756753</c:v>
                </c:pt>
                <c:pt idx="196">
                  <c:v>81.194753670125607</c:v>
                </c:pt>
                <c:pt idx="197">
                  <c:v>82.69556193509915</c:v>
                </c:pt>
                <c:pt idx="198">
                  <c:v>80.881818137227739</c:v>
                </c:pt>
                <c:pt idx="199">
                  <c:v>81.562449417747914</c:v>
                </c:pt>
                <c:pt idx="200">
                  <c:v>81.408469159453446</c:v>
                </c:pt>
                <c:pt idx="201">
                  <c:v>83.205816424701013</c:v>
                </c:pt>
                <c:pt idx="202">
                  <c:v>84.972192461659077</c:v>
                </c:pt>
                <c:pt idx="203">
                  <c:v>83.980973015091109</c:v>
                </c:pt>
                <c:pt idx="204">
                  <c:v>85.136998635724382</c:v>
                </c:pt>
                <c:pt idx="205">
                  <c:v>85.136998635724382</c:v>
                </c:pt>
                <c:pt idx="206">
                  <c:v>85.136998635724382</c:v>
                </c:pt>
                <c:pt idx="207">
                  <c:v>85.610220785618196</c:v>
                </c:pt>
                <c:pt idx="208">
                  <c:v>84.593986116200924</c:v>
                </c:pt>
                <c:pt idx="209">
                  <c:v>84.107380471729627</c:v>
                </c:pt>
                <c:pt idx="210">
                  <c:v>85.416125078917105</c:v>
                </c:pt>
                <c:pt idx="211">
                  <c:v>85.241018518972695</c:v>
                </c:pt>
                <c:pt idx="212">
                  <c:v>83.361478378649153</c:v>
                </c:pt>
                <c:pt idx="213">
                  <c:v>83.711165968646199</c:v>
                </c:pt>
                <c:pt idx="214">
                  <c:v>84.005322566744013</c:v>
                </c:pt>
                <c:pt idx="215">
                  <c:v>83.49384184072801</c:v>
                </c:pt>
                <c:pt idx="216">
                  <c:v>85.066262312289453</c:v>
                </c:pt>
                <c:pt idx="217">
                  <c:v>86.102677329551341</c:v>
                </c:pt>
                <c:pt idx="218">
                  <c:v>86.339621240096406</c:v>
                </c:pt>
                <c:pt idx="219">
                  <c:v>86.339621240096406</c:v>
                </c:pt>
                <c:pt idx="220">
                  <c:v>86.339621240096406</c:v>
                </c:pt>
                <c:pt idx="221">
                  <c:v>82.731718391654283</c:v>
                </c:pt>
                <c:pt idx="222">
                  <c:v>83.624628713131429</c:v>
                </c:pt>
                <c:pt idx="223">
                  <c:v>84.56644834987118</c:v>
                </c:pt>
                <c:pt idx="224">
                  <c:v>84.016919259689544</c:v>
                </c:pt>
                <c:pt idx="225">
                  <c:v>84.891190787671206</c:v>
                </c:pt>
                <c:pt idx="226">
                  <c:v>86.19411953072283</c:v>
                </c:pt>
                <c:pt idx="227">
                  <c:v>84.945530578482277</c:v>
                </c:pt>
                <c:pt idx="228">
                  <c:v>84.716469616314157</c:v>
                </c:pt>
                <c:pt idx="229">
                  <c:v>83.488271223875046</c:v>
                </c:pt>
                <c:pt idx="230">
                  <c:v>83.375212226487932</c:v>
                </c:pt>
                <c:pt idx="231">
                  <c:v>83.856247254106307</c:v>
                </c:pt>
                <c:pt idx="232">
                  <c:v>85.444608799052105</c:v>
                </c:pt>
                <c:pt idx="233">
                  <c:v>85.486020554525112</c:v>
                </c:pt>
                <c:pt idx="234">
                  <c:v>85.065876923702149</c:v>
                </c:pt>
                <c:pt idx="235">
                  <c:v>80.336493286180456</c:v>
                </c:pt>
                <c:pt idx="236">
                  <c:v>80.413921356904169</c:v>
                </c:pt>
                <c:pt idx="237">
                  <c:v>81.92891892895608</c:v>
                </c:pt>
                <c:pt idx="238">
                  <c:v>81.637074662382076</c:v>
                </c:pt>
                <c:pt idx="239">
                  <c:v>81.046379064010253</c:v>
                </c:pt>
                <c:pt idx="240">
                  <c:v>80.446258962912353</c:v>
                </c:pt>
                <c:pt idx="241">
                  <c:v>83.147657783343007</c:v>
                </c:pt>
                <c:pt idx="242">
                  <c:v>84.070558343978206</c:v>
                </c:pt>
                <c:pt idx="243">
                  <c:v>85.225602975480143</c:v>
                </c:pt>
                <c:pt idx="244">
                  <c:v>85.368126682133607</c:v>
                </c:pt>
                <c:pt idx="245">
                  <c:v>86.783939245941696</c:v>
                </c:pt>
                <c:pt idx="246">
                  <c:v>86.80622171335358</c:v>
                </c:pt>
                <c:pt idx="247">
                  <c:v>87.788787434370079</c:v>
                </c:pt>
                <c:pt idx="248">
                  <c:v>87.762545975106704</c:v>
                </c:pt>
                <c:pt idx="249">
                  <c:v>85.767003870002156</c:v>
                </c:pt>
                <c:pt idx="250">
                  <c:v>85.140677344966917</c:v>
                </c:pt>
                <c:pt idx="251">
                  <c:v>83.303319737291105</c:v>
                </c:pt>
                <c:pt idx="252">
                  <c:v>85.290313222822576</c:v>
                </c:pt>
                <c:pt idx="253">
                  <c:v>85.771418321093151</c:v>
                </c:pt>
                <c:pt idx="254">
                  <c:v>85.713715138974607</c:v>
                </c:pt>
                <c:pt idx="255">
                  <c:v>86.340672299879969</c:v>
                </c:pt>
                <c:pt idx="256">
                  <c:v>85.876279052168272</c:v>
                </c:pt>
                <c:pt idx="257">
                  <c:v>87.263677966493603</c:v>
                </c:pt>
                <c:pt idx="258">
                  <c:v>86.823073705216984</c:v>
                </c:pt>
                <c:pt idx="259">
                  <c:v>86.823073705216984</c:v>
                </c:pt>
                <c:pt idx="260">
                  <c:v>86.011690587619526</c:v>
                </c:pt>
                <c:pt idx="261">
                  <c:v>85.140326991705734</c:v>
                </c:pt>
                <c:pt idx="262">
                  <c:v>85.58145678287417</c:v>
                </c:pt>
              </c:numCache>
            </c:numRef>
          </c:val>
          <c:smooth val="0"/>
          <c:extLst xmlns:c16r2="http://schemas.microsoft.com/office/drawing/2015/06/chart">
            <c:ext xmlns:c16="http://schemas.microsoft.com/office/drawing/2014/chart" uri="{C3380CC4-5D6E-409C-BE32-E72D297353CC}">
              <c16:uniqueId val="{00000004-4DB3-4593-9D52-58418C715F9B}"/>
            </c:ext>
          </c:extLst>
        </c:ser>
        <c:ser>
          <c:idx val="5"/>
          <c:order val="5"/>
          <c:tx>
            <c:strRef>
              <c:f>Index_Charts!$G$2</c:f>
              <c:strCache>
                <c:ptCount val="1"/>
                <c:pt idx="0">
                  <c:v>NIKKEI 225</c:v>
                </c:pt>
              </c:strCache>
            </c:strRef>
          </c:tx>
          <c:spPr>
            <a:ln w="28575" cap="rnd">
              <a:solidFill>
                <a:schemeClr val="accent6"/>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Index_Charts!$G$379:$G$641</c:f>
              <c:numCache>
                <c:formatCode>0.00</c:formatCode>
                <c:ptCount val="263"/>
                <c:pt idx="0">
                  <c:v>100</c:v>
                </c:pt>
                <c:pt idx="1">
                  <c:v>102.1341027791043</c:v>
                </c:pt>
                <c:pt idx="2">
                  <c:v>102.2483164065291</c:v>
                </c:pt>
                <c:pt idx="3">
                  <c:v>101.7025820740067</c:v>
                </c:pt>
                <c:pt idx="4">
                  <c:v>102.0047546710084</c:v>
                </c:pt>
                <c:pt idx="5">
                  <c:v>102.2112322287356</c:v>
                </c:pt>
                <c:pt idx="6">
                  <c:v>101.21465957758819</c:v>
                </c:pt>
                <c:pt idx="7">
                  <c:v>101.3594241753118</c:v>
                </c:pt>
                <c:pt idx="8">
                  <c:v>101.2105704477174</c:v>
                </c:pt>
                <c:pt idx="9">
                  <c:v>101.72782187562279</c:v>
                </c:pt>
                <c:pt idx="10">
                  <c:v>101.9269672004783</c:v>
                </c:pt>
                <c:pt idx="11">
                  <c:v>101.9269672004783</c:v>
                </c:pt>
                <c:pt idx="12">
                  <c:v>101.21888971193729</c:v>
                </c:pt>
                <c:pt idx="13">
                  <c:v>100.908350849223</c:v>
                </c:pt>
                <c:pt idx="14">
                  <c:v>98.920469714118127</c:v>
                </c:pt>
                <c:pt idx="15">
                  <c:v>100.8980575223069</c:v>
                </c:pt>
                <c:pt idx="16">
                  <c:v>100.66211002861451</c:v>
                </c:pt>
                <c:pt idx="17">
                  <c:v>101.62136349450461</c:v>
                </c:pt>
                <c:pt idx="18">
                  <c:v>102.0382197338588</c:v>
                </c:pt>
                <c:pt idx="19">
                  <c:v>102.25903274688</c:v>
                </c:pt>
                <c:pt idx="20">
                  <c:v>101.7965380580487</c:v>
                </c:pt>
                <c:pt idx="21">
                  <c:v>101.6021868854555</c:v>
                </c:pt>
                <c:pt idx="22">
                  <c:v>102.03699769504679</c:v>
                </c:pt>
                <c:pt idx="23">
                  <c:v>101.15440366386041</c:v>
                </c:pt>
                <c:pt idx="24">
                  <c:v>101.2458685687858</c:v>
                </c:pt>
                <c:pt idx="25">
                  <c:v>99.112799822522305</c:v>
                </c:pt>
                <c:pt idx="26">
                  <c:v>97.388456057364351</c:v>
                </c:pt>
                <c:pt idx="27">
                  <c:v>96.754029907989903</c:v>
                </c:pt>
                <c:pt idx="28">
                  <c:v>96.430894645213996</c:v>
                </c:pt>
                <c:pt idx="29">
                  <c:v>96.791819108174863</c:v>
                </c:pt>
                <c:pt idx="30">
                  <c:v>97.221741762518377</c:v>
                </c:pt>
                <c:pt idx="31">
                  <c:v>97.221741762518377</c:v>
                </c:pt>
                <c:pt idx="32">
                  <c:v>96.143621521419533</c:v>
                </c:pt>
                <c:pt idx="33">
                  <c:v>97.082194330491888</c:v>
                </c:pt>
                <c:pt idx="34">
                  <c:v>95.9096010889306</c:v>
                </c:pt>
                <c:pt idx="35">
                  <c:v>95.971455053412512</c:v>
                </c:pt>
                <c:pt idx="36">
                  <c:v>96.649921601510101</c:v>
                </c:pt>
                <c:pt idx="37">
                  <c:v>97.186020628015186</c:v>
                </c:pt>
                <c:pt idx="38">
                  <c:v>96.910356872934258</c:v>
                </c:pt>
                <c:pt idx="39">
                  <c:v>96.954726282106733</c:v>
                </c:pt>
                <c:pt idx="40">
                  <c:v>97.344368657148564</c:v>
                </c:pt>
                <c:pt idx="41">
                  <c:v>95.229912502021051</c:v>
                </c:pt>
                <c:pt idx="42">
                  <c:v>96.146629616956645</c:v>
                </c:pt>
                <c:pt idx="43">
                  <c:v>96.256331101075745</c:v>
                </c:pt>
                <c:pt idx="44">
                  <c:v>96.169425340948834</c:v>
                </c:pt>
                <c:pt idx="45">
                  <c:v>97.313629680878705</c:v>
                </c:pt>
                <c:pt idx="46">
                  <c:v>96.917971114762608</c:v>
                </c:pt>
                <c:pt idx="47">
                  <c:v>96.941330856667989</c:v>
                </c:pt>
                <c:pt idx="48">
                  <c:v>97.054040436324229</c:v>
                </c:pt>
                <c:pt idx="49">
                  <c:v>99.107065640404741</c:v>
                </c:pt>
                <c:pt idx="50">
                  <c:v>99.641143602720831</c:v>
                </c:pt>
                <c:pt idx="51">
                  <c:v>100.1997563442615</c:v>
                </c:pt>
                <c:pt idx="52">
                  <c:v>100.54606334297181</c:v>
                </c:pt>
                <c:pt idx="53">
                  <c:v>101.5126960432263</c:v>
                </c:pt>
                <c:pt idx="54">
                  <c:v>102.2734152036669</c:v>
                </c:pt>
                <c:pt idx="55">
                  <c:v>103.348245340272</c:v>
                </c:pt>
                <c:pt idx="56">
                  <c:v>103.348245340272</c:v>
                </c:pt>
                <c:pt idx="57">
                  <c:v>103.409488285348</c:v>
                </c:pt>
                <c:pt idx="58">
                  <c:v>103.2186152232195</c:v>
                </c:pt>
                <c:pt idx="59">
                  <c:v>103.6122057236538</c:v>
                </c:pt>
                <c:pt idx="60">
                  <c:v>103.77501889460009</c:v>
                </c:pt>
                <c:pt idx="61">
                  <c:v>103.77501889460009</c:v>
                </c:pt>
                <c:pt idx="62">
                  <c:v>103.86784684281569</c:v>
                </c:pt>
                <c:pt idx="63">
                  <c:v>103.497992096229</c:v>
                </c:pt>
                <c:pt idx="64">
                  <c:v>103.6300192894127</c:v>
                </c:pt>
                <c:pt idx="65">
                  <c:v>102.8340960108893</c:v>
                </c:pt>
                <c:pt idx="66">
                  <c:v>102.25569564089361</c:v>
                </c:pt>
                <c:pt idx="67">
                  <c:v>102.8638949573039</c:v>
                </c:pt>
                <c:pt idx="68">
                  <c:v>102.3627180399249</c:v>
                </c:pt>
                <c:pt idx="69">
                  <c:v>100.3093638253951</c:v>
                </c:pt>
                <c:pt idx="70">
                  <c:v>100.6311360448808</c:v>
                </c:pt>
                <c:pt idx="71">
                  <c:v>100.46686582765869</c:v>
                </c:pt>
                <c:pt idx="72">
                  <c:v>101.4657885534444</c:v>
                </c:pt>
                <c:pt idx="73">
                  <c:v>100.8481889384807</c:v>
                </c:pt>
                <c:pt idx="74">
                  <c:v>101.2975232093372</c:v>
                </c:pt>
                <c:pt idx="75">
                  <c:v>102.4579430642717</c:v>
                </c:pt>
                <c:pt idx="76">
                  <c:v>102.4579430642717</c:v>
                </c:pt>
                <c:pt idx="77">
                  <c:v>104.37720201993611</c:v>
                </c:pt>
                <c:pt idx="78">
                  <c:v>105.626078684259</c:v>
                </c:pt>
                <c:pt idx="79">
                  <c:v>105.5270935404909</c:v>
                </c:pt>
                <c:pt idx="80">
                  <c:v>105.7189536339674</c:v>
                </c:pt>
                <c:pt idx="81">
                  <c:v>105.98319602630581</c:v>
                </c:pt>
                <c:pt idx="82">
                  <c:v>105.98319602630581</c:v>
                </c:pt>
                <c:pt idx="83">
                  <c:v>106.342663442991</c:v>
                </c:pt>
                <c:pt idx="84">
                  <c:v>106.93121613542441</c:v>
                </c:pt>
                <c:pt idx="85">
                  <c:v>107.162510481333</c:v>
                </c:pt>
                <c:pt idx="86">
                  <c:v>107.4795825515418</c:v>
                </c:pt>
                <c:pt idx="87">
                  <c:v>107.9818405032544</c:v>
                </c:pt>
                <c:pt idx="88">
                  <c:v>107.36607394650849</c:v>
                </c:pt>
                <c:pt idx="89">
                  <c:v>107.7605104738127</c:v>
                </c:pt>
                <c:pt idx="90">
                  <c:v>107.4020300884756</c:v>
                </c:pt>
                <c:pt idx="91">
                  <c:v>107.4020300884756</c:v>
                </c:pt>
                <c:pt idx="92">
                  <c:v>109.2878239812897</c:v>
                </c:pt>
                <c:pt idx="93">
                  <c:v>109.53143271830319</c:v>
                </c:pt>
                <c:pt idx="94">
                  <c:v>109.6559866741368</c:v>
                </c:pt>
                <c:pt idx="95">
                  <c:v>109.9452808621202</c:v>
                </c:pt>
                <c:pt idx="96">
                  <c:v>109.66313090103741</c:v>
                </c:pt>
                <c:pt idx="97">
                  <c:v>110.5475579904418</c:v>
                </c:pt>
                <c:pt idx="98">
                  <c:v>109.60687011419481</c:v>
                </c:pt>
                <c:pt idx="99">
                  <c:v>108.7687394951664</c:v>
                </c:pt>
                <c:pt idx="100">
                  <c:v>109.52908264366469</c:v>
                </c:pt>
                <c:pt idx="101">
                  <c:v>110.0622675776183</c:v>
                </c:pt>
                <c:pt idx="102">
                  <c:v>109.47893205088189</c:v>
                </c:pt>
                <c:pt idx="103">
                  <c:v>108.8017345430891</c:v>
                </c:pt>
                <c:pt idx="104">
                  <c:v>108.28476512414041</c:v>
                </c:pt>
                <c:pt idx="105">
                  <c:v>108.6339862154022</c:v>
                </c:pt>
                <c:pt idx="106">
                  <c:v>109.4796840747662</c:v>
                </c:pt>
                <c:pt idx="107">
                  <c:v>109.8580930930366</c:v>
                </c:pt>
                <c:pt idx="108">
                  <c:v>110.1610177139226</c:v>
                </c:pt>
                <c:pt idx="109">
                  <c:v>110.0264524401295</c:v>
                </c:pt>
                <c:pt idx="110">
                  <c:v>109.4848542389706</c:v>
                </c:pt>
                <c:pt idx="111">
                  <c:v>110.59216240707811</c:v>
                </c:pt>
                <c:pt idx="112">
                  <c:v>109.8885970618427</c:v>
                </c:pt>
                <c:pt idx="113">
                  <c:v>108.7390345517374</c:v>
                </c:pt>
                <c:pt idx="114">
                  <c:v>109.5139011615009</c:v>
                </c:pt>
                <c:pt idx="115">
                  <c:v>109.7691662687207</c:v>
                </c:pt>
                <c:pt idx="116">
                  <c:v>110.12778765853599</c:v>
                </c:pt>
                <c:pt idx="117">
                  <c:v>110.0313875968701</c:v>
                </c:pt>
                <c:pt idx="118">
                  <c:v>109.9452338606274</c:v>
                </c:pt>
                <c:pt idx="119">
                  <c:v>110.10010377929611</c:v>
                </c:pt>
                <c:pt idx="120">
                  <c:v>112.9121560900774</c:v>
                </c:pt>
                <c:pt idx="121">
                  <c:v>112.57962052874799</c:v>
                </c:pt>
                <c:pt idx="122">
                  <c:v>113.1143565119628</c:v>
                </c:pt>
                <c:pt idx="123">
                  <c:v>112.4953938537088</c:v>
                </c:pt>
                <c:pt idx="124">
                  <c:v>112.1683574670331</c:v>
                </c:pt>
                <c:pt idx="125">
                  <c:v>111.94171626890871</c:v>
                </c:pt>
                <c:pt idx="126">
                  <c:v>111.9627729376685</c:v>
                </c:pt>
                <c:pt idx="127">
                  <c:v>112.0072833513193</c:v>
                </c:pt>
                <c:pt idx="128">
                  <c:v>111.78303922932599</c:v>
                </c:pt>
                <c:pt idx="129">
                  <c:v>112.450695434087</c:v>
                </c:pt>
                <c:pt idx="130">
                  <c:v>112.0408424171552</c:v>
                </c:pt>
                <c:pt idx="131">
                  <c:v>111.1896453831374</c:v>
                </c:pt>
                <c:pt idx="132">
                  <c:v>111.1896453831374</c:v>
                </c:pt>
                <c:pt idx="133">
                  <c:v>111.1896453831374</c:v>
                </c:pt>
                <c:pt idx="134">
                  <c:v>111.1896453831374</c:v>
                </c:pt>
                <c:pt idx="135">
                  <c:v>111.1896453831374</c:v>
                </c:pt>
                <c:pt idx="136">
                  <c:v>109.06630594587701</c:v>
                </c:pt>
                <c:pt idx="137">
                  <c:v>110.809403306649</c:v>
                </c:pt>
                <c:pt idx="138">
                  <c:v>109.06583593094911</c:v>
                </c:pt>
                <c:pt idx="139">
                  <c:v>111.58093281042601</c:v>
                </c:pt>
                <c:pt idx="140">
                  <c:v>112.1012393353613</c:v>
                </c:pt>
                <c:pt idx="141">
                  <c:v>112.1012393353613</c:v>
                </c:pt>
                <c:pt idx="142">
                  <c:v>112.9218853990803</c:v>
                </c:pt>
                <c:pt idx="143">
                  <c:v>112.41149618911901</c:v>
                </c:pt>
                <c:pt idx="144">
                  <c:v>112.4892836596491</c:v>
                </c:pt>
                <c:pt idx="145">
                  <c:v>112.9975108009431</c:v>
                </c:pt>
                <c:pt idx="146">
                  <c:v>113.19609210788531</c:v>
                </c:pt>
                <c:pt idx="147">
                  <c:v>112.16699442374301</c:v>
                </c:pt>
                <c:pt idx="148">
                  <c:v>112.95093232161049</c:v>
                </c:pt>
                <c:pt idx="149">
                  <c:v>111.84212010573459</c:v>
                </c:pt>
                <c:pt idx="150">
                  <c:v>111.9913028437783</c:v>
                </c:pt>
                <c:pt idx="151">
                  <c:v>109.717981643097</c:v>
                </c:pt>
                <c:pt idx="152">
                  <c:v>109.1173025655295</c:v>
                </c:pt>
                <c:pt idx="153">
                  <c:v>109.8866700006392</c:v>
                </c:pt>
                <c:pt idx="154">
                  <c:v>107.9988550436362</c:v>
                </c:pt>
                <c:pt idx="155">
                  <c:v>109.0678099936454</c:v>
                </c:pt>
                <c:pt idx="156">
                  <c:v>107.97154717633831</c:v>
                </c:pt>
                <c:pt idx="157">
                  <c:v>108.5010189923632</c:v>
                </c:pt>
                <c:pt idx="158">
                  <c:v>109.6054130679191</c:v>
                </c:pt>
                <c:pt idx="159">
                  <c:v>112.20943677171191</c:v>
                </c:pt>
                <c:pt idx="160">
                  <c:v>111.9950629631997</c:v>
                </c:pt>
                <c:pt idx="161">
                  <c:v>111.3276417659025</c:v>
                </c:pt>
                <c:pt idx="162">
                  <c:v>111.3276417659025</c:v>
                </c:pt>
                <c:pt idx="163">
                  <c:v>112.1512489236658</c:v>
                </c:pt>
                <c:pt idx="164">
                  <c:v>111.9938879258805</c:v>
                </c:pt>
                <c:pt idx="165">
                  <c:v>111.3352090062381</c:v>
                </c:pt>
                <c:pt idx="166">
                  <c:v>110.5627394726057</c:v>
                </c:pt>
                <c:pt idx="167">
                  <c:v>109.0143222948761</c:v>
                </c:pt>
                <c:pt idx="168">
                  <c:v>109.9867831802338</c:v>
                </c:pt>
                <c:pt idx="169">
                  <c:v>110.3555098909942</c:v>
                </c:pt>
                <c:pt idx="170">
                  <c:v>109.9211690963305</c:v>
                </c:pt>
                <c:pt idx="171">
                  <c:v>109.9211690963305</c:v>
                </c:pt>
                <c:pt idx="172">
                  <c:v>106.24880146193451</c:v>
                </c:pt>
                <c:pt idx="173">
                  <c:v>105.4064407085569</c:v>
                </c:pt>
                <c:pt idx="174">
                  <c:v>103.1599573602458</c:v>
                </c:pt>
                <c:pt idx="175">
                  <c:v>99.375068152164431</c:v>
                </c:pt>
                <c:pt idx="176">
                  <c:v>100.32036217470269</c:v>
                </c:pt>
                <c:pt idx="177">
                  <c:v>99.091978161226379</c:v>
                </c:pt>
                <c:pt idx="178">
                  <c:v>99.173431748192314</c:v>
                </c:pt>
                <c:pt idx="179">
                  <c:v>100.2500479415226</c:v>
                </c:pt>
                <c:pt idx="180">
                  <c:v>97.526922455057203</c:v>
                </c:pt>
                <c:pt idx="181">
                  <c:v>92.587112566695112</c:v>
                </c:pt>
                <c:pt idx="182">
                  <c:v>93.378429698927263</c:v>
                </c:pt>
                <c:pt idx="183">
                  <c:v>91.258380366160395</c:v>
                </c:pt>
                <c:pt idx="184">
                  <c:v>87.233031521081088</c:v>
                </c:pt>
                <c:pt idx="185">
                  <c:v>81.928537050336701</c:v>
                </c:pt>
                <c:pt idx="186">
                  <c:v>79.912126009122105</c:v>
                </c:pt>
                <c:pt idx="187">
                  <c:v>79.956730425758309</c:v>
                </c:pt>
                <c:pt idx="188">
                  <c:v>78.617281884872696</c:v>
                </c:pt>
                <c:pt idx="189">
                  <c:v>77.800771952517167</c:v>
                </c:pt>
                <c:pt idx="190">
                  <c:v>77.800771952517167</c:v>
                </c:pt>
                <c:pt idx="191">
                  <c:v>79.375086952761549</c:v>
                </c:pt>
                <c:pt idx="192">
                  <c:v>85.036745767045574</c:v>
                </c:pt>
                <c:pt idx="193">
                  <c:v>91.872078857224423</c:v>
                </c:pt>
                <c:pt idx="194">
                  <c:v>87.726406190660583</c:v>
                </c:pt>
                <c:pt idx="195">
                  <c:v>91.13321539092081</c:v>
                </c:pt>
                <c:pt idx="196">
                  <c:v>89.702207942124247</c:v>
                </c:pt>
                <c:pt idx="197">
                  <c:v>88.912770869602809</c:v>
                </c:pt>
                <c:pt idx="198">
                  <c:v>84.9101237455302</c:v>
                </c:pt>
                <c:pt idx="199">
                  <c:v>83.750643920450912</c:v>
                </c:pt>
                <c:pt idx="200">
                  <c:v>83.757553139887733</c:v>
                </c:pt>
                <c:pt idx="201">
                  <c:v>87.311383009524377</c:v>
                </c:pt>
                <c:pt idx="202">
                  <c:v>89.068674821112324</c:v>
                </c:pt>
                <c:pt idx="203">
                  <c:v>90.963116988595601</c:v>
                </c:pt>
                <c:pt idx="204">
                  <c:v>90.928006873498276</c:v>
                </c:pt>
                <c:pt idx="205">
                  <c:v>91.645860672534923</c:v>
                </c:pt>
                <c:pt idx="206">
                  <c:v>89.506822736690083</c:v>
                </c:pt>
                <c:pt idx="207">
                  <c:v>92.305338617554426</c:v>
                </c:pt>
                <c:pt idx="208">
                  <c:v>91.888341373721985</c:v>
                </c:pt>
                <c:pt idx="209">
                  <c:v>90.666819578189788</c:v>
                </c:pt>
                <c:pt idx="210">
                  <c:v>93.520092198128182</c:v>
                </c:pt>
                <c:pt idx="211">
                  <c:v>92.447800142132522</c:v>
                </c:pt>
                <c:pt idx="212">
                  <c:v>90.622544172002861</c:v>
                </c:pt>
                <c:pt idx="213">
                  <c:v>89.951221850805993</c:v>
                </c:pt>
                <c:pt idx="214">
                  <c:v>91.321268363483185</c:v>
                </c:pt>
                <c:pt idx="215">
                  <c:v>90.53427536858571</c:v>
                </c:pt>
                <c:pt idx="216">
                  <c:v>92.984087174608646</c:v>
                </c:pt>
                <c:pt idx="217">
                  <c:v>92.927544378809472</c:v>
                </c:pt>
                <c:pt idx="218">
                  <c:v>92.927544378809472</c:v>
                </c:pt>
                <c:pt idx="219">
                  <c:v>94.913357448232574</c:v>
                </c:pt>
                <c:pt idx="220">
                  <c:v>92.213873712629066</c:v>
                </c:pt>
                <c:pt idx="221">
                  <c:v>92.213873712629066</c:v>
                </c:pt>
                <c:pt idx="222">
                  <c:v>92.213873712629066</c:v>
                </c:pt>
                <c:pt idx="223">
                  <c:v>92.213873712629066</c:v>
                </c:pt>
                <c:pt idx="224">
                  <c:v>92.474355985546126</c:v>
                </c:pt>
                <c:pt idx="225">
                  <c:v>94.844735268792164</c:v>
                </c:pt>
                <c:pt idx="226">
                  <c:v>95.839145851272264</c:v>
                </c:pt>
                <c:pt idx="227">
                  <c:v>95.725496241760638</c:v>
                </c:pt>
                <c:pt idx="228">
                  <c:v>95.258160399174287</c:v>
                </c:pt>
                <c:pt idx="229">
                  <c:v>93.602438813456615</c:v>
                </c:pt>
                <c:pt idx="230">
                  <c:v>94.179100128220057</c:v>
                </c:pt>
                <c:pt idx="231">
                  <c:v>94.631536497599143</c:v>
                </c:pt>
                <c:pt idx="232">
                  <c:v>96.040265238824006</c:v>
                </c:pt>
                <c:pt idx="233">
                  <c:v>96.800279376873007</c:v>
                </c:pt>
                <c:pt idx="234">
                  <c:v>96.598924981857465</c:v>
                </c:pt>
                <c:pt idx="235">
                  <c:v>95.827395478080376</c:v>
                </c:pt>
                <c:pt idx="236">
                  <c:v>97.488851245915598</c:v>
                </c:pt>
                <c:pt idx="237">
                  <c:v>99.977674290935497</c:v>
                </c:pt>
                <c:pt idx="238">
                  <c:v>100.67357839284971</c:v>
                </c:pt>
                <c:pt idx="239">
                  <c:v>103.0099285953322</c:v>
                </c:pt>
                <c:pt idx="240">
                  <c:v>102.82934886011979</c:v>
                </c:pt>
                <c:pt idx="241">
                  <c:v>103.6965264016785</c:v>
                </c:pt>
                <c:pt idx="242">
                  <c:v>104.93369969430231</c:v>
                </c:pt>
                <c:pt idx="243">
                  <c:v>106.2880477083952</c:v>
                </c:pt>
                <c:pt idx="244">
                  <c:v>106.67336594610251</c:v>
                </c:pt>
                <c:pt idx="245">
                  <c:v>107.4629440231022</c:v>
                </c:pt>
                <c:pt idx="246">
                  <c:v>108.9405299512313</c:v>
                </c:pt>
                <c:pt idx="247">
                  <c:v>108.5312879537054</c:v>
                </c:pt>
                <c:pt idx="248">
                  <c:v>108.6907170171725</c:v>
                </c:pt>
                <c:pt idx="249">
                  <c:v>105.6260316827662</c:v>
                </c:pt>
                <c:pt idx="250">
                  <c:v>104.8390856893615</c:v>
                </c:pt>
                <c:pt idx="251">
                  <c:v>101.19867907004731</c:v>
                </c:pt>
                <c:pt idx="252">
                  <c:v>106.139757998714</c:v>
                </c:pt>
                <c:pt idx="253">
                  <c:v>105.5454241226701</c:v>
                </c:pt>
                <c:pt idx="254">
                  <c:v>105.073999150213</c:v>
                </c:pt>
                <c:pt idx="255">
                  <c:v>105.65366856051349</c:v>
                </c:pt>
                <c:pt idx="256">
                  <c:v>105.4585183625432</c:v>
                </c:pt>
                <c:pt idx="257">
                  <c:v>105.98390104869731</c:v>
                </c:pt>
                <c:pt idx="258">
                  <c:v>105.914667849851</c:v>
                </c:pt>
                <c:pt idx="259">
                  <c:v>104.6243358689072</c:v>
                </c:pt>
                <c:pt idx="260">
                  <c:v>105.8101365299362</c:v>
                </c:pt>
                <c:pt idx="261">
                  <c:v>103.37997134789001</c:v>
                </c:pt>
                <c:pt idx="262">
                  <c:v>104.7575851009028</c:v>
                </c:pt>
              </c:numCache>
            </c:numRef>
          </c:val>
          <c:smooth val="0"/>
          <c:extLst xmlns:c16r2="http://schemas.microsoft.com/office/drawing/2015/06/chart">
            <c:ext xmlns:c16="http://schemas.microsoft.com/office/drawing/2014/chart" uri="{C3380CC4-5D6E-409C-BE32-E72D297353CC}">
              <c16:uniqueId val="{00000005-4DB3-4593-9D52-58418C715F9B}"/>
            </c:ext>
          </c:extLst>
        </c:ser>
        <c:dLbls>
          <c:showLegendKey val="0"/>
          <c:showVal val="0"/>
          <c:showCatName val="0"/>
          <c:showSerName val="0"/>
          <c:showPercent val="0"/>
          <c:showBubbleSize val="0"/>
        </c:dLbls>
        <c:smooth val="0"/>
        <c:axId val="941031360"/>
        <c:axId val="941027832"/>
        <c:extLst xmlns:c16r2="http://schemas.microsoft.com/office/drawing/2015/06/chart">
          <c:ext xmlns:c15="http://schemas.microsoft.com/office/drawing/2012/chart" uri="{02D57815-91ED-43cb-92C2-25804820EDAC}">
            <c15:filteredLineSeries>
              <c15:ser>
                <c:idx val="6"/>
                <c:order val="6"/>
                <c:tx>
                  <c:strRef>
                    <c:extLst xmlns:c16r2="http://schemas.microsoft.com/office/drawing/2015/06/chart">
                      <c:ext uri="{02D57815-91ED-43cb-92C2-25804820EDAC}">
                        <c15:formulaRef>
                          <c15:sqref>Index_Charts!$H$2</c15:sqref>
                        </c15:formulaRef>
                      </c:ext>
                    </c:extLst>
                    <c:strCache>
                      <c:ptCount val="1"/>
                      <c:pt idx="0">
                        <c:v>MSCI Developed Market Index</c:v>
                      </c:pt>
                    </c:strCache>
                  </c:strRef>
                </c:tx>
                <c:marker>
                  <c:symbol val="none"/>
                </c:marker>
                <c:cat>
                  <c:numRef>
                    <c:extLst xmlns:c16r2="http://schemas.microsoft.com/office/drawing/2015/06/chart">
                      <c:ex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6r2="http://schemas.microsoft.com/office/drawing/2015/06/chart">
                      <c:ext uri="{02D57815-91ED-43cb-92C2-25804820EDAC}">
                        <c15:formulaRef>
                          <c15:sqref>Index_Charts!$H$379:$H$641</c15:sqref>
                        </c15:formulaRef>
                      </c:ext>
                    </c:extLst>
                    <c:numCache>
                      <c:formatCode>0.00</c:formatCode>
                      <c:ptCount val="263"/>
                      <c:pt idx="0">
                        <c:v>100</c:v>
                      </c:pt>
                      <c:pt idx="1">
                        <c:v>100.6376385796589</c:v>
                      </c:pt>
                      <c:pt idx="2">
                        <c:v>100.92730736566671</c:v>
                      </c:pt>
                      <c:pt idx="3">
                        <c:v>101.6067206830858</c:v>
                      </c:pt>
                      <c:pt idx="4">
                        <c:v>101.6902701586063</c:v>
                      </c:pt>
                      <c:pt idx="5">
                        <c:v>101.2495696283885</c:v>
                      </c:pt>
                      <c:pt idx="6">
                        <c:v>100.74689558610871</c:v>
                      </c:pt>
                      <c:pt idx="7">
                        <c:v>100.7019074069823</c:v>
                      </c:pt>
                      <c:pt idx="8">
                        <c:v>101.046204696215</c:v>
                      </c:pt>
                      <c:pt idx="9">
                        <c:v>101.2394702412376</c:v>
                      </c:pt>
                      <c:pt idx="10">
                        <c:v>101.5741272063718</c:v>
                      </c:pt>
                      <c:pt idx="11">
                        <c:v>101.65216792526449</c:v>
                      </c:pt>
                      <c:pt idx="12">
                        <c:v>101.36525351757059</c:v>
                      </c:pt>
                      <c:pt idx="13">
                        <c:v>100.89930451947571</c:v>
                      </c:pt>
                      <c:pt idx="14">
                        <c:v>100.920421419882</c:v>
                      </c:pt>
                      <c:pt idx="15">
                        <c:v>100.7464365230564</c:v>
                      </c:pt>
                      <c:pt idx="16">
                        <c:v>100.8869098170634</c:v>
                      </c:pt>
                      <c:pt idx="17">
                        <c:v>101.43411297541719</c:v>
                      </c:pt>
                      <c:pt idx="18">
                        <c:v>101.8087084261023</c:v>
                      </c:pt>
                      <c:pt idx="19">
                        <c:v>101.3115431404503</c:v>
                      </c:pt>
                      <c:pt idx="20">
                        <c:v>101.7150595634311</c:v>
                      </c:pt>
                      <c:pt idx="21">
                        <c:v>101.5677003236395</c:v>
                      </c:pt>
                      <c:pt idx="22">
                        <c:v>101.1499529460372</c:v>
                      </c:pt>
                      <c:pt idx="23">
                        <c:v>100.4227970711777</c:v>
                      </c:pt>
                      <c:pt idx="24">
                        <c:v>99.762664401955604</c:v>
                      </c:pt>
                      <c:pt idx="25">
                        <c:v>98.698097183648144</c:v>
                      </c:pt>
                      <c:pt idx="26">
                        <c:v>96.280212087130195</c:v>
                      </c:pt>
                      <c:pt idx="27">
                        <c:v>96.825578993274675</c:v>
                      </c:pt>
                      <c:pt idx="28">
                        <c:v>97.0482245736452</c:v>
                      </c:pt>
                      <c:pt idx="29">
                        <c:v>98.556705763536584</c:v>
                      </c:pt>
                      <c:pt idx="30">
                        <c:v>98.025569812013657</c:v>
                      </c:pt>
                      <c:pt idx="31">
                        <c:v>97.213487272476854</c:v>
                      </c:pt>
                      <c:pt idx="32">
                        <c:v>97.988844767828851</c:v>
                      </c:pt>
                      <c:pt idx="33">
                        <c:v>95.772488351275044</c:v>
                      </c:pt>
                      <c:pt idx="34">
                        <c:v>95.615488787384905</c:v>
                      </c:pt>
                      <c:pt idx="35">
                        <c:v>96.793444579613023</c:v>
                      </c:pt>
                      <c:pt idx="36">
                        <c:v>97.863520554548145</c:v>
                      </c:pt>
                      <c:pt idx="37">
                        <c:v>97.30162737852045</c:v>
                      </c:pt>
                      <c:pt idx="38">
                        <c:v>98.033832946955243</c:v>
                      </c:pt>
                      <c:pt idx="39">
                        <c:v>97.857552734868108</c:v>
                      </c:pt>
                      <c:pt idx="40">
                        <c:v>96.156724126058663</c:v>
                      </c:pt>
                      <c:pt idx="41">
                        <c:v>96.642871898455198</c:v>
                      </c:pt>
                      <c:pt idx="42">
                        <c:v>96.625886565519721</c:v>
                      </c:pt>
                      <c:pt idx="43">
                        <c:v>96.950444143503105</c:v>
                      </c:pt>
                      <c:pt idx="44">
                        <c:v>97.921821562191568</c:v>
                      </c:pt>
                      <c:pt idx="45">
                        <c:v>98.171551862648315</c:v>
                      </c:pt>
                      <c:pt idx="46">
                        <c:v>98.082493630500139</c:v>
                      </c:pt>
                      <c:pt idx="47">
                        <c:v>97.639038721968447</c:v>
                      </c:pt>
                      <c:pt idx="48">
                        <c:v>98.689374985654254</c:v>
                      </c:pt>
                      <c:pt idx="49">
                        <c:v>99.812702274657383</c:v>
                      </c:pt>
                      <c:pt idx="50">
                        <c:v>100.02524846787711</c:v>
                      </c:pt>
                      <c:pt idx="51">
                        <c:v>100.0027543783139</c:v>
                      </c:pt>
                      <c:pt idx="52">
                        <c:v>100.0495788096495</c:v>
                      </c:pt>
                      <c:pt idx="53">
                        <c:v>100.7377143250626</c:v>
                      </c:pt>
                      <c:pt idx="54">
                        <c:v>101.0769619207198</c:v>
                      </c:pt>
                      <c:pt idx="55">
                        <c:v>101.2605871416439</c:v>
                      </c:pt>
                      <c:pt idx="56">
                        <c:v>100.8047375306998</c:v>
                      </c:pt>
                      <c:pt idx="57">
                        <c:v>101.07512566851059</c:v>
                      </c:pt>
                      <c:pt idx="58">
                        <c:v>101.04069593958729</c:v>
                      </c:pt>
                      <c:pt idx="59">
                        <c:v>101.2082539536805</c:v>
                      </c:pt>
                      <c:pt idx="60">
                        <c:v>100.88140106043561</c:v>
                      </c:pt>
                      <c:pt idx="61">
                        <c:v>100.7064980375054</c:v>
                      </c:pt>
                      <c:pt idx="62">
                        <c:v>100.1707714554594</c:v>
                      </c:pt>
                      <c:pt idx="63">
                        <c:v>100.2850781554846</c:v>
                      </c:pt>
                      <c:pt idx="64">
                        <c:v>100.2345812197305</c:v>
                      </c:pt>
                      <c:pt idx="65">
                        <c:v>99.871003282300833</c:v>
                      </c:pt>
                      <c:pt idx="66">
                        <c:v>100.0766635297358</c:v>
                      </c:pt>
                      <c:pt idx="67">
                        <c:v>99.08738265200725</c:v>
                      </c:pt>
                      <c:pt idx="68">
                        <c:v>97.388849358459325</c:v>
                      </c:pt>
                      <c:pt idx="69">
                        <c:v>97.842862717194166</c:v>
                      </c:pt>
                      <c:pt idx="70">
                        <c:v>98.873918332682919</c:v>
                      </c:pt>
                      <c:pt idx="71">
                        <c:v>98.782105722220948</c:v>
                      </c:pt>
                      <c:pt idx="72">
                        <c:v>97.511419193426207</c:v>
                      </c:pt>
                      <c:pt idx="73">
                        <c:v>98.130236187940412</c:v>
                      </c:pt>
                      <c:pt idx="74">
                        <c:v>98.705901255537441</c:v>
                      </c:pt>
                      <c:pt idx="75">
                        <c:v>100.04498817912641</c:v>
                      </c:pt>
                      <c:pt idx="76">
                        <c:v>99.859067642940772</c:v>
                      </c:pt>
                      <c:pt idx="77">
                        <c:v>100.8382491335185</c:v>
                      </c:pt>
                      <c:pt idx="78">
                        <c:v>100.7804071889274</c:v>
                      </c:pt>
                      <c:pt idx="79">
                        <c:v>101.0820116142952</c:v>
                      </c:pt>
                      <c:pt idx="80">
                        <c:v>100.7771937475612</c:v>
                      </c:pt>
                      <c:pt idx="81">
                        <c:v>101.42263639910939</c:v>
                      </c:pt>
                      <c:pt idx="82">
                        <c:v>101.1908095576927</c:v>
                      </c:pt>
                      <c:pt idx="83">
                        <c:v>101.3739757155645</c:v>
                      </c:pt>
                      <c:pt idx="84">
                        <c:v>101.7118461220649</c:v>
                      </c:pt>
                      <c:pt idx="85">
                        <c:v>102.0382399522574</c:v>
                      </c:pt>
                      <c:pt idx="86">
                        <c:v>102.4353294925058</c:v>
                      </c:pt>
                      <c:pt idx="87">
                        <c:v>102.48353111299841</c:v>
                      </c:pt>
                      <c:pt idx="88">
                        <c:v>102.70663575642109</c:v>
                      </c:pt>
                      <c:pt idx="89">
                        <c:v>102.53310992264799</c:v>
                      </c:pt>
                      <c:pt idx="90">
                        <c:v>103.3842128216311</c:v>
                      </c:pt>
                      <c:pt idx="91">
                        <c:v>103.8148139646981</c:v>
                      </c:pt>
                      <c:pt idx="92">
                        <c:v>103.7142791562421</c:v>
                      </c:pt>
                      <c:pt idx="93">
                        <c:v>103.8111414602796</c:v>
                      </c:pt>
                      <c:pt idx="94">
                        <c:v>104.0553630041086</c:v>
                      </c:pt>
                      <c:pt idx="95">
                        <c:v>104.153602497303</c:v>
                      </c:pt>
                      <c:pt idx="96">
                        <c:v>104.0402139233824</c:v>
                      </c:pt>
                      <c:pt idx="97">
                        <c:v>104.2077719374756</c:v>
                      </c:pt>
                      <c:pt idx="98">
                        <c:v>104.1306493446875</c:v>
                      </c:pt>
                      <c:pt idx="99">
                        <c:v>103.9910941767852</c:v>
                      </c:pt>
                      <c:pt idx="100">
                        <c:v>104.7949135813805</c:v>
                      </c:pt>
                      <c:pt idx="101">
                        <c:v>104.9307962448643</c:v>
                      </c:pt>
                      <c:pt idx="102">
                        <c:v>104.889021507104</c:v>
                      </c:pt>
                      <c:pt idx="103">
                        <c:v>104.43317189615991</c:v>
                      </c:pt>
                      <c:pt idx="104">
                        <c:v>104.2238391443065</c:v>
                      </c:pt>
                      <c:pt idx="105">
                        <c:v>104.38588840177199</c:v>
                      </c:pt>
                      <c:pt idx="106">
                        <c:v>105.1552780774439</c:v>
                      </c:pt>
                      <c:pt idx="107">
                        <c:v>105.344871118048</c:v>
                      </c:pt>
                      <c:pt idx="108">
                        <c:v>105.7070718663208</c:v>
                      </c:pt>
                      <c:pt idx="109">
                        <c:v>105.66667431771759</c:v>
                      </c:pt>
                      <c:pt idx="110">
                        <c:v>105.2291872288659</c:v>
                      </c:pt>
                      <c:pt idx="111">
                        <c:v>104.501113227902</c:v>
                      </c:pt>
                      <c:pt idx="112">
                        <c:v>103.89055936832931</c:v>
                      </c:pt>
                      <c:pt idx="113">
                        <c:v>104.458420364037</c:v>
                      </c:pt>
                      <c:pt idx="114">
                        <c:v>104.6034842885671</c:v>
                      </c:pt>
                      <c:pt idx="115">
                        <c:v>105.41878026947001</c:v>
                      </c:pt>
                      <c:pt idx="116">
                        <c:v>105.2438772465398</c:v>
                      </c:pt>
                      <c:pt idx="117">
                        <c:v>105.1102898983176</c:v>
                      </c:pt>
                      <c:pt idx="118">
                        <c:v>105.3558886313035</c:v>
                      </c:pt>
                      <c:pt idx="119">
                        <c:v>106.01418504831641</c:v>
                      </c:pt>
                      <c:pt idx="120">
                        <c:v>106.4902334335621</c:v>
                      </c:pt>
                      <c:pt idx="121">
                        <c:v>107.3036931622558</c:v>
                      </c:pt>
                      <c:pt idx="122">
                        <c:v>107.26559092891409</c:v>
                      </c:pt>
                      <c:pt idx="123">
                        <c:v>107.1122638694425</c:v>
                      </c:pt>
                      <c:pt idx="124">
                        <c:v>107.45059333899511</c:v>
                      </c:pt>
                      <c:pt idx="125">
                        <c:v>107.87384947322511</c:v>
                      </c:pt>
                      <c:pt idx="126">
                        <c:v>107.9142470218285</c:v>
                      </c:pt>
                      <c:pt idx="127">
                        <c:v>107.96428489453029</c:v>
                      </c:pt>
                      <c:pt idx="128">
                        <c:v>107.935822985287</c:v>
                      </c:pt>
                      <c:pt idx="129">
                        <c:v>108.348520669314</c:v>
                      </c:pt>
                      <c:pt idx="130">
                        <c:v>108.5638212408475</c:v>
                      </c:pt>
                      <c:pt idx="131">
                        <c:v>108.029012784906</c:v>
                      </c:pt>
                      <c:pt idx="132">
                        <c:v>108.268643698212</c:v>
                      </c:pt>
                      <c:pt idx="133">
                        <c:v>108.26910276126431</c:v>
                      </c:pt>
                      <c:pt idx="134">
                        <c:v>109.0706268505979</c:v>
                      </c:pt>
                      <c:pt idx="135">
                        <c:v>108.48210801753621</c:v>
                      </c:pt>
                      <c:pt idx="136">
                        <c:v>108.5449996557027</c:v>
                      </c:pt>
                      <c:pt idx="137">
                        <c:v>108.4504326669268</c:v>
                      </c:pt>
                      <c:pt idx="138">
                        <c:v>108.6570110404664</c:v>
                      </c:pt>
                      <c:pt idx="139">
                        <c:v>109.2501205040512</c:v>
                      </c:pt>
                      <c:pt idx="140">
                        <c:v>109.1477494433861</c:v>
                      </c:pt>
                      <c:pt idx="141">
                        <c:v>109.6357334679918</c:v>
                      </c:pt>
                      <c:pt idx="142">
                        <c:v>109.6472100442996</c:v>
                      </c:pt>
                      <c:pt idx="143">
                        <c:v>109.81063649092199</c:v>
                      </c:pt>
                      <c:pt idx="144">
                        <c:v>110.45837445773169</c:v>
                      </c:pt>
                      <c:pt idx="145">
                        <c:v>110.8871393485895</c:v>
                      </c:pt>
                      <c:pt idx="146">
                        <c:v>110.86510432207869</c:v>
                      </c:pt>
                      <c:pt idx="147">
                        <c:v>110.6016021300526</c:v>
                      </c:pt>
                      <c:pt idx="148">
                        <c:v>110.6447540569697</c:v>
                      </c:pt>
                      <c:pt idx="149">
                        <c:v>110.4569972685748</c:v>
                      </c:pt>
                      <c:pt idx="150">
                        <c:v>109.95983198292291</c:v>
                      </c:pt>
                      <c:pt idx="151">
                        <c:v>108.15938669176209</c:v>
                      </c:pt>
                      <c:pt idx="152">
                        <c:v>108.91362728670801</c:v>
                      </c:pt>
                      <c:pt idx="153">
                        <c:v>108.95953359193901</c:v>
                      </c:pt>
                      <c:pt idx="154">
                        <c:v>108.89021507104</c:v>
                      </c:pt>
                      <c:pt idx="155">
                        <c:v>107.53138843620169</c:v>
                      </c:pt>
                      <c:pt idx="156">
                        <c:v>107.9463814354902</c:v>
                      </c:pt>
                      <c:pt idx="157">
                        <c:v>109.4084972570983</c:v>
                      </c:pt>
                      <c:pt idx="158">
                        <c:v>110.4028278284022</c:v>
                      </c:pt>
                      <c:pt idx="159">
                        <c:v>110.9316684646636</c:v>
                      </c:pt>
                      <c:pt idx="160">
                        <c:v>110.3931875043037</c:v>
                      </c:pt>
                      <c:pt idx="161">
                        <c:v>110.77650515298269</c:v>
                      </c:pt>
                      <c:pt idx="162">
                        <c:v>111.1511006036679</c:v>
                      </c:pt>
                      <c:pt idx="163">
                        <c:v>111.7795579222806</c:v>
                      </c:pt>
                      <c:pt idx="164">
                        <c:v>111.54727201781169</c:v>
                      </c:pt>
                      <c:pt idx="165">
                        <c:v>111.6147542865013</c:v>
                      </c:pt>
                      <c:pt idx="166">
                        <c:v>111.5839970619965</c:v>
                      </c:pt>
                      <c:pt idx="167">
                        <c:v>111.1607409277664</c:v>
                      </c:pt>
                      <c:pt idx="168">
                        <c:v>111.6087864668212</c:v>
                      </c:pt>
                      <c:pt idx="169">
                        <c:v>111.10289898317529</c:v>
                      </c:pt>
                      <c:pt idx="170">
                        <c:v>110.3036702091032</c:v>
                      </c:pt>
                      <c:pt idx="171">
                        <c:v>106.996120917208</c:v>
                      </c:pt>
                      <c:pt idx="172">
                        <c:v>104.18068721738931</c:v>
                      </c:pt>
                      <c:pt idx="173">
                        <c:v>103.6848991208942</c:v>
                      </c:pt>
                      <c:pt idx="174">
                        <c:v>99.949503064245903</c:v>
                      </c:pt>
                      <c:pt idx="175">
                        <c:v>98.290908256248983</c:v>
                      </c:pt>
                      <c:pt idx="176">
                        <c:v>101.56219156701169</c:v>
                      </c:pt>
                      <c:pt idx="177">
                        <c:v>100.05187412491109</c:v>
                      </c:pt>
                      <c:pt idx="178">
                        <c:v>102.9719742006564</c:v>
                      </c:pt>
                      <c:pt idx="179">
                        <c:v>100.6426882732343</c:v>
                      </c:pt>
                      <c:pt idx="180">
                        <c:v>98.66596276998645</c:v>
                      </c:pt>
                      <c:pt idx="181">
                        <c:v>91.593178323042679</c:v>
                      </c:pt>
                      <c:pt idx="182">
                        <c:v>94.197902081850941</c:v>
                      </c:pt>
                      <c:pt idx="183">
                        <c:v>90.529529230839856</c:v>
                      </c:pt>
                      <c:pt idx="184">
                        <c:v>81.553469369017861</c:v>
                      </c:pt>
                      <c:pt idx="185">
                        <c:v>86.379140174903</c:v>
                      </c:pt>
                      <c:pt idx="186">
                        <c:v>78.168797484334448</c:v>
                      </c:pt>
                      <c:pt idx="187">
                        <c:v>81.389124796290773</c:v>
                      </c:pt>
                      <c:pt idx="188">
                        <c:v>77.225881974889205</c:v>
                      </c:pt>
                      <c:pt idx="189">
                        <c:v>77.785938898707712</c:v>
                      </c:pt>
                      <c:pt idx="190">
                        <c:v>75.788555558105912</c:v>
                      </c:pt>
                      <c:pt idx="191">
                        <c:v>73.546950673675056</c:v>
                      </c:pt>
                      <c:pt idx="192">
                        <c:v>79.996786558633801</c:v>
                      </c:pt>
                      <c:pt idx="193">
                        <c:v>81.988202079555606</c:v>
                      </c:pt>
                      <c:pt idx="194">
                        <c:v>86.100029839098383</c:v>
                      </c:pt>
                      <c:pt idx="195">
                        <c:v>83.878623728969202</c:v>
                      </c:pt>
                      <c:pt idx="196">
                        <c:v>85.866825808524766</c:v>
                      </c:pt>
                      <c:pt idx="197">
                        <c:v>85.051988890674096</c:v>
                      </c:pt>
                      <c:pt idx="198">
                        <c:v>81.771524318865175</c:v>
                      </c:pt>
                      <c:pt idx="199">
                        <c:v>82.772281772901465</c:v>
                      </c:pt>
                      <c:pt idx="200">
                        <c:v>81.569077512796326</c:v>
                      </c:pt>
                      <c:pt idx="201">
                        <c:v>86.371795166066022</c:v>
                      </c:pt>
                      <c:pt idx="202">
                        <c:v>86.994284664998801</c:v>
                      </c:pt>
                      <c:pt idx="203">
                        <c:v>89.061904652604042</c:v>
                      </c:pt>
                      <c:pt idx="204">
                        <c:v>90.466178529621047</c:v>
                      </c:pt>
                      <c:pt idx="205">
                        <c:v>90.525397663369048</c:v>
                      </c:pt>
                      <c:pt idx="206">
                        <c:v>89.827162760805223</c:v>
                      </c:pt>
                      <c:pt idx="207">
                        <c:v>92.1252324006702</c:v>
                      </c:pt>
                      <c:pt idx="208">
                        <c:v>89.985539513852203</c:v>
                      </c:pt>
                      <c:pt idx="209">
                        <c:v>90.175132554456269</c:v>
                      </c:pt>
                      <c:pt idx="210">
                        <c:v>92.616429866642207</c:v>
                      </c:pt>
                      <c:pt idx="211">
                        <c:v>91.538549819817746</c:v>
                      </c:pt>
                      <c:pt idx="212">
                        <c:v>88.702458282645111</c:v>
                      </c:pt>
                      <c:pt idx="213">
                        <c:v>90.356003397066559</c:v>
                      </c:pt>
                      <c:pt idx="214">
                        <c:v>90.636490922028116</c:v>
                      </c:pt>
                      <c:pt idx="215">
                        <c:v>91.245667592443809</c:v>
                      </c:pt>
                      <c:pt idx="216">
                        <c:v>92.845043266692684</c:v>
                      </c:pt>
                      <c:pt idx="217">
                        <c:v>92.884522689191385</c:v>
                      </c:pt>
                      <c:pt idx="218">
                        <c:v>95.060940620194202</c:v>
                      </c:pt>
                      <c:pt idx="219">
                        <c:v>94.238758693506526</c:v>
                      </c:pt>
                      <c:pt idx="220">
                        <c:v>92.032501664103563</c:v>
                      </c:pt>
                      <c:pt idx="221">
                        <c:v>91.709321275277205</c:v>
                      </c:pt>
                      <c:pt idx="222">
                        <c:v>92.643973649780804</c:v>
                      </c:pt>
                      <c:pt idx="223">
                        <c:v>92.161498381802744</c:v>
                      </c:pt>
                      <c:pt idx="224">
                        <c:v>93.011683154681279</c:v>
                      </c:pt>
                      <c:pt idx="225">
                        <c:v>94.653751692794984</c:v>
                      </c:pt>
                      <c:pt idx="226">
                        <c:v>94.599123189570093</c:v>
                      </c:pt>
                      <c:pt idx="227">
                        <c:v>93.376179218215611</c:v>
                      </c:pt>
                      <c:pt idx="228">
                        <c:v>91.742832878095783</c:v>
                      </c:pt>
                      <c:pt idx="229">
                        <c:v>91.807560768471561</c:v>
                      </c:pt>
                      <c:pt idx="230">
                        <c:v>92.198682489039868</c:v>
                      </c:pt>
                      <c:pt idx="231">
                        <c:v>94.980145522987584</c:v>
                      </c:pt>
                      <c:pt idx="232">
                        <c:v>94.629880414074833</c:v>
                      </c:pt>
                      <c:pt idx="233">
                        <c:v>96.037367732458023</c:v>
                      </c:pt>
                      <c:pt idx="234">
                        <c:v>95.214267679665795</c:v>
                      </c:pt>
                      <c:pt idx="235">
                        <c:v>95.113273808157572</c:v>
                      </c:pt>
                      <c:pt idx="236">
                        <c:v>95.569123419101615</c:v>
                      </c:pt>
                      <c:pt idx="237">
                        <c:v>97.058323960796017</c:v>
                      </c:pt>
                      <c:pt idx="238">
                        <c:v>98.097183648174095</c:v>
                      </c:pt>
                      <c:pt idx="239">
                        <c:v>98.621892716964624</c:v>
                      </c:pt>
                      <c:pt idx="240">
                        <c:v>98.601234879610729</c:v>
                      </c:pt>
                      <c:pt idx="241">
                        <c:v>99.338031078568577</c:v>
                      </c:pt>
                      <c:pt idx="242">
                        <c:v>100.40122110771919</c:v>
                      </c:pt>
                      <c:pt idx="243">
                        <c:v>102.028599628159</c:v>
                      </c:pt>
                      <c:pt idx="244">
                        <c:v>101.8431381550256</c:v>
                      </c:pt>
                      <c:pt idx="245">
                        <c:v>104.0585764454748</c:v>
                      </c:pt>
                      <c:pt idx="246">
                        <c:v>105.03546262079099</c:v>
                      </c:pt>
                      <c:pt idx="247">
                        <c:v>104.44969816604311</c:v>
                      </c:pt>
                      <c:pt idx="248">
                        <c:v>104.0861202286134</c:v>
                      </c:pt>
                      <c:pt idx="249">
                        <c:v>98.902380241926238</c:v>
                      </c:pt>
                      <c:pt idx="250">
                        <c:v>99.362361420341102</c:v>
                      </c:pt>
                      <c:pt idx="251">
                        <c:v>99.682787430853551</c:v>
                      </c:pt>
                      <c:pt idx="252">
                        <c:v>101.8706819381642</c:v>
                      </c:pt>
                      <c:pt idx="253">
                        <c:v>101.815594371887</c:v>
                      </c:pt>
                      <c:pt idx="254">
                        <c:v>101.7118461220649</c:v>
                      </c:pt>
                      <c:pt idx="255">
                        <c:v>101.405651066174</c:v>
                      </c:pt>
                      <c:pt idx="256">
                        <c:v>101.8119218674685</c:v>
                      </c:pt>
                      <c:pt idx="257">
                        <c:v>102.6483347487777</c:v>
                      </c:pt>
                      <c:pt idx="258">
                        <c:v>100.08125416025899</c:v>
                      </c:pt>
                      <c:pt idx="259">
                        <c:v>100.6908898937269</c:v>
                      </c:pt>
                      <c:pt idx="260">
                        <c:v>99.028622581311566</c:v>
                      </c:pt>
                      <c:pt idx="261">
                        <c:v>99.91231895700875</c:v>
                      </c:pt>
                      <c:pt idx="262">
                        <c:v>101.0760437946152</c:v>
                      </c:pt>
                    </c:numCache>
                  </c:numRef>
                </c:val>
                <c:smooth val="0"/>
                <c:extLst xmlns:c16r2="http://schemas.microsoft.com/office/drawing/2015/06/chart">
                  <c:ext xmlns:c16="http://schemas.microsoft.com/office/drawing/2014/chart" uri="{C3380CC4-5D6E-409C-BE32-E72D297353CC}">
                    <c16:uniqueId val="{00000006-4DB3-4593-9D52-58418C715F9B}"/>
                  </c:ext>
                </c:extLst>
              </c15:ser>
            </c15:filteredLineSeries>
            <c15:filteredLineSeries>
              <c15:ser>
                <c:idx val="7"/>
                <c:order val="7"/>
                <c:tx>
                  <c:strRef>
                    <c:extLst xmlns:c15="http://schemas.microsoft.com/office/drawing/2012/chart" xmlns:c16r2="http://schemas.microsoft.com/office/drawing/2015/06/chart">
                      <c:ext xmlns:c15="http://schemas.microsoft.com/office/drawing/2012/chart" uri="{02D57815-91ED-43cb-92C2-25804820EDAC}">
                        <c15:formulaRef>
                          <c15:sqref>Index_Charts!$I$2</c15:sqref>
                        </c15:formulaRef>
                      </c:ext>
                    </c:extLst>
                    <c:strCache>
                      <c:ptCount val="1"/>
                      <c:pt idx="0">
                        <c:v>Bovespa</c:v>
                      </c:pt>
                    </c:strCache>
                  </c:strRef>
                </c:tx>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Index_Charts!$I$379:$I$641</c15:sqref>
                        </c15:formulaRef>
                      </c:ext>
                    </c:extLst>
                    <c:numCache>
                      <c:formatCode>0.00</c:formatCode>
                      <c:ptCount val="263"/>
                      <c:pt idx="0">
                        <c:v>100</c:v>
                      </c:pt>
                      <c:pt idx="1">
                        <c:v>100.3689316926685</c:v>
                      </c:pt>
                      <c:pt idx="2">
                        <c:v>99.641467724171804</c:v>
                      </c:pt>
                      <c:pt idx="3">
                        <c:v>101.0655935789048</c:v>
                      </c:pt>
                      <c:pt idx="4">
                        <c:v>102.64343271874429</c:v>
                      </c:pt>
                      <c:pt idx="5">
                        <c:v>103.0923904000507</c:v>
                      </c:pt>
                      <c:pt idx="6">
                        <c:v>103.5288687811487</c:v>
                      </c:pt>
                      <c:pt idx="7">
                        <c:v>103.5288687811487</c:v>
                      </c:pt>
                      <c:pt idx="8">
                        <c:v>104.8034411175114</c:v>
                      </c:pt>
                      <c:pt idx="9">
                        <c:v>104.13916598657779</c:v>
                      </c:pt>
                      <c:pt idx="10">
                        <c:v>102.910648210508</c:v>
                      </c:pt>
                      <c:pt idx="11">
                        <c:v>102.8083377572122</c:v>
                      </c:pt>
                      <c:pt idx="12">
                        <c:v>102.78129927342739</c:v>
                      </c:pt>
                      <c:pt idx="13">
                        <c:v>102.86063196760929</c:v>
                      </c:pt>
                      <c:pt idx="14">
                        <c:v>103.7134831905807</c:v>
                      </c:pt>
                      <c:pt idx="15">
                        <c:v>102.4608981926804</c:v>
                      </c:pt>
                      <c:pt idx="16">
                        <c:v>102.9537315088464</c:v>
                      </c:pt>
                      <c:pt idx="17">
                        <c:v>102.71088036510869</c:v>
                      </c:pt>
                      <c:pt idx="18">
                        <c:v>103.1221030195945</c:v>
                      </c:pt>
                      <c:pt idx="19">
                        <c:v>101.6712358072721</c:v>
                      </c:pt>
                      <c:pt idx="20">
                        <c:v>101.83396192030681</c:v>
                      </c:pt>
                      <c:pt idx="21">
                        <c:v>102.4913041066802</c:v>
                      </c:pt>
                      <c:pt idx="22">
                        <c:v>101.94677083250799</c:v>
                      </c:pt>
                      <c:pt idx="23">
                        <c:v>100.8368064084178</c:v>
                      </c:pt>
                      <c:pt idx="24">
                        <c:v>101.1476004088457</c:v>
                      </c:pt>
                      <c:pt idx="25">
                        <c:v>101.69015284171491</c:v>
                      </c:pt>
                      <c:pt idx="26">
                        <c:v>99.138928285621446</c:v>
                      </c:pt>
                      <c:pt idx="27">
                        <c:v>101.1850383094708</c:v>
                      </c:pt>
                      <c:pt idx="28">
                        <c:v>101.79781156652849</c:v>
                      </c:pt>
                      <c:pt idx="29">
                        <c:v>103.11784421079319</c:v>
                      </c:pt>
                      <c:pt idx="30">
                        <c:v>102.99998415326959</c:v>
                      </c:pt>
                      <c:pt idx="31">
                        <c:v>100.9389187775832</c:v>
                      </c:pt>
                      <c:pt idx="32">
                        <c:v>102.30995808539799</c:v>
                      </c:pt>
                      <c:pt idx="33">
                        <c:v>99.297593673985261</c:v>
                      </c:pt>
                      <c:pt idx="34">
                        <c:v>98.107999429517704</c:v>
                      </c:pt>
                      <c:pt idx="35">
                        <c:v>98.849725455395415</c:v>
                      </c:pt>
                      <c:pt idx="36">
                        <c:v>98.515854653788551</c:v>
                      </c:pt>
                      <c:pt idx="37">
                        <c:v>98.271815005269062</c:v>
                      </c:pt>
                      <c:pt idx="38">
                        <c:v>100.23245172689749</c:v>
                      </c:pt>
                      <c:pt idx="39">
                        <c:v>99.053256899270266</c:v>
                      </c:pt>
                      <c:pt idx="40">
                        <c:v>96.731908976380453</c:v>
                      </c:pt>
                      <c:pt idx="41">
                        <c:v>95.50586725193925</c:v>
                      </c:pt>
                      <c:pt idx="42">
                        <c:v>96.344357375464483</c:v>
                      </c:pt>
                      <c:pt idx="43">
                        <c:v>97.252870239047908</c:v>
                      </c:pt>
                      <c:pt idx="44">
                        <c:v>99.561441735533904</c:v>
                      </c:pt>
                      <c:pt idx="45">
                        <c:v>100.1657964170542</c:v>
                      </c:pt>
                      <c:pt idx="46">
                        <c:v>99.661771347526653</c:v>
                      </c:pt>
                      <c:pt idx="47">
                        <c:v>98.725922873963</c:v>
                      </c:pt>
                      <c:pt idx="48">
                        <c:v>100.231461306246</c:v>
                      </c:pt>
                      <c:pt idx="49">
                        <c:v>101.2635786671315</c:v>
                      </c:pt>
                      <c:pt idx="50">
                        <c:v>101.9493459262018</c:v>
                      </c:pt>
                      <c:pt idx="51">
                        <c:v>102.1921970699396</c:v>
                      </c:pt>
                      <c:pt idx="52">
                        <c:v>102.04452535080701</c:v>
                      </c:pt>
                      <c:pt idx="53">
                        <c:v>102.4546585425762</c:v>
                      </c:pt>
                      <c:pt idx="54">
                        <c:v>103.3710947713713</c:v>
                      </c:pt>
                      <c:pt idx="55">
                        <c:v>102.5097259307973</c:v>
                      </c:pt>
                      <c:pt idx="56">
                        <c:v>102.68720931153879</c:v>
                      </c:pt>
                      <c:pt idx="57">
                        <c:v>103.6147382516302</c:v>
                      </c:pt>
                      <c:pt idx="58">
                        <c:v>103.53055249625621</c:v>
                      </c:pt>
                      <c:pt idx="59">
                        <c:v>103.33969843672</c:v>
                      </c:pt>
                      <c:pt idx="60">
                        <c:v>103.8133175922478</c:v>
                      </c:pt>
                      <c:pt idx="61">
                        <c:v>103.6354380432457</c:v>
                      </c:pt>
                      <c:pt idx="62">
                        <c:v>102.88063846476879</c:v>
                      </c:pt>
                      <c:pt idx="63">
                        <c:v>103.48014008509701</c:v>
                      </c:pt>
                      <c:pt idx="64">
                        <c:v>104.3105087592802</c:v>
                      </c:pt>
                      <c:pt idx="65">
                        <c:v>104.07102504575749</c:v>
                      </c:pt>
                      <c:pt idx="66">
                        <c:v>103.74190826327759</c:v>
                      </c:pt>
                      <c:pt idx="67">
                        <c:v>103.056636214533</c:v>
                      </c:pt>
                      <c:pt idx="68">
                        <c:v>100.0635850058237</c:v>
                      </c:pt>
                      <c:pt idx="69">
                        <c:v>100.54354285352071</c:v>
                      </c:pt>
                      <c:pt idx="70">
                        <c:v>101.5689253539763</c:v>
                      </c:pt>
                      <c:pt idx="71">
                        <c:v>99.609378095064486</c:v>
                      </c:pt>
                      <c:pt idx="72">
                        <c:v>99.023643321791639</c:v>
                      </c:pt>
                      <c:pt idx="73">
                        <c:v>100.2789024554509</c:v>
                      </c:pt>
                      <c:pt idx="74">
                        <c:v>100.8417585116751</c:v>
                      </c:pt>
                      <c:pt idx="75">
                        <c:v>102.8372580402348</c:v>
                      </c:pt>
                      <c:pt idx="76">
                        <c:v>103.3024586202252</c:v>
                      </c:pt>
                      <c:pt idx="77">
                        <c:v>103.4886577026995</c:v>
                      </c:pt>
                      <c:pt idx="78">
                        <c:v>104.4129182546411</c:v>
                      </c:pt>
                      <c:pt idx="79">
                        <c:v>104.0098170494973</c:v>
                      </c:pt>
                      <c:pt idx="80">
                        <c:v>103.7256653645936</c:v>
                      </c:pt>
                      <c:pt idx="81">
                        <c:v>105.0066754351908</c:v>
                      </c:pt>
                      <c:pt idx="82">
                        <c:v>106.3524590163934</c:v>
                      </c:pt>
                      <c:pt idx="83">
                        <c:v>106.5134023722555</c:v>
                      </c:pt>
                      <c:pt idx="84">
                        <c:v>105.9612428590671</c:v>
                      </c:pt>
                      <c:pt idx="85">
                        <c:v>106.33532473912319</c:v>
                      </c:pt>
                      <c:pt idx="86">
                        <c:v>107.1507380614695</c:v>
                      </c:pt>
                      <c:pt idx="87">
                        <c:v>106.5259807145291</c:v>
                      </c:pt>
                      <c:pt idx="88">
                        <c:v>107.369026773051</c:v>
                      </c:pt>
                      <c:pt idx="89">
                        <c:v>106.1927041653131</c:v>
                      </c:pt>
                      <c:pt idx="90">
                        <c:v>107.1591566370069</c:v>
                      </c:pt>
                      <c:pt idx="91">
                        <c:v>107.7372651712636</c:v>
                      </c:pt>
                      <c:pt idx="92">
                        <c:v>107.67754280598049</c:v>
                      </c:pt>
                      <c:pt idx="93">
                        <c:v>107.322179876237</c:v>
                      </c:pt>
                      <c:pt idx="94">
                        <c:v>108.5308892392777</c:v>
                      </c:pt>
                      <c:pt idx="95">
                        <c:v>106.5979842958902</c:v>
                      </c:pt>
                      <c:pt idx="96">
                        <c:v>107.3293109049275</c:v>
                      </c:pt>
                      <c:pt idx="97">
                        <c:v>105.7284940059742</c:v>
                      </c:pt>
                      <c:pt idx="98">
                        <c:v>105.044014293751</c:v>
                      </c:pt>
                      <c:pt idx="99">
                        <c:v>105.53615431546081</c:v>
                      </c:pt>
                      <c:pt idx="100">
                        <c:v>105.53615431546081</c:v>
                      </c:pt>
                      <c:pt idx="101">
                        <c:v>105.2513093361012</c:v>
                      </c:pt>
                      <c:pt idx="102">
                        <c:v>104.8500899301952</c:v>
                      </c:pt>
                      <c:pt idx="103">
                        <c:v>104.8500899301952</c:v>
                      </c:pt>
                      <c:pt idx="104">
                        <c:v>106.4669516437021</c:v>
                      </c:pt>
                      <c:pt idx="105">
                        <c:v>107.6510985745866</c:v>
                      </c:pt>
                      <c:pt idx="106">
                        <c:v>107.385269671735</c:v>
                      </c:pt>
                      <c:pt idx="107">
                        <c:v>106.033840692819</c:v>
                      </c:pt>
                      <c:pt idx="108">
                        <c:v>106.6760294432251</c:v>
                      </c:pt>
                      <c:pt idx="109">
                        <c:v>107.25275138856971</c:v>
                      </c:pt>
                      <c:pt idx="110">
                        <c:v>107.19649549556689</c:v>
                      </c:pt>
                      <c:pt idx="111">
                        <c:v>107.88434263800519</c:v>
                      </c:pt>
                      <c:pt idx="112">
                        <c:v>107.9122725003764</c:v>
                      </c:pt>
                      <c:pt idx="113">
                        <c:v>109.24428923452371</c:v>
                      </c:pt>
                      <c:pt idx="114">
                        <c:v>109.5626104319027</c:v>
                      </c:pt>
                      <c:pt idx="115">
                        <c:v>110.0612872299123</c:v>
                      </c:pt>
                      <c:pt idx="116">
                        <c:v>109.9141107211055</c:v>
                      </c:pt>
                      <c:pt idx="117">
                        <c:v>109.6118343382801</c:v>
                      </c:pt>
                      <c:pt idx="118">
                        <c:v>109.90093812644101</c:v>
                      </c:pt>
                      <c:pt idx="119">
                        <c:v>111.1248999675142</c:v>
                      </c:pt>
                      <c:pt idx="120">
                        <c:v>111.4866015894271</c:v>
                      </c:pt>
                      <c:pt idx="121">
                        <c:v>110.8241092156661</c:v>
                      </c:pt>
                      <c:pt idx="122">
                        <c:v>111.53691495852119</c:v>
                      </c:pt>
                      <c:pt idx="123">
                        <c:v>113.2196396453502</c:v>
                      </c:pt>
                      <c:pt idx="124">
                        <c:v>114.0284171493317</c:v>
                      </c:pt>
                      <c:pt idx="125">
                        <c:v>114.01831485868679</c:v>
                      </c:pt>
                      <c:pt idx="126">
                        <c:v>114.7534050661997</c:v>
                      </c:pt>
                      <c:pt idx="127">
                        <c:v>114.7534050661997</c:v>
                      </c:pt>
                      <c:pt idx="128">
                        <c:v>114.7534050661997</c:v>
                      </c:pt>
                      <c:pt idx="129">
                        <c:v>116.0804696970897</c:v>
                      </c:pt>
                      <c:pt idx="130">
                        <c:v>115.41768019713329</c:v>
                      </c:pt>
                      <c:pt idx="131">
                        <c:v>114.5374933641816</c:v>
                      </c:pt>
                      <c:pt idx="132">
                        <c:v>114.5374933641816</c:v>
                      </c:pt>
                      <c:pt idx="133">
                        <c:v>114.5374933641816</c:v>
                      </c:pt>
                      <c:pt idx="134">
                        <c:v>117.4372469475236</c:v>
                      </c:pt>
                      <c:pt idx="135">
                        <c:v>116.57914649509939</c:v>
                      </c:pt>
                      <c:pt idx="136">
                        <c:v>115.7582858591701</c:v>
                      </c:pt>
                      <c:pt idx="137">
                        <c:v>115.54435499845491</c:v>
                      </c:pt>
                      <c:pt idx="138">
                        <c:v>115.1334294701646</c:v>
                      </c:pt>
                      <c:pt idx="139">
                        <c:v>114.836402316792</c:v>
                      </c:pt>
                      <c:pt idx="140">
                        <c:v>114.39695267373961</c:v>
                      </c:pt>
                      <c:pt idx="141">
                        <c:v>116.2014000586329</c:v>
                      </c:pt>
                      <c:pt idx="142">
                        <c:v>116.505558240696</c:v>
                      </c:pt>
                      <c:pt idx="143">
                        <c:v>115.2992258872188</c:v>
                      </c:pt>
                      <c:pt idx="144">
                        <c:v>115.5862497920117</c:v>
                      </c:pt>
                      <c:pt idx="145">
                        <c:v>117.34335506976529</c:v>
                      </c:pt>
                      <c:pt idx="146">
                        <c:v>117.7229833054695</c:v>
                      </c:pt>
                      <c:pt idx="147">
                        <c:v>115.9049671576512</c:v>
                      </c:pt>
                      <c:pt idx="148">
                        <c:v>117.25728751515339</c:v>
                      </c:pt>
                      <c:pt idx="149">
                        <c:v>118.3826034593413</c:v>
                      </c:pt>
                      <c:pt idx="150">
                        <c:v>117.24243120538149</c:v>
                      </c:pt>
                      <c:pt idx="151">
                        <c:v>113.385138936209</c:v>
                      </c:pt>
                      <c:pt idx="152">
                        <c:v>115.3632070613031</c:v>
                      </c:pt>
                      <c:pt idx="153">
                        <c:v>114.2794887844765</c:v>
                      </c:pt>
                      <c:pt idx="154">
                        <c:v>114.4213170217655</c:v>
                      </c:pt>
                      <c:pt idx="155">
                        <c:v>112.67084756237669</c:v>
                      </c:pt>
                      <c:pt idx="156">
                        <c:v>113.5311269402341</c:v>
                      </c:pt>
                      <c:pt idx="157">
                        <c:v>114.44974209446239</c:v>
                      </c:pt>
                      <c:pt idx="158">
                        <c:v>114.9168244736905</c:v>
                      </c:pt>
                      <c:pt idx="159">
                        <c:v>114.08655484157229</c:v>
                      </c:pt>
                      <c:pt idx="160">
                        <c:v>112.68045464269581</c:v>
                      </c:pt>
                      <c:pt idx="161">
                        <c:v>111.491949860945</c:v>
                      </c:pt>
                      <c:pt idx="162">
                        <c:v>114.2654248112258</c:v>
                      </c:pt>
                      <c:pt idx="163">
                        <c:v>115.5564381304027</c:v>
                      </c:pt>
                      <c:pt idx="164">
                        <c:v>114.5544295573216</c:v>
                      </c:pt>
                      <c:pt idx="165">
                        <c:v>113.2850074083465</c:v>
                      </c:pt>
                      <c:pt idx="166">
                        <c:v>114.2045139411611</c:v>
                      </c:pt>
                      <c:pt idx="167">
                        <c:v>113.875892369007</c:v>
                      </c:pt>
                      <c:pt idx="168">
                        <c:v>115.40143729844939</c:v>
                      </c:pt>
                      <c:pt idx="169">
                        <c:v>113.4885388522213</c:v>
                      </c:pt>
                      <c:pt idx="170">
                        <c:v>112.5924062467811</c:v>
                      </c:pt>
                      <c:pt idx="171">
                        <c:v>112.5924062467811</c:v>
                      </c:pt>
                      <c:pt idx="172">
                        <c:v>112.5924062467811</c:v>
                      </c:pt>
                      <c:pt idx="173">
                        <c:v>104.7055875571473</c:v>
                      </c:pt>
                      <c:pt idx="174">
                        <c:v>101.99698515953691</c:v>
                      </c:pt>
                      <c:pt idx="175">
                        <c:v>103.1737039355355</c:v>
                      </c:pt>
                      <c:pt idx="176">
                        <c:v>105.6039981300858</c:v>
                      </c:pt>
                      <c:pt idx="177">
                        <c:v>104.52612333510299</c:v>
                      </c:pt>
                      <c:pt idx="178">
                        <c:v>106.1970620161795</c:v>
                      </c:pt>
                      <c:pt idx="179">
                        <c:v>101.2538725447472</c:v>
                      </c:pt>
                      <c:pt idx="180">
                        <c:v>97.058054496905939</c:v>
                      </c:pt>
                      <c:pt idx="181">
                        <c:v>85.242732293259536</c:v>
                      </c:pt>
                      <c:pt idx="182">
                        <c:v>91.331145163974043</c:v>
                      </c:pt>
                      <c:pt idx="183">
                        <c:v>84.355216347487087</c:v>
                      </c:pt>
                      <c:pt idx="184">
                        <c:v>71.887206934529203</c:v>
                      </c:pt>
                      <c:pt idx="185">
                        <c:v>81.885899579269278</c:v>
                      </c:pt>
                      <c:pt idx="186">
                        <c:v>70.486355965105503</c:v>
                      </c:pt>
                      <c:pt idx="187">
                        <c:v>73.902415834053002</c:v>
                      </c:pt>
                      <c:pt idx="188">
                        <c:v>66.254189479355702</c:v>
                      </c:pt>
                      <c:pt idx="189">
                        <c:v>67.677225871372102</c:v>
                      </c:pt>
                      <c:pt idx="190">
                        <c:v>66.426918840970131</c:v>
                      </c:pt>
                      <c:pt idx="191">
                        <c:v>62.9606446449936</c:v>
                      </c:pt>
                      <c:pt idx="192">
                        <c:v>69.061338731786122</c:v>
                      </c:pt>
                      <c:pt idx="193">
                        <c:v>74.237574182506776</c:v>
                      </c:pt>
                      <c:pt idx="194">
                        <c:v>76.965291698690265</c:v>
                      </c:pt>
                      <c:pt idx="195">
                        <c:v>72.725399931859045</c:v>
                      </c:pt>
                      <c:pt idx="196">
                        <c:v>73.924502214580556</c:v>
                      </c:pt>
                      <c:pt idx="197">
                        <c:v>72.32031788541228</c:v>
                      </c:pt>
                      <c:pt idx="198">
                        <c:v>70.286885245901644</c:v>
                      </c:pt>
                      <c:pt idx="199">
                        <c:v>71.56135854019918</c:v>
                      </c:pt>
                      <c:pt idx="200">
                        <c:v>68.871475092901406</c:v>
                      </c:pt>
                      <c:pt idx="201">
                        <c:v>73.363428915528971</c:v>
                      </c:pt>
                      <c:pt idx="202">
                        <c:v>75.626639146178178</c:v>
                      </c:pt>
                      <c:pt idx="203">
                        <c:v>77.871427552710173</c:v>
                      </c:pt>
                      <c:pt idx="204">
                        <c:v>76.937758004579678</c:v>
                      </c:pt>
                      <c:pt idx="205">
                        <c:v>76.937758004579678</c:v>
                      </c:pt>
                      <c:pt idx="206">
                        <c:v>78.080604394298362</c:v>
                      </c:pt>
                      <c:pt idx="207">
                        <c:v>79.152833791567929</c:v>
                      </c:pt>
                      <c:pt idx="208">
                        <c:v>78.07634558549708</c:v>
                      </c:pt>
                      <c:pt idx="209">
                        <c:v>77.066512689269402</c:v>
                      </c:pt>
                      <c:pt idx="210">
                        <c:v>78.233624384948797</c:v>
                      </c:pt>
                      <c:pt idx="211">
                        <c:v>78.216292023548263</c:v>
                      </c:pt>
                      <c:pt idx="212">
                        <c:v>78.216292023548263</c:v>
                      </c:pt>
                      <c:pt idx="213">
                        <c:v>79.914269188409705</c:v>
                      </c:pt>
                      <c:pt idx="214">
                        <c:v>78.910081689895364</c:v>
                      </c:pt>
                      <c:pt idx="215">
                        <c:v>74.608981926803907</c:v>
                      </c:pt>
                      <c:pt idx="216">
                        <c:v>77.489125181247005</c:v>
                      </c:pt>
                      <c:pt idx="217">
                        <c:v>80.533282095571607</c:v>
                      </c:pt>
                      <c:pt idx="218">
                        <c:v>82.374077918373473</c:v>
                      </c:pt>
                      <c:pt idx="219">
                        <c:v>79.734705924300201</c:v>
                      </c:pt>
                      <c:pt idx="220">
                        <c:v>79.734705924300201</c:v>
                      </c:pt>
                      <c:pt idx="221">
                        <c:v>78.120617388617305</c:v>
                      </c:pt>
                      <c:pt idx="222">
                        <c:v>78.709521507974884</c:v>
                      </c:pt>
                      <c:pt idx="223">
                        <c:v>78.30632126076587</c:v>
                      </c:pt>
                      <c:pt idx="224">
                        <c:v>77.370274703071871</c:v>
                      </c:pt>
                      <c:pt idx="225">
                        <c:v>79.494528916321343</c:v>
                      </c:pt>
                      <c:pt idx="226">
                        <c:v>78.307212639352201</c:v>
                      </c:pt>
                      <c:pt idx="227">
                        <c:v>77.126036970422035</c:v>
                      </c:pt>
                      <c:pt idx="228">
                        <c:v>77.027192989406473</c:v>
                      </c:pt>
                      <c:pt idx="229">
                        <c:v>78.253928008303703</c:v>
                      </c:pt>
                      <c:pt idx="230">
                        <c:v>76.813658296951857</c:v>
                      </c:pt>
                      <c:pt idx="231">
                        <c:v>80.416511500764614</c:v>
                      </c:pt>
                      <c:pt idx="232">
                        <c:v>79.968940408370244</c:v>
                      </c:pt>
                      <c:pt idx="233">
                        <c:v>80.540512166327304</c:v>
                      </c:pt>
                      <c:pt idx="234">
                        <c:v>82.23175447075883</c:v>
                      </c:pt>
                      <c:pt idx="235">
                        <c:v>81.386034276477872</c:v>
                      </c:pt>
                      <c:pt idx="236">
                        <c:v>84.842899476265572</c:v>
                      </c:pt>
                      <c:pt idx="237">
                        <c:v>84.650163617491586</c:v>
                      </c:pt>
                      <c:pt idx="238">
                        <c:v>87.103831739416322</c:v>
                      </c:pt>
                      <c:pt idx="239">
                        <c:v>86.116184265781371</c:v>
                      </c:pt>
                      <c:pt idx="240">
                        <c:v>86.565340031218057</c:v>
                      </c:pt>
                      <c:pt idx="241">
                        <c:v>87.771177174369484</c:v>
                      </c:pt>
                      <c:pt idx="242">
                        <c:v>90.174234801004658</c:v>
                      </c:pt>
                      <c:pt idx="243">
                        <c:v>92.111200469063235</c:v>
                      </c:pt>
                      <c:pt idx="244">
                        <c:v>92.929783137494098</c:v>
                      </c:pt>
                      <c:pt idx="245">
                        <c:v>93.730538234198804</c:v>
                      </c:pt>
                      <c:pt idx="246">
                        <c:v>96.709327385527175</c:v>
                      </c:pt>
                      <c:pt idx="247">
                        <c:v>95.81983059845173</c:v>
                      </c:pt>
                      <c:pt idx="248">
                        <c:v>93.77896980405518</c:v>
                      </c:pt>
                      <c:pt idx="249">
                        <c:v>93.77896980405518</c:v>
                      </c:pt>
                      <c:pt idx="250">
                        <c:v>91.906381478341487</c:v>
                      </c:pt>
                      <c:pt idx="251">
                        <c:v>91.490602888858973</c:v>
                      </c:pt>
                      <c:pt idx="252">
                        <c:v>92.635232035750164</c:v>
                      </c:pt>
                      <c:pt idx="253">
                        <c:v>94.632019111156836</c:v>
                      </c:pt>
                      <c:pt idx="254">
                        <c:v>95.204383205635096</c:v>
                      </c:pt>
                      <c:pt idx="255">
                        <c:v>95.64700219477217</c:v>
                      </c:pt>
                      <c:pt idx="256">
                        <c:v>94.422743227503574</c:v>
                      </c:pt>
                      <c:pt idx="257">
                        <c:v>95.055820107916205</c:v>
                      </c:pt>
                      <c:pt idx="258">
                        <c:v>93.473325991014903</c:v>
                      </c:pt>
                      <c:pt idx="259">
                        <c:v>95.063644431062798</c:v>
                      </c:pt>
                      <c:pt idx="260">
                        <c:v>92.935626619337796</c:v>
                      </c:pt>
                      <c:pt idx="261">
                        <c:v>94.818317235696313</c:v>
                      </c:pt>
                      <c:pt idx="262">
                        <c:v>94.145227360964753</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7-4DB3-4593-9D52-58418C715F9B}"/>
                  </c:ext>
                </c:extLst>
              </c15:ser>
            </c15:filteredLineSeries>
            <c15:filteredLineSeries>
              <c15:ser>
                <c:idx val="8"/>
                <c:order val="8"/>
                <c:tx>
                  <c:strRef>
                    <c:extLst xmlns:c15="http://schemas.microsoft.com/office/drawing/2012/chart" xmlns:c16r2="http://schemas.microsoft.com/office/drawing/2015/06/chart">
                      <c:ext xmlns:c15="http://schemas.microsoft.com/office/drawing/2012/chart" uri="{02D57815-91ED-43cb-92C2-25804820EDAC}">
                        <c15:formulaRef>
                          <c15:sqref>Index_Charts!$J$2</c15:sqref>
                        </c15:formulaRef>
                      </c:ext>
                    </c:extLst>
                    <c:strCache>
                      <c:ptCount val="1"/>
                      <c:pt idx="0">
                        <c:v>Russian Traded</c:v>
                      </c:pt>
                    </c:strCache>
                  </c:strRef>
                </c:tx>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Index_Charts!$J$379:$J$641</c15:sqref>
                        </c15:formulaRef>
                      </c:ext>
                    </c:extLst>
                    <c:numCache>
                      <c:formatCode>0.00</c:formatCode>
                      <c:ptCount val="263"/>
                      <c:pt idx="0">
                        <c:v>100</c:v>
                      </c:pt>
                      <c:pt idx="1">
                        <c:v>101.8063449517232</c:v>
                      </c:pt>
                      <c:pt idx="2">
                        <c:v>101.0628723477104</c:v>
                      </c:pt>
                      <c:pt idx="3">
                        <c:v>101.23357757060541</c:v>
                      </c:pt>
                      <c:pt idx="4">
                        <c:v>102.0866145583675</c:v>
                      </c:pt>
                      <c:pt idx="5">
                        <c:v>101.16167594377001</c:v>
                      </c:pt>
                      <c:pt idx="6">
                        <c:v>100.97629691947991</c:v>
                      </c:pt>
                      <c:pt idx="7">
                        <c:v>100.7366248300285</c:v>
                      </c:pt>
                      <c:pt idx="8">
                        <c:v>101.60433561918551</c:v>
                      </c:pt>
                      <c:pt idx="9">
                        <c:v>101.0403725189047</c:v>
                      </c:pt>
                      <c:pt idx="10">
                        <c:v>99.720708646782001</c:v>
                      </c:pt>
                      <c:pt idx="11">
                        <c:v>99.467341009361874</c:v>
                      </c:pt>
                      <c:pt idx="12">
                        <c:v>99.311798714574962</c:v>
                      </c:pt>
                      <c:pt idx="13">
                        <c:v>98.039091006916252</c:v>
                      </c:pt>
                      <c:pt idx="14">
                        <c:v>97.334748539956706</c:v>
                      </c:pt>
                      <c:pt idx="15">
                        <c:v>97.353335355057055</c:v>
                      </c:pt>
                      <c:pt idx="16">
                        <c:v>96.849534840495778</c:v>
                      </c:pt>
                      <c:pt idx="17">
                        <c:v>97.100945971063268</c:v>
                      </c:pt>
                      <c:pt idx="18">
                        <c:v>96.623558299012942</c:v>
                      </c:pt>
                      <c:pt idx="19">
                        <c:v>97.376324310575853</c:v>
                      </c:pt>
                      <c:pt idx="20">
                        <c:v>97.671267718615169</c:v>
                      </c:pt>
                      <c:pt idx="21">
                        <c:v>97.977950167770473</c:v>
                      </c:pt>
                      <c:pt idx="22">
                        <c:v>98.240611212740774</c:v>
                      </c:pt>
                      <c:pt idx="23">
                        <c:v>98.669575340187606</c:v>
                      </c:pt>
                      <c:pt idx="24">
                        <c:v>97.222738522641592</c:v>
                      </c:pt>
                      <c:pt idx="25">
                        <c:v>92.806902556176183</c:v>
                      </c:pt>
                      <c:pt idx="26">
                        <c:v>92.374514541737199</c:v>
                      </c:pt>
                      <c:pt idx="27">
                        <c:v>93.695645793999375</c:v>
                      </c:pt>
                      <c:pt idx="28">
                        <c:v>92.948749302994401</c:v>
                      </c:pt>
                      <c:pt idx="29">
                        <c:v>94.311945452588944</c:v>
                      </c:pt>
                      <c:pt idx="30">
                        <c:v>93.208964714398903</c:v>
                      </c:pt>
                      <c:pt idx="31">
                        <c:v>93.249073104878562</c:v>
                      </c:pt>
                      <c:pt idx="32">
                        <c:v>93.604179098637303</c:v>
                      </c:pt>
                      <c:pt idx="33">
                        <c:v>90.620995275035952</c:v>
                      </c:pt>
                      <c:pt idx="34">
                        <c:v>89.637361454858478</c:v>
                      </c:pt>
                      <c:pt idx="35">
                        <c:v>89.091985169678054</c:v>
                      </c:pt>
                      <c:pt idx="36">
                        <c:v>89.891707345704944</c:v>
                      </c:pt>
                      <c:pt idx="37">
                        <c:v>91.171262827348073</c:v>
                      </c:pt>
                      <c:pt idx="38">
                        <c:v>92.260548017569391</c:v>
                      </c:pt>
                      <c:pt idx="39">
                        <c:v>92.672881836768553</c:v>
                      </c:pt>
                      <c:pt idx="40">
                        <c:v>92.170059575633644</c:v>
                      </c:pt>
                      <c:pt idx="41">
                        <c:v>91.324359488569101</c:v>
                      </c:pt>
                      <c:pt idx="42">
                        <c:v>90.365671130763076</c:v>
                      </c:pt>
                      <c:pt idx="43">
                        <c:v>90.79072224450465</c:v>
                      </c:pt>
                      <c:pt idx="44">
                        <c:v>92.208700585973801</c:v>
                      </c:pt>
                      <c:pt idx="45">
                        <c:v>93.163965056787589</c:v>
                      </c:pt>
                      <c:pt idx="46">
                        <c:v>94.171566085910214</c:v>
                      </c:pt>
                      <c:pt idx="47">
                        <c:v>92.983477299629214</c:v>
                      </c:pt>
                      <c:pt idx="48">
                        <c:v>95.021668313393249</c:v>
                      </c:pt>
                      <c:pt idx="49">
                        <c:v>96.059595198732183</c:v>
                      </c:pt>
                      <c:pt idx="50">
                        <c:v>96.110464376901476</c:v>
                      </c:pt>
                      <c:pt idx="51">
                        <c:v>96.135409839272953</c:v>
                      </c:pt>
                      <c:pt idx="52">
                        <c:v>96.159377048218076</c:v>
                      </c:pt>
                      <c:pt idx="53">
                        <c:v>96.930729874881379</c:v>
                      </c:pt>
                      <c:pt idx="54">
                        <c:v>96.782524480792006</c:v>
                      </c:pt>
                      <c:pt idx="55">
                        <c:v>97.174314978038211</c:v>
                      </c:pt>
                      <c:pt idx="56">
                        <c:v>99.636578852117381</c:v>
                      </c:pt>
                      <c:pt idx="57">
                        <c:v>98.640716864110829</c:v>
                      </c:pt>
                      <c:pt idx="58">
                        <c:v>98.887236727546608</c:v>
                      </c:pt>
                      <c:pt idx="59">
                        <c:v>98.454848713107609</c:v>
                      </c:pt>
                      <c:pt idx="60">
                        <c:v>98.7101728573804</c:v>
                      </c:pt>
                      <c:pt idx="61">
                        <c:v>98.404468661651507</c:v>
                      </c:pt>
                      <c:pt idx="62">
                        <c:v>97.337194173522576</c:v>
                      </c:pt>
                      <c:pt idx="63">
                        <c:v>96.984533813329648</c:v>
                      </c:pt>
                      <c:pt idx="64">
                        <c:v>97.266270800113475</c:v>
                      </c:pt>
                      <c:pt idx="65">
                        <c:v>96.783502734218331</c:v>
                      </c:pt>
                      <c:pt idx="66">
                        <c:v>95.365035266036003</c:v>
                      </c:pt>
                      <c:pt idx="67">
                        <c:v>95.284818485076755</c:v>
                      </c:pt>
                      <c:pt idx="68">
                        <c:v>94.211185349676697</c:v>
                      </c:pt>
                      <c:pt idx="69">
                        <c:v>93.64135272883793</c:v>
                      </c:pt>
                      <c:pt idx="70">
                        <c:v>93.994013089030901</c:v>
                      </c:pt>
                      <c:pt idx="71">
                        <c:v>94.854876104203527</c:v>
                      </c:pt>
                      <c:pt idx="72">
                        <c:v>93.672656838480492</c:v>
                      </c:pt>
                      <c:pt idx="73">
                        <c:v>94.227326531211176</c:v>
                      </c:pt>
                      <c:pt idx="74">
                        <c:v>95.159602046506123</c:v>
                      </c:pt>
                      <c:pt idx="75">
                        <c:v>96.705731586824811</c:v>
                      </c:pt>
                      <c:pt idx="76">
                        <c:v>95.869814034023648</c:v>
                      </c:pt>
                      <c:pt idx="77">
                        <c:v>96.781546227365666</c:v>
                      </c:pt>
                      <c:pt idx="78">
                        <c:v>98.00289563014195</c:v>
                      </c:pt>
                      <c:pt idx="79">
                        <c:v>98.545337155043356</c:v>
                      </c:pt>
                      <c:pt idx="80">
                        <c:v>98.548761042035551</c:v>
                      </c:pt>
                      <c:pt idx="81">
                        <c:v>99.248212241863399</c:v>
                      </c:pt>
                      <c:pt idx="82">
                        <c:v>101.2448274850083</c:v>
                      </c:pt>
                      <c:pt idx="83">
                        <c:v>101.4052610469268</c:v>
                      </c:pt>
                      <c:pt idx="84">
                        <c:v>103.1935083102628</c:v>
                      </c:pt>
                      <c:pt idx="85">
                        <c:v>103.3818220948319</c:v>
                      </c:pt>
                      <c:pt idx="86">
                        <c:v>102.6373712373927</c:v>
                      </c:pt>
                      <c:pt idx="87">
                        <c:v>103.5451904170294</c:v>
                      </c:pt>
                      <c:pt idx="88">
                        <c:v>104.4148577130391</c:v>
                      </c:pt>
                      <c:pt idx="89">
                        <c:v>103.6077986363147</c:v>
                      </c:pt>
                      <c:pt idx="90">
                        <c:v>105.9507155923813</c:v>
                      </c:pt>
                      <c:pt idx="91">
                        <c:v>105.9507155923813</c:v>
                      </c:pt>
                      <c:pt idx="92">
                        <c:v>106.4471792062452</c:v>
                      </c:pt>
                      <c:pt idx="93">
                        <c:v>107.02875086819989</c:v>
                      </c:pt>
                      <c:pt idx="94">
                        <c:v>108.5748804085186</c:v>
                      </c:pt>
                      <c:pt idx="95">
                        <c:v>106.9558709879381</c:v>
                      </c:pt>
                      <c:pt idx="96">
                        <c:v>106.11750780157109</c:v>
                      </c:pt>
                      <c:pt idx="97">
                        <c:v>105.21506901577921</c:v>
                      </c:pt>
                      <c:pt idx="98">
                        <c:v>104.1164904180077</c:v>
                      </c:pt>
                      <c:pt idx="99">
                        <c:v>104.1678487228901</c:v>
                      </c:pt>
                      <c:pt idx="100">
                        <c:v>105.15197166978071</c:v>
                      </c:pt>
                      <c:pt idx="101">
                        <c:v>103.7946450407443</c:v>
                      </c:pt>
                      <c:pt idx="102">
                        <c:v>104.3639885348698</c:v>
                      </c:pt>
                      <c:pt idx="103">
                        <c:v>104.132142472829</c:v>
                      </c:pt>
                      <c:pt idx="104">
                        <c:v>104.8922453850895</c:v>
                      </c:pt>
                      <c:pt idx="105">
                        <c:v>104.7254531758997</c:v>
                      </c:pt>
                      <c:pt idx="106">
                        <c:v>104.55621533314419</c:v>
                      </c:pt>
                      <c:pt idx="107">
                        <c:v>103.4507889613884</c:v>
                      </c:pt>
                      <c:pt idx="108">
                        <c:v>103.2433992350058</c:v>
                      </c:pt>
                      <c:pt idx="109">
                        <c:v>103.4693757764886</c:v>
                      </c:pt>
                      <c:pt idx="110">
                        <c:v>103.1661172143255</c:v>
                      </c:pt>
                      <c:pt idx="111">
                        <c:v>102.89171712823919</c:v>
                      </c:pt>
                      <c:pt idx="112">
                        <c:v>101.3900981188187</c:v>
                      </c:pt>
                      <c:pt idx="113">
                        <c:v>102.6681862203223</c:v>
                      </c:pt>
                      <c:pt idx="114">
                        <c:v>102.7806853643505</c:v>
                      </c:pt>
                      <c:pt idx="115">
                        <c:v>104.26763057237611</c:v>
                      </c:pt>
                      <c:pt idx="116">
                        <c:v>104.8090938438512</c:v>
                      </c:pt>
                      <c:pt idx="117">
                        <c:v>104.4843137063088</c:v>
                      </c:pt>
                      <c:pt idx="118">
                        <c:v>105.0306682449155</c:v>
                      </c:pt>
                      <c:pt idx="119">
                        <c:v>107.2684229576514</c:v>
                      </c:pt>
                      <c:pt idx="120">
                        <c:v>107.5340187629007</c:v>
                      </c:pt>
                      <c:pt idx="121">
                        <c:v>108.7592811793823</c:v>
                      </c:pt>
                      <c:pt idx="122">
                        <c:v>109.1094959060094</c:v>
                      </c:pt>
                      <c:pt idx="123">
                        <c:v>109.36628743042171</c:v>
                      </c:pt>
                      <c:pt idx="124">
                        <c:v>109.03417039218181</c:v>
                      </c:pt>
                      <c:pt idx="125">
                        <c:v>109.5565577218434</c:v>
                      </c:pt>
                      <c:pt idx="126">
                        <c:v>109.85688152372749</c:v>
                      </c:pt>
                      <c:pt idx="127">
                        <c:v>110.08970583919471</c:v>
                      </c:pt>
                      <c:pt idx="128">
                        <c:v>110.4942136309833</c:v>
                      </c:pt>
                      <c:pt idx="129">
                        <c:v>109.5868835780597</c:v>
                      </c:pt>
                      <c:pt idx="130">
                        <c:v>110.4614421412011</c:v>
                      </c:pt>
                      <c:pt idx="131">
                        <c:v>110.5612239906871</c:v>
                      </c:pt>
                      <c:pt idx="132">
                        <c:v>110.5612239906871</c:v>
                      </c:pt>
                      <c:pt idx="133">
                        <c:v>110.5612239906871</c:v>
                      </c:pt>
                      <c:pt idx="134">
                        <c:v>110.5612239906871</c:v>
                      </c:pt>
                      <c:pt idx="135">
                        <c:v>111.9532786163583</c:v>
                      </c:pt>
                      <c:pt idx="136">
                        <c:v>112.2790370073271</c:v>
                      </c:pt>
                      <c:pt idx="137">
                        <c:v>112.2790370073271</c:v>
                      </c:pt>
                      <c:pt idx="138">
                        <c:v>114.0907623528951</c:v>
                      </c:pt>
                      <c:pt idx="139">
                        <c:v>114.75059428895651</c:v>
                      </c:pt>
                      <c:pt idx="140">
                        <c:v>115.36738307425919</c:v>
                      </c:pt>
                      <c:pt idx="141">
                        <c:v>115.75966269821861</c:v>
                      </c:pt>
                      <c:pt idx="142">
                        <c:v>114.36076029856299</c:v>
                      </c:pt>
                      <c:pt idx="143">
                        <c:v>114.22918521272121</c:v>
                      </c:pt>
                      <c:pt idx="144">
                        <c:v>115.2084168924801</c:v>
                      </c:pt>
                      <c:pt idx="145">
                        <c:v>116.7912309362864</c:v>
                      </c:pt>
                      <c:pt idx="146">
                        <c:v>117.33416158790099</c:v>
                      </c:pt>
                      <c:pt idx="147">
                        <c:v>116.7760680081782</c:v>
                      </c:pt>
                      <c:pt idx="148">
                        <c:v>114.97705995715251</c:v>
                      </c:pt>
                      <c:pt idx="149">
                        <c:v>113.4084305880281</c:v>
                      </c:pt>
                      <c:pt idx="150">
                        <c:v>113.6368527630768</c:v>
                      </c:pt>
                      <c:pt idx="151">
                        <c:v>109.2498752726881</c:v>
                      </c:pt>
                      <c:pt idx="152">
                        <c:v>111.3457832386058</c:v>
                      </c:pt>
                      <c:pt idx="153">
                        <c:v>111.1687193684396</c:v>
                      </c:pt>
                      <c:pt idx="154">
                        <c:v>108.5333046378995</c:v>
                      </c:pt>
                      <c:pt idx="155">
                        <c:v>106.62473220312449</c:v>
                      </c:pt>
                      <c:pt idx="156">
                        <c:v>107.16913023487869</c:v>
                      </c:pt>
                      <c:pt idx="157">
                        <c:v>108.78960703559861</c:v>
                      </c:pt>
                      <c:pt idx="158">
                        <c:v>109.55411208827761</c:v>
                      </c:pt>
                      <c:pt idx="159">
                        <c:v>107.7282020680277</c:v>
                      </c:pt>
                      <c:pt idx="160">
                        <c:v>105.8577815168797</c:v>
                      </c:pt>
                      <c:pt idx="161">
                        <c:v>104.5077917885407</c:v>
                      </c:pt>
                      <c:pt idx="162">
                        <c:v>107.3011944474336</c:v>
                      </c:pt>
                      <c:pt idx="163">
                        <c:v>108.7040098607945</c:v>
                      </c:pt>
                      <c:pt idx="164">
                        <c:v>107.3999980434931</c:v>
                      </c:pt>
                      <c:pt idx="165">
                        <c:v>106.8272306623754</c:v>
                      </c:pt>
                      <c:pt idx="166">
                        <c:v>107.6225506979838</c:v>
                      </c:pt>
                      <c:pt idx="167">
                        <c:v>105.599522612328</c:v>
                      </c:pt>
                      <c:pt idx="168">
                        <c:v>107.7575496708177</c:v>
                      </c:pt>
                      <c:pt idx="169">
                        <c:v>107.30804222141791</c:v>
                      </c:pt>
                      <c:pt idx="170">
                        <c:v>106.23978947986269</c:v>
                      </c:pt>
                      <c:pt idx="171">
                        <c:v>106.23978947986269</c:v>
                      </c:pt>
                      <c:pt idx="172">
                        <c:v>100.6950490594093</c:v>
                      </c:pt>
                      <c:pt idx="173">
                        <c:v>101.9863435821684</c:v>
                      </c:pt>
                      <c:pt idx="174">
                        <c:v>96.634319086702604</c:v>
                      </c:pt>
                      <c:pt idx="175">
                        <c:v>90.792189624644166</c:v>
                      </c:pt>
                      <c:pt idx="176">
                        <c:v>90.186650753744246</c:v>
                      </c:pt>
                      <c:pt idx="177">
                        <c:v>94.420531582911849</c:v>
                      </c:pt>
                      <c:pt idx="178">
                        <c:v>93.892274732692215</c:v>
                      </c:pt>
                      <c:pt idx="179">
                        <c:v>91.970495876661744</c:v>
                      </c:pt>
                      <c:pt idx="180">
                        <c:v>87.054283282627196</c:v>
                      </c:pt>
                      <c:pt idx="181">
                        <c:v>87.054283282627196</c:v>
                      </c:pt>
                      <c:pt idx="182">
                        <c:v>73.60427692397991</c:v>
                      </c:pt>
                      <c:pt idx="183">
                        <c:v>72.997270672940573</c:v>
                      </c:pt>
                      <c:pt idx="184">
                        <c:v>64.360760298562909</c:v>
                      </c:pt>
                      <c:pt idx="185">
                        <c:v>66.556939240679682</c:v>
                      </c:pt>
                      <c:pt idx="186">
                        <c:v>65.080265693630594</c:v>
                      </c:pt>
                      <c:pt idx="187">
                        <c:v>62.337243086193887</c:v>
                      </c:pt>
                      <c:pt idx="188">
                        <c:v>54.797843929448348</c:v>
                      </c:pt>
                      <c:pt idx="189">
                        <c:v>60.528941627618053</c:v>
                      </c:pt>
                      <c:pt idx="190">
                        <c:v>62.314254130675103</c:v>
                      </c:pt>
                      <c:pt idx="191">
                        <c:v>59.529166625906107</c:v>
                      </c:pt>
                      <c:pt idx="192">
                        <c:v>65.36982870782505</c:v>
                      </c:pt>
                      <c:pt idx="193">
                        <c:v>66.489928880975896</c:v>
                      </c:pt>
                      <c:pt idx="194">
                        <c:v>68.976649090713437</c:v>
                      </c:pt>
                      <c:pt idx="195">
                        <c:v>64.132338123514188</c:v>
                      </c:pt>
                      <c:pt idx="196">
                        <c:v>64.161685726304256</c:v>
                      </c:pt>
                      <c:pt idx="197">
                        <c:v>67.674104653551524</c:v>
                      </c:pt>
                      <c:pt idx="198">
                        <c:v>66.201833246920955</c:v>
                      </c:pt>
                      <c:pt idx="199">
                        <c:v>69.763653972198071</c:v>
                      </c:pt>
                      <c:pt idx="200">
                        <c:v>71.408097981863193</c:v>
                      </c:pt>
                      <c:pt idx="201">
                        <c:v>73.144986940316755</c:v>
                      </c:pt>
                      <c:pt idx="202">
                        <c:v>74.172642164679132</c:v>
                      </c:pt>
                      <c:pt idx="203">
                        <c:v>75.229644991831563</c:v>
                      </c:pt>
                      <c:pt idx="204">
                        <c:v>78.847715289122803</c:v>
                      </c:pt>
                      <c:pt idx="205">
                        <c:v>77.363704841376233</c:v>
                      </c:pt>
                      <c:pt idx="206">
                        <c:v>76.010291226045027</c:v>
                      </c:pt>
                      <c:pt idx="207">
                        <c:v>76.363929839664252</c:v>
                      </c:pt>
                      <c:pt idx="208">
                        <c:v>69.989141386967717</c:v>
                      </c:pt>
                      <c:pt idx="209">
                        <c:v>70.881797638496195</c:v>
                      </c:pt>
                      <c:pt idx="210">
                        <c:v>71.871300979231677</c:v>
                      </c:pt>
                      <c:pt idx="211">
                        <c:v>70.931688563239206</c:v>
                      </c:pt>
                      <c:pt idx="212">
                        <c:v>67.431986930534208</c:v>
                      </c:pt>
                      <c:pt idx="213">
                        <c:v>71.007992330493096</c:v>
                      </c:pt>
                      <c:pt idx="214">
                        <c:v>73.549983858818464</c:v>
                      </c:pt>
                      <c:pt idx="215">
                        <c:v>72.234722127114253</c:v>
                      </c:pt>
                      <c:pt idx="216">
                        <c:v>72.145211938604788</c:v>
                      </c:pt>
                      <c:pt idx="217">
                        <c:v>73.563679406787116</c:v>
                      </c:pt>
                      <c:pt idx="218">
                        <c:v>76.501863572777197</c:v>
                      </c:pt>
                      <c:pt idx="219">
                        <c:v>75.234536258963246</c:v>
                      </c:pt>
                      <c:pt idx="220">
                        <c:v>75.234536258963246</c:v>
                      </c:pt>
                      <c:pt idx="221">
                        <c:v>73.125910998503244</c:v>
                      </c:pt>
                      <c:pt idx="222">
                        <c:v>75.492795163515055</c:v>
                      </c:pt>
                      <c:pt idx="223">
                        <c:v>74.159924870136848</c:v>
                      </c:pt>
                      <c:pt idx="224">
                        <c:v>74.576171703041354</c:v>
                      </c:pt>
                      <c:pt idx="225">
                        <c:v>75.494262543654557</c:v>
                      </c:pt>
                      <c:pt idx="226">
                        <c:v>75.494262543654557</c:v>
                      </c:pt>
                      <c:pt idx="227">
                        <c:v>75.842031636715774</c:v>
                      </c:pt>
                      <c:pt idx="228">
                        <c:v>73.989219647241853</c:v>
                      </c:pt>
                      <c:pt idx="229">
                        <c:v>73.362648327675728</c:v>
                      </c:pt>
                      <c:pt idx="230">
                        <c:v>73.565635913639753</c:v>
                      </c:pt>
                      <c:pt idx="231">
                        <c:v>78.173698678379608</c:v>
                      </c:pt>
                      <c:pt idx="232">
                        <c:v>79.323146454320451</c:v>
                      </c:pt>
                      <c:pt idx="233">
                        <c:v>82.777848429414107</c:v>
                      </c:pt>
                      <c:pt idx="234">
                        <c:v>81.32563121802329</c:v>
                      </c:pt>
                      <c:pt idx="235">
                        <c:v>79.791240718820603</c:v>
                      </c:pt>
                      <c:pt idx="236">
                        <c:v>81.309490036488782</c:v>
                      </c:pt>
                      <c:pt idx="237">
                        <c:v>82.561165295481473</c:v>
                      </c:pt>
                      <c:pt idx="238">
                        <c:v>81.423456560656575</c:v>
                      </c:pt>
                      <c:pt idx="239">
                        <c:v>83.535016581395567</c:v>
                      </c:pt>
                      <c:pt idx="240">
                        <c:v>82.073505962454576</c:v>
                      </c:pt>
                      <c:pt idx="241">
                        <c:v>84.093599287831495</c:v>
                      </c:pt>
                      <c:pt idx="242">
                        <c:v>86.606732340079972</c:v>
                      </c:pt>
                      <c:pt idx="243">
                        <c:v>88.288839106658912</c:v>
                      </c:pt>
                      <c:pt idx="244">
                        <c:v>85.072830967590406</c:v>
                      </c:pt>
                      <c:pt idx="245">
                        <c:v>87.195151776019074</c:v>
                      </c:pt>
                      <c:pt idx="246">
                        <c:v>87.130097923167952</c:v>
                      </c:pt>
                      <c:pt idx="247">
                        <c:v>87.040098607945353</c:v>
                      </c:pt>
                      <c:pt idx="248">
                        <c:v>85.941520010173861</c:v>
                      </c:pt>
                      <c:pt idx="249">
                        <c:v>83.485614783365804</c:v>
                      </c:pt>
                      <c:pt idx="250">
                        <c:v>83.485614783365804</c:v>
                      </c:pt>
                      <c:pt idx="251">
                        <c:v>81.679758958355706</c:v>
                      </c:pt>
                      <c:pt idx="252">
                        <c:v>83.056650655918915</c:v>
                      </c:pt>
                      <c:pt idx="253">
                        <c:v>82.866869491210394</c:v>
                      </c:pt>
                      <c:pt idx="254">
                        <c:v>82.309265038200806</c:v>
                      </c:pt>
                      <c:pt idx="255">
                        <c:v>83.675885074787416</c:v>
                      </c:pt>
                      <c:pt idx="256">
                        <c:v>83.707678311143269</c:v>
                      </c:pt>
                      <c:pt idx="257">
                        <c:v>85.336470265987103</c:v>
                      </c:pt>
                      <c:pt idx="258">
                        <c:v>85.336470265987103</c:v>
                      </c:pt>
                      <c:pt idx="259">
                        <c:v>83.24643182062745</c:v>
                      </c:pt>
                      <c:pt idx="260">
                        <c:v>82.428122829500211</c:v>
                      </c:pt>
                      <c:pt idx="261">
                        <c:v>82.116549113213253</c:v>
                      </c:pt>
                      <c:pt idx="262">
                        <c:v>79.646459211723382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8-4DB3-4593-9D52-58418C715F9B}"/>
                  </c:ext>
                </c:extLst>
              </c15:ser>
            </c15:filteredLineSeries>
            <c15:filteredLineSeries>
              <c15:ser>
                <c:idx val="9"/>
                <c:order val="9"/>
                <c:tx>
                  <c:strRef>
                    <c:extLst xmlns:c15="http://schemas.microsoft.com/office/drawing/2012/chart" xmlns:c16r2="http://schemas.microsoft.com/office/drawing/2015/06/chart">
                      <c:ext xmlns:c15="http://schemas.microsoft.com/office/drawing/2012/chart" uri="{02D57815-91ED-43cb-92C2-25804820EDAC}">
                        <c15:formulaRef>
                          <c15:sqref>Index_Charts!$K$2</c15:sqref>
                        </c15:formulaRef>
                      </c:ext>
                    </c:extLst>
                    <c:strCache>
                      <c:ptCount val="1"/>
                      <c:pt idx="0">
                        <c:v>S&amp;P CNX Sensex</c:v>
                      </c:pt>
                    </c:strCache>
                  </c:strRef>
                </c:tx>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Index_Charts!$K$379:$K$641</c15:sqref>
                        </c15:formulaRef>
                      </c:ext>
                    </c:extLst>
                    <c:numCache>
                      <c:formatCode>0.00</c:formatCode>
                      <c:ptCount val="263"/>
                      <c:pt idx="0">
                        <c:v>100</c:v>
                      </c:pt>
                      <c:pt idx="1">
                        <c:v>100.740862208666</c:v>
                      </c:pt>
                      <c:pt idx="2">
                        <c:v>101.0708055715194</c:v>
                      </c:pt>
                      <c:pt idx="3">
                        <c:v>101.128605312804</c:v>
                      </c:pt>
                      <c:pt idx="4">
                        <c:v>101.30327374485459</c:v>
                      </c:pt>
                      <c:pt idx="5">
                        <c:v>100.3014369467521</c:v>
                      </c:pt>
                      <c:pt idx="6">
                        <c:v>98.288929661497093</c:v>
                      </c:pt>
                      <c:pt idx="7">
                        <c:v>98.314948429532564</c:v>
                      </c:pt>
                      <c:pt idx="8">
                        <c:v>97.873822428634924</c:v>
                      </c:pt>
                      <c:pt idx="9">
                        <c:v>98.549218878507332</c:v>
                      </c:pt>
                      <c:pt idx="10">
                        <c:v>98.328681262222474</c:v>
                      </c:pt>
                      <c:pt idx="11">
                        <c:v>98.736046325083805</c:v>
                      </c:pt>
                      <c:pt idx="12">
                        <c:v>99.330873438620074</c:v>
                      </c:pt>
                      <c:pt idx="13">
                        <c:v>99.545623465527299</c:v>
                      </c:pt>
                      <c:pt idx="14">
                        <c:v>98.737950137379073</c:v>
                      </c:pt>
                      <c:pt idx="15">
                        <c:v>97.315294669528654</c:v>
                      </c:pt>
                      <c:pt idx="16">
                        <c:v>96.538843863022947</c:v>
                      </c:pt>
                      <c:pt idx="17">
                        <c:v>96.41600989373174</c:v>
                      </c:pt>
                      <c:pt idx="18">
                        <c:v>96.073095223106478</c:v>
                      </c:pt>
                      <c:pt idx="19">
                        <c:v>96.030779821823458</c:v>
                      </c:pt>
                      <c:pt idx="20">
                        <c:v>96.162295175181171</c:v>
                      </c:pt>
                      <c:pt idx="21">
                        <c:v>95.663699427130197</c:v>
                      </c:pt>
                      <c:pt idx="22">
                        <c:v>94.929767095219063</c:v>
                      </c:pt>
                      <c:pt idx="23">
                        <c:v>95.142689462322807</c:v>
                      </c:pt>
                      <c:pt idx="24">
                        <c:v>93.9679103553174</c:v>
                      </c:pt>
                      <c:pt idx="25">
                        <c:v>94.221498153048202</c:v>
                      </c:pt>
                      <c:pt idx="26">
                        <c:v>93.159475502251013</c:v>
                      </c:pt>
                      <c:pt idx="27">
                        <c:v>93.862642227470516</c:v>
                      </c:pt>
                      <c:pt idx="28">
                        <c:v>93.135766693133874</c:v>
                      </c:pt>
                      <c:pt idx="29">
                        <c:v>94.752382557627072</c:v>
                      </c:pt>
                      <c:pt idx="30">
                        <c:v>95.398536450644045</c:v>
                      </c:pt>
                      <c:pt idx="31">
                        <c:v>95.398536450644045</c:v>
                      </c:pt>
                      <c:pt idx="32">
                        <c:v>93.815199225072305</c:v>
                      </c:pt>
                      <c:pt idx="33">
                        <c:v>94.712199426114822</c:v>
                      </c:pt>
                      <c:pt idx="34">
                        <c:v>94.712199426114822</c:v>
                      </c:pt>
                      <c:pt idx="35">
                        <c:v>94.810689982190496</c:v>
                      </c:pt>
                      <c:pt idx="36">
                        <c:v>94.943093781285995</c:v>
                      </c:pt>
                      <c:pt idx="37">
                        <c:v>94.754032528283005</c:v>
                      </c:pt>
                      <c:pt idx="38">
                        <c:v>94.074650764672597</c:v>
                      </c:pt>
                      <c:pt idx="39">
                        <c:v>92.583483438356083</c:v>
                      </c:pt>
                      <c:pt idx="40">
                        <c:v>93.162826211890746</c:v>
                      </c:pt>
                      <c:pt idx="41">
                        <c:v>95.175688875440883</c:v>
                      </c:pt>
                      <c:pt idx="42">
                        <c:v>95.549216847774204</c:v>
                      </c:pt>
                      <c:pt idx="43">
                        <c:v>95.068364630315202</c:v>
                      </c:pt>
                      <c:pt idx="44">
                        <c:v>94.096379609002653</c:v>
                      </c:pt>
                      <c:pt idx="45">
                        <c:v>94.766166158644907</c:v>
                      </c:pt>
                      <c:pt idx="46">
                        <c:v>94.766166158644907</c:v>
                      </c:pt>
                      <c:pt idx="47">
                        <c:v>92.811890145461405</c:v>
                      </c:pt>
                      <c:pt idx="48">
                        <c:v>93.222682070454198</c:v>
                      </c:pt>
                      <c:pt idx="49">
                        <c:v>93.0187964657121</c:v>
                      </c:pt>
                      <c:pt idx="50">
                        <c:v>93.875131236127515</c:v>
                      </c:pt>
                      <c:pt idx="51">
                        <c:v>94.290619231448744</c:v>
                      </c:pt>
                      <c:pt idx="52">
                        <c:v>94.290619231448744</c:v>
                      </c:pt>
                      <c:pt idx="53">
                        <c:v>94.608860494727182</c:v>
                      </c:pt>
                      <c:pt idx="54">
                        <c:v>94.186112628520007</c:v>
                      </c:pt>
                      <c:pt idx="55">
                        <c:v>94.898671494396183</c:v>
                      </c:pt>
                      <c:pt idx="56">
                        <c:v>94.23441869249217</c:v>
                      </c:pt>
                      <c:pt idx="57">
                        <c:v>92.604196916128657</c:v>
                      </c:pt>
                      <c:pt idx="58">
                        <c:v>92.814352409363295</c:v>
                      </c:pt>
                      <c:pt idx="59">
                        <c:v>91.620255953601784</c:v>
                      </c:pt>
                      <c:pt idx="60">
                        <c:v>96.496934608363006</c:v>
                      </c:pt>
                      <c:pt idx="61">
                        <c:v>99.226772982314316</c:v>
                      </c:pt>
                      <c:pt idx="62">
                        <c:v>99.244821122873574</c:v>
                      </c:pt>
                      <c:pt idx="63">
                        <c:v>97.966423858677203</c:v>
                      </c:pt>
                      <c:pt idx="64">
                        <c:v>98.972195202189894</c:v>
                      </c:pt>
                      <c:pt idx="65">
                        <c:v>98.547848133654682</c:v>
                      </c:pt>
                      <c:pt idx="66">
                        <c:v>98.153784372696322</c:v>
                      </c:pt>
                      <c:pt idx="67">
                        <c:v>97.23508071148764</c:v>
                      </c:pt>
                      <c:pt idx="68">
                        <c:v>97.23508071148764</c:v>
                      </c:pt>
                      <c:pt idx="69">
                        <c:v>96.731103520681998</c:v>
                      </c:pt>
                      <c:pt idx="70">
                        <c:v>95.630547709028406</c:v>
                      </c:pt>
                      <c:pt idx="71">
                        <c:v>95.271793320106482</c:v>
                      </c:pt>
                      <c:pt idx="72">
                        <c:v>95.271793320106482</c:v>
                      </c:pt>
                      <c:pt idx="73">
                        <c:v>96.911534157946363</c:v>
                      </c:pt>
                      <c:pt idx="74">
                        <c:v>96.156228360000256</c:v>
                      </c:pt>
                      <c:pt idx="75">
                        <c:v>96.782404915998711</c:v>
                      </c:pt>
                      <c:pt idx="76">
                        <c:v>97.004237124644348</c:v>
                      </c:pt>
                      <c:pt idx="77">
                        <c:v>97.744490113375832</c:v>
                      </c:pt>
                      <c:pt idx="78">
                        <c:v>97.980308996350743</c:v>
                      </c:pt>
                      <c:pt idx="79">
                        <c:v>99.130389311845448</c:v>
                      </c:pt>
                      <c:pt idx="80">
                        <c:v>99.755652037942212</c:v>
                      </c:pt>
                      <c:pt idx="81">
                        <c:v>99.755652037942212</c:v>
                      </c:pt>
                      <c:pt idx="82">
                        <c:v>98.906450217593019</c:v>
                      </c:pt>
                      <c:pt idx="83">
                        <c:v>99.14757439083084</c:v>
                      </c:pt>
                      <c:pt idx="84">
                        <c:v>99.049997664656914</c:v>
                      </c:pt>
                      <c:pt idx="85">
                        <c:v>99.145619810207677</c:v>
                      </c:pt>
                      <c:pt idx="86">
                        <c:v>99.633351136093552</c:v>
                      </c:pt>
                      <c:pt idx="87">
                        <c:v>101.10979564732661</c:v>
                      </c:pt>
                      <c:pt idx="88">
                        <c:v>101.668323406433</c:v>
                      </c:pt>
                      <c:pt idx="89">
                        <c:v>101.8642383836989</c:v>
                      </c:pt>
                      <c:pt idx="90">
                        <c:v>101.9555706055443</c:v>
                      </c:pt>
                      <c:pt idx="91">
                        <c:v>102.303155962334</c:v>
                      </c:pt>
                      <c:pt idx="92">
                        <c:v>102.16676684950031</c:v>
                      </c:pt>
                      <c:pt idx="93">
                        <c:v>102.72915300152511</c:v>
                      </c:pt>
                      <c:pt idx="94">
                        <c:v>103.1961200813106</c:v>
                      </c:pt>
                      <c:pt idx="95">
                        <c:v>102.35811267725759</c:v>
                      </c:pt>
                      <c:pt idx="96">
                        <c:v>102.4126124772304</c:v>
                      </c:pt>
                      <c:pt idx="97">
                        <c:v>102.4126124772304</c:v>
                      </c:pt>
                      <c:pt idx="98">
                        <c:v>101.8312643547447</c:v>
                      </c:pt>
                      <c:pt idx="99">
                        <c:v>102.2638612765595</c:v>
                      </c:pt>
                      <c:pt idx="100">
                        <c:v>102.44208349156131</c:v>
                      </c:pt>
                      <c:pt idx="101">
                        <c:v>102.2580483030179</c:v>
                      </c:pt>
                      <c:pt idx="102">
                        <c:v>102.72894992821359</c:v>
                      </c:pt>
                      <c:pt idx="103">
                        <c:v>103.19078940688379</c:v>
                      </c:pt>
                      <c:pt idx="104">
                        <c:v>102.9966767052574</c:v>
                      </c:pt>
                      <c:pt idx="105">
                        <c:v>102.4489879841522</c:v>
                      </c:pt>
                      <c:pt idx="106">
                        <c:v>103.79389175786351</c:v>
                      </c:pt>
                      <c:pt idx="107">
                        <c:v>103.6214571322393</c:v>
                      </c:pt>
                      <c:pt idx="108">
                        <c:v>104.12738890366811</c:v>
                      </c:pt>
                      <c:pt idx="109">
                        <c:v>104.4054978037621</c:v>
                      </c:pt>
                      <c:pt idx="110">
                        <c:v>103.5516760655764</c:v>
                      </c:pt>
                      <c:pt idx="111">
                        <c:v>103.5728972266278</c:v>
                      </c:pt>
                      <c:pt idx="112">
                        <c:v>103.2512291012178</c:v>
                      </c:pt>
                      <c:pt idx="113">
                        <c:v>103.69504582349271</c:v>
                      </c:pt>
                      <c:pt idx="114">
                        <c:v>103.515579784458</c:v>
                      </c:pt>
                      <c:pt idx="115">
                        <c:v>102.6666318057482</c:v>
                      </c:pt>
                      <c:pt idx="116">
                        <c:v>102.77395605087391</c:v>
                      </c:pt>
                      <c:pt idx="117">
                        <c:v>102.1455710726129</c:v>
                      </c:pt>
                      <c:pt idx="118">
                        <c:v>102.5839301996414</c:v>
                      </c:pt>
                      <c:pt idx="119">
                        <c:v>103.01327794847219</c:v>
                      </c:pt>
                      <c:pt idx="120">
                        <c:v>104.0997201649767</c:v>
                      </c:pt>
                      <c:pt idx="121">
                        <c:v>103.91951798518799</c:v>
                      </c:pt>
                      <c:pt idx="122">
                        <c:v>104.96902624316409</c:v>
                      </c:pt>
                      <c:pt idx="123">
                        <c:v>105.49295538682421</c:v>
                      </c:pt>
                      <c:pt idx="124">
                        <c:v>105.7857617178377</c:v>
                      </c:pt>
                      <c:pt idx="125">
                        <c:v>105.8051044507578</c:v>
                      </c:pt>
                      <c:pt idx="126">
                        <c:v>105.7064108213707</c:v>
                      </c:pt>
                      <c:pt idx="127">
                        <c:v>105.245942087553</c:v>
                      </c:pt>
                      <c:pt idx="128">
                        <c:v>105.245942087553</c:v>
                      </c:pt>
                      <c:pt idx="129">
                        <c:v>104.49076321042661</c:v>
                      </c:pt>
                      <c:pt idx="130">
                        <c:v>105.53501694646781</c:v>
                      </c:pt>
                      <c:pt idx="131">
                        <c:v>105.4915084894798</c:v>
                      </c:pt>
                      <c:pt idx="132">
                        <c:v>104.719169917532</c:v>
                      </c:pt>
                      <c:pt idx="133">
                        <c:v>104.8518783265946</c:v>
                      </c:pt>
                      <c:pt idx="134">
                        <c:v>105.6657453907435</c:v>
                      </c:pt>
                      <c:pt idx="135">
                        <c:v>105.2544457824719</c:v>
                      </c:pt>
                      <c:pt idx="136">
                        <c:v>103.2542244325624</c:v>
                      </c:pt>
                      <c:pt idx="137">
                        <c:v>103.743732649924</c:v>
                      </c:pt>
                      <c:pt idx="138">
                        <c:v>103.6124203698777</c:v>
                      </c:pt>
                      <c:pt idx="139">
                        <c:v>105.22332479748511</c:v>
                      </c:pt>
                      <c:pt idx="140">
                        <c:v>105.59741122142511</c:v>
                      </c:pt>
                      <c:pt idx="141">
                        <c:v>106.25732333129579</c:v>
                      </c:pt>
                      <c:pt idx="142">
                        <c:v>106.4932437509265</c:v>
                      </c:pt>
                      <c:pt idx="143">
                        <c:v>106.2904242810697</c:v>
                      </c:pt>
                      <c:pt idx="144">
                        <c:v>106.44229773390489</c:v>
                      </c:pt>
                      <c:pt idx="145">
                        <c:v>106.47481484790831</c:v>
                      </c:pt>
                      <c:pt idx="146">
                        <c:v>105.417665956587</c:v>
                      </c:pt>
                      <c:pt idx="147">
                        <c:v>104.8970367542387</c:v>
                      </c:pt>
                      <c:pt idx="148">
                        <c:v>104.3679546252993</c:v>
                      </c:pt>
                      <c:pt idx="149">
                        <c:v>105.0559162363205</c:v>
                      </c:pt>
                      <c:pt idx="150">
                        <c:v>105.6316036902483</c:v>
                      </c:pt>
                      <c:pt idx="151">
                        <c:v>104.468831292785</c:v>
                      </c:pt>
                      <c:pt idx="152">
                        <c:v>103.9909490225066</c:v>
                      </c:pt>
                      <c:pt idx="153">
                        <c:v>104.5793539425668</c:v>
                      </c:pt>
                      <c:pt idx="154">
                        <c:v>103.8563114169846</c:v>
                      </c:pt>
                      <c:pt idx="155">
                        <c:v>103.37317462477129</c:v>
                      </c:pt>
                      <c:pt idx="156">
                        <c:v>101.2125253587798</c:v>
                      </c:pt>
                      <c:pt idx="157">
                        <c:v>103.5404308809523</c:v>
                      </c:pt>
                      <c:pt idx="158">
                        <c:v>104.4372026245195</c:v>
                      </c:pt>
                      <c:pt idx="159">
                        <c:v>104.85190371075861</c:v>
                      </c:pt>
                      <c:pt idx="160">
                        <c:v>104.4351465072406</c:v>
                      </c:pt>
                      <c:pt idx="161">
                        <c:v>104.0233392156903</c:v>
                      </c:pt>
                      <c:pt idx="162">
                        <c:v>104.6237254611287</c:v>
                      </c:pt>
                      <c:pt idx="163">
                        <c:v>105.51156197899</c:v>
                      </c:pt>
                      <c:pt idx="164">
                        <c:v>105.2422106154543</c:v>
                      </c:pt>
                      <c:pt idx="165">
                        <c:v>104.72932358310671</c:v>
                      </c:pt>
                      <c:pt idx="166">
                        <c:v>104.2164365507592</c:v>
                      </c:pt>
                      <c:pt idx="167">
                        <c:v>103.8069646022911</c:v>
                      </c:pt>
                      <c:pt idx="168">
                        <c:v>104.8949806369597</c:v>
                      </c:pt>
                      <c:pt idx="169">
                        <c:v>104.5069075386905</c:v>
                      </c:pt>
                      <c:pt idx="170">
                        <c:v>104.5069075386905</c:v>
                      </c:pt>
                      <c:pt idx="171">
                        <c:v>102.4586847347761</c:v>
                      </c:pt>
                      <c:pt idx="172">
                        <c:v>102.25045843800071</c:v>
                      </c:pt>
                      <c:pt idx="173">
                        <c:v>101.2547899917349</c:v>
                      </c:pt>
                      <c:pt idx="174">
                        <c:v>100.89103492251741</c:v>
                      </c:pt>
                      <c:pt idx="175">
                        <c:v>97.2144687703708</c:v>
                      </c:pt>
                      <c:pt idx="176">
                        <c:v>96.825405689708035</c:v>
                      </c:pt>
                      <c:pt idx="177">
                        <c:v>98.043033265439163</c:v>
                      </c:pt>
                      <c:pt idx="178">
                        <c:v>97.499253705580301</c:v>
                      </c:pt>
                      <c:pt idx="179">
                        <c:v>97.654427099727272</c:v>
                      </c:pt>
                      <c:pt idx="180">
                        <c:v>95.385108227921322</c:v>
                      </c:pt>
                      <c:pt idx="181">
                        <c:v>90.456341268761406</c:v>
                      </c:pt>
                      <c:pt idx="182">
                        <c:v>90.456341268761406</c:v>
                      </c:pt>
                      <c:pt idx="183">
                        <c:v>90.614865372548152</c:v>
                      </c:pt>
                      <c:pt idx="184">
                        <c:v>83.204567931068794</c:v>
                      </c:pt>
                      <c:pt idx="185">
                        <c:v>86.568832714298154</c:v>
                      </c:pt>
                      <c:pt idx="186">
                        <c:v>79.681068287462452</c:v>
                      </c:pt>
                      <c:pt idx="187">
                        <c:v>77.622463360497747</c:v>
                      </c:pt>
                      <c:pt idx="188">
                        <c:v>73.282837462152173</c:v>
                      </c:pt>
                      <c:pt idx="189">
                        <c:v>71.807306780820952</c:v>
                      </c:pt>
                      <c:pt idx="190">
                        <c:v>75.939163297342006</c:v>
                      </c:pt>
                      <c:pt idx="191">
                        <c:v>65.951205544713702</c:v>
                      </c:pt>
                      <c:pt idx="192">
                        <c:v>67.709795038106677</c:v>
                      </c:pt>
                      <c:pt idx="193">
                        <c:v>72.435691759081948</c:v>
                      </c:pt>
                      <c:pt idx="194">
                        <c:v>76.01737190643189</c:v>
                      </c:pt>
                      <c:pt idx="195">
                        <c:v>75.684382443906046</c:v>
                      </c:pt>
                      <c:pt idx="196">
                        <c:v>72.193374530139081</c:v>
                      </c:pt>
                      <c:pt idx="197">
                        <c:v>74.803298113651977</c:v>
                      </c:pt>
                      <c:pt idx="198">
                        <c:v>71.749126277077295</c:v>
                      </c:pt>
                      <c:pt idx="199">
                        <c:v>71.749126277077295</c:v>
                      </c:pt>
                      <c:pt idx="200">
                        <c:v>70.037319797820217</c:v>
                      </c:pt>
                      <c:pt idx="201">
                        <c:v>70.037319797820217</c:v>
                      </c:pt>
                      <c:pt idx="202">
                        <c:v>76.323098776889381</c:v>
                      </c:pt>
                      <c:pt idx="203">
                        <c:v>75.88331813668043</c:v>
                      </c:pt>
                      <c:pt idx="204">
                        <c:v>79.096090229533772</c:v>
                      </c:pt>
                      <c:pt idx="205">
                        <c:v>79.096090229533772</c:v>
                      </c:pt>
                      <c:pt idx="206">
                        <c:v>77.904049891051173</c:v>
                      </c:pt>
                      <c:pt idx="207">
                        <c:v>77.904049891051173</c:v>
                      </c:pt>
                      <c:pt idx="208">
                        <c:v>77.116607741560784</c:v>
                      </c:pt>
                      <c:pt idx="209">
                        <c:v>77.682166914077655</c:v>
                      </c:pt>
                      <c:pt idx="210">
                        <c:v>80.185324704071405</c:v>
                      </c:pt>
                      <c:pt idx="211">
                        <c:v>80.335802027890054</c:v>
                      </c:pt>
                      <c:pt idx="212">
                        <c:v>77.76872691310291</c:v>
                      </c:pt>
                      <c:pt idx="213">
                        <c:v>79.654364147000678</c:v>
                      </c:pt>
                      <c:pt idx="214">
                        <c:v>80.881764625847595</c:v>
                      </c:pt>
                      <c:pt idx="215">
                        <c:v>79.521528817118252</c:v>
                      </c:pt>
                      <c:pt idx="216">
                        <c:v>80.577154658603305</c:v>
                      </c:pt>
                      <c:pt idx="217">
                        <c:v>81.520024043880085</c:v>
                      </c:pt>
                      <c:pt idx="218">
                        <c:v>83.057390548561912</c:v>
                      </c:pt>
                      <c:pt idx="219">
                        <c:v>85.589359364624201</c:v>
                      </c:pt>
                      <c:pt idx="220">
                        <c:v>85.589359364624201</c:v>
                      </c:pt>
                      <c:pt idx="221">
                        <c:v>80.506764372005904</c:v>
                      </c:pt>
                      <c:pt idx="222">
                        <c:v>79.842105423478912</c:v>
                      </c:pt>
                      <c:pt idx="223">
                        <c:v>80.43162724675237</c:v>
                      </c:pt>
                      <c:pt idx="224">
                        <c:v>79.816391265410729</c:v>
                      </c:pt>
                      <c:pt idx="225">
                        <c:v>80.32234842100344</c:v>
                      </c:pt>
                      <c:pt idx="226">
                        <c:v>80.115518253244588</c:v>
                      </c:pt>
                      <c:pt idx="227">
                        <c:v>79.632965296801771</c:v>
                      </c:pt>
                      <c:pt idx="228">
                        <c:v>81.251180363623078</c:v>
                      </c:pt>
                      <c:pt idx="229">
                        <c:v>79.002854195393084</c:v>
                      </c:pt>
                      <c:pt idx="230">
                        <c:v>78.938987638927529</c:v>
                      </c:pt>
                      <c:pt idx="231">
                        <c:v>76.226055118158186</c:v>
                      </c:pt>
                      <c:pt idx="232">
                        <c:v>76.650452955021251</c:v>
                      </c:pt>
                      <c:pt idx="233">
                        <c:v>78.230464855117376</c:v>
                      </c:pt>
                      <c:pt idx="234">
                        <c:v>78.520580464753579</c:v>
                      </c:pt>
                      <c:pt idx="235">
                        <c:v>77.859805293308938</c:v>
                      </c:pt>
                      <c:pt idx="236">
                        <c:v>77.859805293308938</c:v>
                      </c:pt>
                      <c:pt idx="237">
                        <c:v>77.699148919751465</c:v>
                      </c:pt>
                      <c:pt idx="238">
                        <c:v>80.227208574567513</c:v>
                      </c:pt>
                      <c:pt idx="239">
                        <c:v>81.738505542886017</c:v>
                      </c:pt>
                      <c:pt idx="240">
                        <c:v>82.305866991042436</c:v>
                      </c:pt>
                      <c:pt idx="241">
                        <c:v>84.538201135992082</c:v>
                      </c:pt>
                      <c:pt idx="242">
                        <c:v>85.863279877668603</c:v>
                      </c:pt>
                      <c:pt idx="243">
                        <c:v>86.584215517644012</c:v>
                      </c:pt>
                      <c:pt idx="244">
                        <c:v>86.257165949479415</c:v>
                      </c:pt>
                      <c:pt idx="245">
                        <c:v>87.03529211080486</c:v>
                      </c:pt>
                      <c:pt idx="246">
                        <c:v>87.246843733056082</c:v>
                      </c:pt>
                      <c:pt idx="247">
                        <c:v>86.196218571866638</c:v>
                      </c:pt>
                      <c:pt idx="248">
                        <c:v>86.933273155942061</c:v>
                      </c:pt>
                      <c:pt idx="249">
                        <c:v>85.134348226053035</c:v>
                      </c:pt>
                      <c:pt idx="250">
                        <c:v>85.749964969853806</c:v>
                      </c:pt>
                      <c:pt idx="251">
                        <c:v>84.348530663054646</c:v>
                      </c:pt>
                      <c:pt idx="252">
                        <c:v>85.304041361972097</c:v>
                      </c:pt>
                      <c:pt idx="253">
                        <c:v>85.057053446864856</c:v>
                      </c:pt>
                      <c:pt idx="254">
                        <c:v>86.834274916587617</c:v>
                      </c:pt>
                      <c:pt idx="255">
                        <c:v>88.163592813641614</c:v>
                      </c:pt>
                      <c:pt idx="256">
                        <c:v>88.61946701378659</c:v>
                      </c:pt>
                      <c:pt idx="257">
                        <c:v>89.937184347921445</c:v>
                      </c:pt>
                      <c:pt idx="258">
                        <c:v>88.511990463677293</c:v>
                      </c:pt>
                      <c:pt idx="259">
                        <c:v>88.443757831014551</c:v>
                      </c:pt>
                      <c:pt idx="260">
                        <c:v>89.279328355329511</c:v>
                      </c:pt>
                      <c:pt idx="261">
                        <c:v>88.746895516750456</c:v>
                      </c:pt>
                      <c:pt idx="262">
                        <c:v>88.630839119230416</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9-4DB3-4593-9D52-58418C715F9B}"/>
                  </c:ext>
                </c:extLst>
              </c15:ser>
            </c15:filteredLineSeries>
            <c15:filteredLineSeries>
              <c15:ser>
                <c:idx val="10"/>
                <c:order val="10"/>
                <c:tx>
                  <c:strRef>
                    <c:extLst xmlns:c15="http://schemas.microsoft.com/office/drawing/2012/chart" xmlns:c16r2="http://schemas.microsoft.com/office/drawing/2015/06/chart">
                      <c:ext xmlns:c15="http://schemas.microsoft.com/office/drawing/2012/chart" uri="{02D57815-91ED-43cb-92C2-25804820EDAC}">
                        <c15:formulaRef>
                          <c15:sqref>Index_Charts!$L$2</c15:sqref>
                        </c15:formulaRef>
                      </c:ext>
                    </c:extLst>
                    <c:strCache>
                      <c:ptCount val="1"/>
                      <c:pt idx="0">
                        <c:v>Nifty 50</c:v>
                      </c:pt>
                    </c:strCache>
                  </c:strRef>
                </c:tx>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Index_Charts!$L$379:$L$641</c15:sqref>
                        </c15:formulaRef>
                      </c:ext>
                    </c:extLst>
                    <c:numCache>
                      <c:formatCode>0.00</c:formatCode>
                      <c:ptCount val="263"/>
                      <c:pt idx="0">
                        <c:v>100</c:v>
                      </c:pt>
                      <c:pt idx="1">
                        <c:v>100.65103890540639</c:v>
                      </c:pt>
                      <c:pt idx="2">
                        <c:v>101.0302107499883</c:v>
                      </c:pt>
                      <c:pt idx="3">
                        <c:v>101.0849234658173</c:v>
                      </c:pt>
                      <c:pt idx="4">
                        <c:v>101.33940121385881</c:v>
                      </c:pt>
                      <c:pt idx="5">
                        <c:v>100.18916179271091</c:v>
                      </c:pt>
                      <c:pt idx="6">
                        <c:v>98.046883283780872</c:v>
                      </c:pt>
                      <c:pt idx="7">
                        <c:v>98.023980286457089</c:v>
                      </c:pt>
                      <c:pt idx="8">
                        <c:v>97.540472565178106</c:v>
                      </c:pt>
                      <c:pt idx="9">
                        <c:v>98.253010259694506</c:v>
                      </c:pt>
                      <c:pt idx="10">
                        <c:v>97.995139475012451</c:v>
                      </c:pt>
                      <c:pt idx="11">
                        <c:v>98.299240383922097</c:v>
                      </c:pt>
                      <c:pt idx="12">
                        <c:v>98.929072810324982</c:v>
                      </c:pt>
                      <c:pt idx="13">
                        <c:v>99.140289341199534</c:v>
                      </c:pt>
                      <c:pt idx="14">
                        <c:v>98.371766542113903</c:v>
                      </c:pt>
                      <c:pt idx="15">
                        <c:v>96.864834144127713</c:v>
                      </c:pt>
                      <c:pt idx="16">
                        <c:v>96.24518082764645</c:v>
                      </c:pt>
                      <c:pt idx="17">
                        <c:v>96.116669564885456</c:v>
                      </c:pt>
                      <c:pt idx="18">
                        <c:v>95.609834716702593</c:v>
                      </c:pt>
                      <c:pt idx="19">
                        <c:v>95.447393087536099</c:v>
                      </c:pt>
                      <c:pt idx="20">
                        <c:v>95.720108407520627</c:v>
                      </c:pt>
                      <c:pt idx="21">
                        <c:v>94.913413946228886</c:v>
                      </c:pt>
                      <c:pt idx="22">
                        <c:v>94.032920938004978</c:v>
                      </c:pt>
                      <c:pt idx="23">
                        <c:v>94.309453424210204</c:v>
                      </c:pt>
                      <c:pt idx="24">
                        <c:v>93.138855783218887</c:v>
                      </c:pt>
                      <c:pt idx="25">
                        <c:v>93.286028747502939</c:v>
                      </c:pt>
                      <c:pt idx="26">
                        <c:v>92.142999529216198</c:v>
                      </c:pt>
                      <c:pt idx="27">
                        <c:v>92.869533499874876</c:v>
                      </c:pt>
                      <c:pt idx="28">
                        <c:v>92.082773128846284</c:v>
                      </c:pt>
                      <c:pt idx="29">
                        <c:v>93.583767712711534</c:v>
                      </c:pt>
                      <c:pt idx="30">
                        <c:v>94.2386237843386</c:v>
                      </c:pt>
                      <c:pt idx="31">
                        <c:v>94.2386237843386</c:v>
                      </c:pt>
                      <c:pt idx="32">
                        <c:v>92.679523448003835</c:v>
                      </c:pt>
                      <c:pt idx="33">
                        <c:v>93.557895808327345</c:v>
                      </c:pt>
                      <c:pt idx="34">
                        <c:v>93.557895808327345</c:v>
                      </c:pt>
                      <c:pt idx="35">
                        <c:v>93.713975493792873</c:v>
                      </c:pt>
                      <c:pt idx="36">
                        <c:v>93.765719302561266</c:v>
                      </c:pt>
                      <c:pt idx="37">
                        <c:v>93.452711672470144</c:v>
                      </c:pt>
                      <c:pt idx="38">
                        <c:v>92.618872918053853</c:v>
                      </c:pt>
                      <c:pt idx="39">
                        <c:v>91.114485297548114</c:v>
                      </c:pt>
                      <c:pt idx="40">
                        <c:v>91.86095335847007</c:v>
                      </c:pt>
                      <c:pt idx="41">
                        <c:v>93.799225539386796</c:v>
                      </c:pt>
                      <c:pt idx="42">
                        <c:v>94.202148640452606</c:v>
                      </c:pt>
                      <c:pt idx="43">
                        <c:v>93.699555088070525</c:v>
                      </c:pt>
                      <c:pt idx="44">
                        <c:v>92.869957629454916</c:v>
                      </c:pt>
                      <c:pt idx="45">
                        <c:v>93.505727869978841</c:v>
                      </c:pt>
                      <c:pt idx="46">
                        <c:v>93.505727869978841</c:v>
                      </c:pt>
                      <c:pt idx="47">
                        <c:v>91.594175852606455</c:v>
                      </c:pt>
                      <c:pt idx="48">
                        <c:v>91.990737009971284</c:v>
                      </c:pt>
                      <c:pt idx="49">
                        <c:v>92.018305432675774</c:v>
                      </c:pt>
                      <c:pt idx="50">
                        <c:v>92.852144187092051</c:v>
                      </c:pt>
                      <c:pt idx="51">
                        <c:v>93.334379519630801</c:v>
                      </c:pt>
                      <c:pt idx="52">
                        <c:v>93.334379519630801</c:v>
                      </c:pt>
                      <c:pt idx="53">
                        <c:v>93.611336135416053</c:v>
                      </c:pt>
                      <c:pt idx="54">
                        <c:v>93.162607039702749</c:v>
                      </c:pt>
                      <c:pt idx="55">
                        <c:v>93.952336317791719</c:v>
                      </c:pt>
                      <c:pt idx="56">
                        <c:v>93.338196685851443</c:v>
                      </c:pt>
                      <c:pt idx="57">
                        <c:v>91.761282907153799</c:v>
                      </c:pt>
                      <c:pt idx="58">
                        <c:v>91.956806643565741</c:v>
                      </c:pt>
                      <c:pt idx="59">
                        <c:v>90.804446574517442</c:v>
                      </c:pt>
                      <c:pt idx="60">
                        <c:v>95.634434232346649</c:v>
                      </c:pt>
                      <c:pt idx="61">
                        <c:v>98.399759094398533</c:v>
                      </c:pt>
                      <c:pt idx="62">
                        <c:v>98.297967995181907</c:v>
                      </c:pt>
                      <c:pt idx="63">
                        <c:v>97.042544438176762</c:v>
                      </c:pt>
                      <c:pt idx="64">
                        <c:v>98.153763937958303</c:v>
                      </c:pt>
                      <c:pt idx="65">
                        <c:v>97.654987551796765</c:v>
                      </c:pt>
                      <c:pt idx="66">
                        <c:v>97.333073200524183</c:v>
                      </c:pt>
                      <c:pt idx="67">
                        <c:v>96.361392332585382</c:v>
                      </c:pt>
                      <c:pt idx="68">
                        <c:v>96.361392332585382</c:v>
                      </c:pt>
                      <c:pt idx="69">
                        <c:v>95.972041378081755</c:v>
                      </c:pt>
                      <c:pt idx="70">
                        <c:v>94.790840497588789</c:v>
                      </c:pt>
                      <c:pt idx="71">
                        <c:v>94.380707193661721</c:v>
                      </c:pt>
                      <c:pt idx="72">
                        <c:v>94.380707193661721</c:v>
                      </c:pt>
                      <c:pt idx="73">
                        <c:v>95.966103563960871</c:v>
                      </c:pt>
                      <c:pt idx="74">
                        <c:v>95.298099475351705</c:v>
                      </c:pt>
                      <c:pt idx="75">
                        <c:v>95.896122183249432</c:v>
                      </c:pt>
                      <c:pt idx="76">
                        <c:v>96.202343740059447</c:v>
                      </c:pt>
                      <c:pt idx="77">
                        <c:v>96.9416015981203</c:v>
                      </c:pt>
                      <c:pt idx="78">
                        <c:v>97.244430118289714</c:v>
                      </c:pt>
                      <c:pt idx="79">
                        <c:v>98.282275200719312</c:v>
                      </c:pt>
                      <c:pt idx="80">
                        <c:v>98.922710866623916</c:v>
                      </c:pt>
                      <c:pt idx="81">
                        <c:v>98.922710866623916</c:v>
                      </c:pt>
                      <c:pt idx="82">
                        <c:v>98.299240383922097</c:v>
                      </c:pt>
                      <c:pt idx="83">
                        <c:v>98.43284120164391</c:v>
                      </c:pt>
                      <c:pt idx="84">
                        <c:v>98.250465482214125</c:v>
                      </c:pt>
                      <c:pt idx="85">
                        <c:v>98.261492851295912</c:v>
                      </c:pt>
                      <c:pt idx="86">
                        <c:v>98.628364938055824</c:v>
                      </c:pt>
                      <c:pt idx="87">
                        <c:v>99.983034816797201</c:v>
                      </c:pt>
                      <c:pt idx="88">
                        <c:v>100.4686631859766</c:v>
                      </c:pt>
                      <c:pt idx="89">
                        <c:v>100.7515576158828</c:v>
                      </c:pt>
                      <c:pt idx="90">
                        <c:v>100.863103695441</c:v>
                      </c:pt>
                      <c:pt idx="91">
                        <c:v>101.2931710896313</c:v>
                      </c:pt>
                      <c:pt idx="92">
                        <c:v>101.0887406320379</c:v>
                      </c:pt>
                      <c:pt idx="93">
                        <c:v>101.50311523176561</c:v>
                      </c:pt>
                      <c:pt idx="94">
                        <c:v>101.8933144454294</c:v>
                      </c:pt>
                      <c:pt idx="95">
                        <c:v>101.01197317804539</c:v>
                      </c:pt>
                      <c:pt idx="96">
                        <c:v>101.0569309135327</c:v>
                      </c:pt>
                      <c:pt idx="97">
                        <c:v>101.0569309135327</c:v>
                      </c:pt>
                      <c:pt idx="98">
                        <c:v>100.4377017266315</c:v>
                      </c:pt>
                      <c:pt idx="99">
                        <c:v>100.7061757508154</c:v>
                      </c:pt>
                      <c:pt idx="100">
                        <c:v>100.9042442647078</c:v>
                      </c:pt>
                      <c:pt idx="101">
                        <c:v>100.81135988667261</c:v>
                      </c:pt>
                      <c:pt idx="102">
                        <c:v>101.28299197970961</c:v>
                      </c:pt>
                      <c:pt idx="103">
                        <c:v>101.7834648841914</c:v>
                      </c:pt>
                      <c:pt idx="104">
                        <c:v>101.5230493220289</c:v>
                      </c:pt>
                      <c:pt idx="105">
                        <c:v>101.06498937555401</c:v>
                      </c:pt>
                      <c:pt idx="106">
                        <c:v>102.416690347235</c:v>
                      </c:pt>
                      <c:pt idx="107">
                        <c:v>102.1108929200049</c:v>
                      </c:pt>
                      <c:pt idx="108">
                        <c:v>102.6452961908922</c:v>
                      </c:pt>
                      <c:pt idx="109">
                        <c:v>103.0732429371821</c:v>
                      </c:pt>
                      <c:pt idx="110">
                        <c:v>102.2665484758904</c:v>
                      </c:pt>
                      <c:pt idx="111">
                        <c:v>102.19996013181949</c:v>
                      </c:pt>
                      <c:pt idx="112">
                        <c:v>101.7419001853446</c:v>
                      </c:pt>
                      <c:pt idx="113">
                        <c:v>102.1575471738125</c:v>
                      </c:pt>
                      <c:pt idx="114">
                        <c:v>101.9471789020982</c:v>
                      </c:pt>
                      <c:pt idx="115">
                        <c:v>101.12521577592381</c:v>
                      </c:pt>
                      <c:pt idx="116">
                        <c:v>101.260937241546</c:v>
                      </c:pt>
                      <c:pt idx="117">
                        <c:v>100.57639209931421</c:v>
                      </c:pt>
                      <c:pt idx="118">
                        <c:v>101.02893836124809</c:v>
                      </c:pt>
                      <c:pt idx="119">
                        <c:v>101.55189013347351</c:v>
                      </c:pt>
                      <c:pt idx="120">
                        <c:v>102.5265399084728</c:v>
                      </c:pt>
                      <c:pt idx="121">
                        <c:v>102.2487350335274</c:v>
                      </c:pt>
                      <c:pt idx="122">
                        <c:v>103.19072683086139</c:v>
                      </c:pt>
                      <c:pt idx="123">
                        <c:v>103.67126564508</c:v>
                      </c:pt>
                      <c:pt idx="124">
                        <c:v>103.9940282555126</c:v>
                      </c:pt>
                      <c:pt idx="125">
                        <c:v>104.09666761388939</c:v>
                      </c:pt>
                      <c:pt idx="126">
                        <c:v>104.01990015989681</c:v>
                      </c:pt>
                      <c:pt idx="127">
                        <c:v>103.61103924471</c:v>
                      </c:pt>
                      <c:pt idx="128">
                        <c:v>103.61103924471</c:v>
                      </c:pt>
                      <c:pt idx="129">
                        <c:v>102.8645711837881</c:v>
                      </c:pt>
                      <c:pt idx="130">
                        <c:v>103.8761202322533</c:v>
                      </c:pt>
                      <c:pt idx="131">
                        <c:v>103.96137027784729</c:v>
                      </c:pt>
                      <c:pt idx="132">
                        <c:v>103.2199917718861</c:v>
                      </c:pt>
                      <c:pt idx="133">
                        <c:v>103.33917218388559</c:v>
                      </c:pt>
                      <c:pt idx="134">
                        <c:v>104.1848865665438</c:v>
                      </c:pt>
                      <c:pt idx="135">
                        <c:v>103.71367860308681</c:v>
                      </c:pt>
                      <c:pt idx="136">
                        <c:v>101.73214520500299</c:v>
                      </c:pt>
                      <c:pt idx="137">
                        <c:v>102.2402524419261</c:v>
                      </c:pt>
                      <c:pt idx="138">
                        <c:v>102.0061329137278</c:v>
                      </c:pt>
                      <c:pt idx="139">
                        <c:v>103.6224907433719</c:v>
                      </c:pt>
                      <c:pt idx="140">
                        <c:v>103.9694287398686</c:v>
                      </c:pt>
                      <c:pt idx="141">
                        <c:v>104.5865372788694</c:v>
                      </c:pt>
                      <c:pt idx="142">
                        <c:v>104.8643421538148</c:v>
                      </c:pt>
                      <c:pt idx="143">
                        <c:v>104.7031729133885</c:v>
                      </c:pt>
                      <c:pt idx="144">
                        <c:v>104.8066605309254</c:v>
                      </c:pt>
                      <c:pt idx="145">
                        <c:v>104.779940367381</c:v>
                      </c:pt>
                      <c:pt idx="146">
                        <c:v>103.6958651607239</c:v>
                      </c:pt>
                      <c:pt idx="147">
                        <c:v>103.2318674001281</c:v>
                      </c:pt>
                      <c:pt idx="148">
                        <c:v>102.6978882588208</c:v>
                      </c:pt>
                      <c:pt idx="149">
                        <c:v>103.3209346119427</c:v>
                      </c:pt>
                      <c:pt idx="150">
                        <c:v>103.8969025816767</c:v>
                      </c:pt>
                      <c:pt idx="151">
                        <c:v>102.8005276171976</c:v>
                      </c:pt>
                      <c:pt idx="152">
                        <c:v>102.26442782799</c:v>
                      </c:pt>
                      <c:pt idx="153">
                        <c:v>102.8895948290122</c:v>
                      </c:pt>
                      <c:pt idx="154">
                        <c:v>102.09477599596229</c:v>
                      </c:pt>
                      <c:pt idx="155">
                        <c:v>101.4696089949401</c:v>
                      </c:pt>
                      <c:pt idx="156">
                        <c:v>99.313334209867776</c:v>
                      </c:pt>
                      <c:pt idx="157">
                        <c:v>101.6184784775444</c:v>
                      </c:pt>
                      <c:pt idx="158">
                        <c:v>102.5473222578962</c:v>
                      </c:pt>
                      <c:pt idx="159">
                        <c:v>102.96127272804399</c:v>
                      </c:pt>
                      <c:pt idx="160">
                        <c:v>102.62536210062891</c:v>
                      </c:pt>
                      <c:pt idx="161">
                        <c:v>102.0583008520763</c:v>
                      </c:pt>
                      <c:pt idx="162">
                        <c:v>102.7063708504222</c:v>
                      </c:pt>
                      <c:pt idx="163">
                        <c:v>103.4977966468316</c:v>
                      </c:pt>
                      <c:pt idx="164">
                        <c:v>103.2725838398147</c:v>
                      </c:pt>
                      <c:pt idx="165">
                        <c:v>102.7534492338099</c:v>
                      </c:pt>
                      <c:pt idx="166">
                        <c:v>102.17960191197611</c:v>
                      </c:pt>
                      <c:pt idx="167">
                        <c:v>101.7274797796223</c:v>
                      </c:pt>
                      <c:pt idx="168">
                        <c:v>102.8590574992472</c:v>
                      </c:pt>
                      <c:pt idx="169">
                        <c:v>102.4769167476047</c:v>
                      </c:pt>
                      <c:pt idx="170">
                        <c:v>102.4769167476047</c:v>
                      </c:pt>
                      <c:pt idx="171">
                        <c:v>100.3439690894362</c:v>
                      </c:pt>
                      <c:pt idx="172">
                        <c:v>100.0767674539925</c:v>
                      </c:pt>
                      <c:pt idx="173">
                        <c:v>99.063946016787014</c:v>
                      </c:pt>
                      <c:pt idx="174">
                        <c:v>98.6805328764043</c:v>
                      </c:pt>
                      <c:pt idx="175">
                        <c:v>95.019870470826206</c:v>
                      </c:pt>
                      <c:pt idx="176">
                        <c:v>94.434571650330597</c:v>
                      </c:pt>
                      <c:pt idx="177">
                        <c:v>95.881277647946973</c:v>
                      </c:pt>
                      <c:pt idx="178">
                        <c:v>95.437638107194488</c:v>
                      </c:pt>
                      <c:pt idx="179">
                        <c:v>95.590324756019456</c:v>
                      </c:pt>
                      <c:pt idx="180">
                        <c:v>93.219016273851977</c:v>
                      </c:pt>
                      <c:pt idx="181">
                        <c:v>88.655381992306246</c:v>
                      </c:pt>
                      <c:pt idx="182">
                        <c:v>88.655381992306246</c:v>
                      </c:pt>
                      <c:pt idx="183">
                        <c:v>88.714336003935912</c:v>
                      </c:pt>
                      <c:pt idx="184">
                        <c:v>81.349325846032471</c:v>
                      </c:pt>
                      <c:pt idx="185">
                        <c:v>84.445895910118466</c:v>
                      </c:pt>
                      <c:pt idx="186">
                        <c:v>78.017787994588076</c:v>
                      </c:pt>
                      <c:pt idx="187">
                        <c:v>76.063823019208826</c:v>
                      </c:pt>
                      <c:pt idx="188">
                        <c:v>71.837371753818204</c:v>
                      </c:pt>
                      <c:pt idx="189">
                        <c:v>70.09547156847357</c:v>
                      </c:pt>
                      <c:pt idx="190">
                        <c:v>74.184080720341683</c:v>
                      </c:pt>
                      <c:pt idx="191">
                        <c:v>64.554642734448208</c:v>
                      </c:pt>
                      <c:pt idx="192">
                        <c:v>66.173121211992679</c:v>
                      </c:pt>
                      <c:pt idx="193">
                        <c:v>70.556924551588978</c:v>
                      </c:pt>
                      <c:pt idx="194">
                        <c:v>73.301891193797502</c:v>
                      </c:pt>
                      <c:pt idx="195">
                        <c:v>73.461363915903604</c:v>
                      </c:pt>
                      <c:pt idx="196">
                        <c:v>70.245189310238061</c:v>
                      </c:pt>
                      <c:pt idx="197">
                        <c:v>72.931201940817004</c:v>
                      </c:pt>
                      <c:pt idx="198">
                        <c:v>70.013614559520221</c:v>
                      </c:pt>
                      <c:pt idx="199">
                        <c:v>70.013614559520221</c:v>
                      </c:pt>
                      <c:pt idx="200">
                        <c:v>68.57157398728458</c:v>
                      </c:pt>
                      <c:pt idx="201">
                        <c:v>68.57157398728458</c:v>
                      </c:pt>
                      <c:pt idx="202">
                        <c:v>74.580641877706455</c:v>
                      </c:pt>
                      <c:pt idx="203">
                        <c:v>74.212073272626228</c:v>
                      </c:pt>
                      <c:pt idx="204">
                        <c:v>77.292526412669574</c:v>
                      </c:pt>
                      <c:pt idx="205">
                        <c:v>77.292526412669574</c:v>
                      </c:pt>
                      <c:pt idx="206">
                        <c:v>76.291156474125998</c:v>
                      </c:pt>
                      <c:pt idx="207">
                        <c:v>76.291156474125998</c:v>
                      </c:pt>
                      <c:pt idx="208">
                        <c:v>75.709674819850918</c:v>
                      </c:pt>
                      <c:pt idx="209">
                        <c:v>76.282249752944509</c:v>
                      </c:pt>
                      <c:pt idx="210">
                        <c:v>78.606055722144205</c:v>
                      </c:pt>
                      <c:pt idx="211">
                        <c:v>78.564491023297435</c:v>
                      </c:pt>
                      <c:pt idx="212">
                        <c:v>76.185972338268726</c:v>
                      </c:pt>
                      <c:pt idx="213">
                        <c:v>77.932113819414099</c:v>
                      </c:pt>
                      <c:pt idx="214">
                        <c:v>79.00600991614958</c:v>
                      </c:pt>
                      <c:pt idx="215">
                        <c:v>77.653036555728463</c:v>
                      </c:pt>
                      <c:pt idx="216">
                        <c:v>78.737960021545803</c:v>
                      </c:pt>
                      <c:pt idx="217">
                        <c:v>79.574343553442418</c:v>
                      </c:pt>
                      <c:pt idx="218">
                        <c:v>81.0371664751015</c:v>
                      </c:pt>
                      <c:pt idx="219">
                        <c:v>83.637504930506353</c:v>
                      </c:pt>
                      <c:pt idx="220">
                        <c:v>83.637504930506353</c:v>
                      </c:pt>
                      <c:pt idx="221">
                        <c:v>78.832965047481281</c:v>
                      </c:pt>
                      <c:pt idx="222">
                        <c:v>78.087345245719476</c:v>
                      </c:pt>
                      <c:pt idx="223">
                        <c:v>78.641258477289981</c:v>
                      </c:pt>
                      <c:pt idx="224">
                        <c:v>78.031784270730384</c:v>
                      </c:pt>
                      <c:pt idx="225">
                        <c:v>78.476696200223103</c:v>
                      </c:pt>
                      <c:pt idx="226">
                        <c:v>78.372360323525982</c:v>
                      </c:pt>
                      <c:pt idx="227">
                        <c:v>78.010577791726888</c:v>
                      </c:pt>
                      <c:pt idx="228">
                        <c:v>79.596822421186104</c:v>
                      </c:pt>
                      <c:pt idx="229">
                        <c:v>77.554214363572385</c:v>
                      </c:pt>
                      <c:pt idx="230">
                        <c:v>77.504167073124179</c:v>
                      </c:pt>
                      <c:pt idx="231">
                        <c:v>74.84402634692951</c:v>
                      </c:pt>
                      <c:pt idx="232">
                        <c:v>75.31777908786691</c:v>
                      </c:pt>
                      <c:pt idx="233">
                        <c:v>76.907840883546712</c:v>
                      </c:pt>
                      <c:pt idx="234">
                        <c:v>77.244599770121766</c:v>
                      </c:pt>
                      <c:pt idx="235">
                        <c:v>76.676266132828843</c:v>
                      </c:pt>
                      <c:pt idx="236">
                        <c:v>76.676266132828843</c:v>
                      </c:pt>
                      <c:pt idx="237">
                        <c:v>76.589743698494729</c:v>
                      </c:pt>
                      <c:pt idx="238">
                        <c:v>79.014916637331055</c:v>
                      </c:pt>
                      <c:pt idx="239">
                        <c:v>80.500642556313778</c:v>
                      </c:pt>
                      <c:pt idx="240">
                        <c:v>81.265772318758749</c:v>
                      </c:pt>
                      <c:pt idx="241">
                        <c:v>83.351217463959586</c:v>
                      </c:pt>
                      <c:pt idx="242">
                        <c:v>84.648629849391597</c:v>
                      </c:pt>
                      <c:pt idx="243">
                        <c:v>85.348019526925853</c:v>
                      </c:pt>
                      <c:pt idx="244">
                        <c:v>85.072759429460874</c:v>
                      </c:pt>
                      <c:pt idx="245">
                        <c:v>86.0317164099976</c:v>
                      </c:pt>
                      <c:pt idx="246">
                        <c:v>86.246325977512655</c:v>
                      </c:pt>
                      <c:pt idx="247">
                        <c:v>85.221628912065199</c:v>
                      </c:pt>
                      <c:pt idx="248">
                        <c:v>85.811169028361576</c:v>
                      </c:pt>
                      <c:pt idx="249">
                        <c:v>83.99462203692471</c:v>
                      </c:pt>
                      <c:pt idx="250">
                        <c:v>84.596037781462982</c:v>
                      </c:pt>
                      <c:pt idx="251">
                        <c:v>83.245609198522345</c:v>
                      </c:pt>
                      <c:pt idx="252">
                        <c:v>84.096413136141351</c:v>
                      </c:pt>
                      <c:pt idx="253">
                        <c:v>83.817760002035811</c:v>
                      </c:pt>
                      <c:pt idx="254">
                        <c:v>85.603345534127556</c:v>
                      </c:pt>
                      <c:pt idx="255">
                        <c:v>86.899061401239294</c:v>
                      </c:pt>
                      <c:pt idx="256">
                        <c:v>87.465698520211902</c:v>
                      </c:pt>
                      <c:pt idx="257">
                        <c:v>88.8212166581134</c:v>
                      </c:pt>
                      <c:pt idx="258">
                        <c:v>87.415651229763725</c:v>
                      </c:pt>
                      <c:pt idx="259">
                        <c:v>87.27653672750094</c:v>
                      </c:pt>
                      <c:pt idx="260">
                        <c:v>88.074748597191359</c:v>
                      </c:pt>
                      <c:pt idx="261">
                        <c:v>87.475877630133525</c:v>
                      </c:pt>
                      <c:pt idx="262">
                        <c:v>87.388506936639246</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A-4DB3-4593-9D52-58418C715F9B}"/>
                  </c:ext>
                </c:extLst>
              </c15:ser>
            </c15:filteredLineSeries>
            <c15:filteredLineSeries>
              <c15:ser>
                <c:idx val="11"/>
                <c:order val="11"/>
                <c:tx>
                  <c:strRef>
                    <c:extLst xmlns:c15="http://schemas.microsoft.com/office/drawing/2012/chart" xmlns:c16r2="http://schemas.microsoft.com/office/drawing/2015/06/chart">
                      <c:ext xmlns:c15="http://schemas.microsoft.com/office/drawing/2012/chart" uri="{02D57815-91ED-43cb-92C2-25804820EDAC}">
                        <c15:formulaRef>
                          <c15:sqref>Index_Charts!$M$2</c15:sqref>
                        </c15:formulaRef>
                      </c:ext>
                    </c:extLst>
                    <c:strCache>
                      <c:ptCount val="1"/>
                      <c:pt idx="0">
                        <c:v>SSE Composite </c:v>
                      </c:pt>
                    </c:strCache>
                  </c:strRef>
                </c:tx>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Index_Charts!$M$379:$M$641</c15:sqref>
                        </c15:formulaRef>
                      </c:ext>
                    </c:extLst>
                    <c:numCache>
                      <c:formatCode>0.00</c:formatCode>
                      <c:ptCount val="263"/>
                      <c:pt idx="0">
                        <c:v>100</c:v>
                      </c:pt>
                      <c:pt idx="1">
                        <c:v>102.21643853826841</c:v>
                      </c:pt>
                      <c:pt idx="2">
                        <c:v>102.18421163941601</c:v>
                      </c:pt>
                      <c:pt idx="3">
                        <c:v>101.2214330361968</c:v>
                      </c:pt>
                      <c:pt idx="4">
                        <c:v>100.8852661975415</c:v>
                      </c:pt>
                      <c:pt idx="5">
                        <c:v>101.0803060749718</c:v>
                      </c:pt>
                      <c:pt idx="6">
                        <c:v>98.472075727841116</c:v>
                      </c:pt>
                      <c:pt idx="7">
                        <c:v>98.299728958352773</c:v>
                      </c:pt>
                      <c:pt idx="8">
                        <c:v>97.865773623491734</c:v>
                      </c:pt>
                      <c:pt idx="9">
                        <c:v>97.948321482115105</c:v>
                      </c:pt>
                      <c:pt idx="10">
                        <c:v>98.377509921520783</c:v>
                      </c:pt>
                      <c:pt idx="11">
                        <c:v>98.768227500421276</c:v>
                      </c:pt>
                      <c:pt idx="12">
                        <c:v>98.614881173381335</c:v>
                      </c:pt>
                      <c:pt idx="13">
                        <c:v>98.416014351712306</c:v>
                      </c:pt>
                      <c:pt idx="14">
                        <c:v>97.391601804437784</c:v>
                      </c:pt>
                      <c:pt idx="15">
                        <c:v>98.1645102619174</c:v>
                      </c:pt>
                      <c:pt idx="16">
                        <c:v>96.914811549851976</c:v>
                      </c:pt>
                      <c:pt idx="17">
                        <c:v>97.350243950910397</c:v>
                      </c:pt>
                      <c:pt idx="18">
                        <c:v>98.133525441458147</c:v>
                      </c:pt>
                      <c:pt idx="19">
                        <c:v>98.606253764001053</c:v>
                      </c:pt>
                      <c:pt idx="20">
                        <c:v>98.847317681355193</c:v>
                      </c:pt>
                      <c:pt idx="21">
                        <c:v>98.728682409954317</c:v>
                      </c:pt>
                      <c:pt idx="22">
                        <c:v>99.109060525473012</c:v>
                      </c:pt>
                      <c:pt idx="23">
                        <c:v>98.443306506678013</c:v>
                      </c:pt>
                      <c:pt idx="24">
                        <c:v>97.646362153804162</c:v>
                      </c:pt>
                      <c:pt idx="25">
                        <c:v>96.272422032725032</c:v>
                      </c:pt>
                      <c:pt idx="26">
                        <c:v>94.716735629992243</c:v>
                      </c:pt>
                      <c:pt idx="27">
                        <c:v>93.2416836137633</c:v>
                      </c:pt>
                      <c:pt idx="28">
                        <c:v>92.943685508436403</c:v>
                      </c:pt>
                      <c:pt idx="29">
                        <c:v>93.812234002198153</c:v>
                      </c:pt>
                      <c:pt idx="30">
                        <c:v>93.147587783051179</c:v>
                      </c:pt>
                      <c:pt idx="31">
                        <c:v>94.498465529639006</c:v>
                      </c:pt>
                      <c:pt idx="32">
                        <c:v>93.903140712711277</c:v>
                      </c:pt>
                      <c:pt idx="33">
                        <c:v>94.294395406592685</c:v>
                      </c:pt>
                      <c:pt idx="34">
                        <c:v>94.525455557427946</c:v>
                      </c:pt>
                      <c:pt idx="35">
                        <c:v>94.794885859709581</c:v>
                      </c:pt>
                      <c:pt idx="36">
                        <c:v>96.784628306362322</c:v>
                      </c:pt>
                      <c:pt idx="37">
                        <c:v>96.680730127249205</c:v>
                      </c:pt>
                      <c:pt idx="38">
                        <c:v>96.691808123729743</c:v>
                      </c:pt>
                      <c:pt idx="39">
                        <c:v>96.796041999705935</c:v>
                      </c:pt>
                      <c:pt idx="40">
                        <c:v>97.265648341422477</c:v>
                      </c:pt>
                      <c:pt idx="41">
                        <c:v>96.129045902517618</c:v>
                      </c:pt>
                      <c:pt idx="42">
                        <c:v>97.425708605723344</c:v>
                      </c:pt>
                      <c:pt idx="43">
                        <c:v>97.142481162370487</c:v>
                      </c:pt>
                      <c:pt idx="44">
                        <c:v>97.047243962324075</c:v>
                      </c:pt>
                      <c:pt idx="45">
                        <c:v>96.890070691045423</c:v>
                      </c:pt>
                      <c:pt idx="46">
                        <c:v>98.16132114171846</c:v>
                      </c:pt>
                      <c:pt idx="47">
                        <c:v>98.364350604489303</c:v>
                      </c:pt>
                      <c:pt idx="48">
                        <c:v>99.279393113783044</c:v>
                      </c:pt>
                      <c:pt idx="49">
                        <c:v>100.234551398211</c:v>
                      </c:pt>
                      <c:pt idx="50">
                        <c:v>100.69566460929251</c:v>
                      </c:pt>
                      <c:pt idx="51">
                        <c:v>101.53953938362029</c:v>
                      </c:pt>
                      <c:pt idx="52">
                        <c:v>101.42080340316051</c:v>
                      </c:pt>
                      <c:pt idx="53">
                        <c:v>101.00487498984521</c:v>
                      </c:pt>
                      <c:pt idx="54">
                        <c:v>101.75760806585571</c:v>
                      </c:pt>
                      <c:pt idx="55">
                        <c:v>101.75760806585571</c:v>
                      </c:pt>
                      <c:pt idx="56">
                        <c:v>101.7414610467431</c:v>
                      </c:pt>
                      <c:pt idx="57">
                        <c:v>99.974487038408384</c:v>
                      </c:pt>
                      <c:pt idx="58">
                        <c:v>100.2276360428322</c:v>
                      </c:pt>
                      <c:pt idx="59">
                        <c:v>100.6848551703024</c:v>
                      </c:pt>
                      <c:pt idx="60">
                        <c:v>100.92548268173449</c:v>
                      </c:pt>
                      <c:pt idx="61">
                        <c:v>99.939540994965256</c:v>
                      </c:pt>
                      <c:pt idx="62">
                        <c:v>100.2169608825873</c:v>
                      </c:pt>
                      <c:pt idx="63">
                        <c:v>99.212958704586057</c:v>
                      </c:pt>
                      <c:pt idx="64">
                        <c:v>98.328531749202213</c:v>
                      </c:pt>
                      <c:pt idx="65">
                        <c:v>98.431926383020723</c:v>
                      </c:pt>
                      <c:pt idx="66">
                        <c:v>97.526283385892299</c:v>
                      </c:pt>
                      <c:pt idx="67">
                        <c:v>97.526283385892299</c:v>
                      </c:pt>
                      <c:pt idx="68">
                        <c:v>97.526283385892299</c:v>
                      </c:pt>
                      <c:pt idx="69">
                        <c:v>97.526283385892299</c:v>
                      </c:pt>
                      <c:pt idx="70">
                        <c:v>97.526283385892299</c:v>
                      </c:pt>
                      <c:pt idx="71">
                        <c:v>97.526283385892299</c:v>
                      </c:pt>
                      <c:pt idx="72">
                        <c:v>97.807630926812067</c:v>
                      </c:pt>
                      <c:pt idx="73">
                        <c:v>98.186531976133253</c:v>
                      </c:pt>
                      <c:pt idx="74">
                        <c:v>98.953733586941112</c:v>
                      </c:pt>
                      <c:pt idx="75">
                        <c:v>99.824699098116795</c:v>
                      </c:pt>
                      <c:pt idx="76">
                        <c:v>100.9736887512681</c:v>
                      </c:pt>
                      <c:pt idx="77">
                        <c:v>100.4084759429557</c:v>
                      </c:pt>
                      <c:pt idx="78">
                        <c:v>99.994427432073422</c:v>
                      </c:pt>
                      <c:pt idx="79">
                        <c:v>99.948168404345552</c:v>
                      </c:pt>
                      <c:pt idx="80">
                        <c:v>98.632471689005072</c:v>
                      </c:pt>
                      <c:pt idx="81">
                        <c:v>98.682054115677076</c:v>
                      </c:pt>
                      <c:pt idx="82">
                        <c:v>99.177609824907236</c:v>
                      </c:pt>
                      <c:pt idx="83">
                        <c:v>98.749227057972846</c:v>
                      </c:pt>
                      <c:pt idx="84">
                        <c:v>98.725795416932115</c:v>
                      </c:pt>
                      <c:pt idx="85">
                        <c:v>99.196173861433707</c:v>
                      </c:pt>
                      <c:pt idx="86">
                        <c:v>100.0393436723491</c:v>
                      </c:pt>
                      <c:pt idx="87">
                        <c:v>99.170761608901046</c:v>
                      </c:pt>
                      <c:pt idx="88">
                        <c:v>98.672083918844564</c:v>
                      </c:pt>
                      <c:pt idx="89">
                        <c:v>98.327491088926749</c:v>
                      </c:pt>
                      <c:pt idx="90">
                        <c:v>99.305812456904846</c:v>
                      </c:pt>
                      <c:pt idx="91">
                        <c:v>99.886333042172254</c:v>
                      </c:pt>
                      <c:pt idx="92">
                        <c:v>100.4257979010889</c:v>
                      </c:pt>
                      <c:pt idx="93">
                        <c:v>99.990499778775785</c:v>
                      </c:pt>
                      <c:pt idx="94">
                        <c:v>99.994494571446026</c:v>
                      </c:pt>
                      <c:pt idx="95">
                        <c:v>99.506760599124874</c:v>
                      </c:pt>
                      <c:pt idx="96">
                        <c:v>97.686947904546571</c:v>
                      </c:pt>
                      <c:pt idx="97">
                        <c:v>97.849693743751828</c:v>
                      </c:pt>
                      <c:pt idx="98">
                        <c:v>97.528029009580109</c:v>
                      </c:pt>
                      <c:pt idx="99">
                        <c:v>97.683423087484584</c:v>
                      </c:pt>
                      <c:pt idx="100">
                        <c:v>97.061477509317285</c:v>
                      </c:pt>
                      <c:pt idx="101">
                        <c:v>97.660931397660406</c:v>
                      </c:pt>
                      <c:pt idx="102">
                        <c:v>98.493157490840545</c:v>
                      </c:pt>
                      <c:pt idx="103">
                        <c:v>97.723136026383074</c:v>
                      </c:pt>
                      <c:pt idx="104">
                        <c:v>97.474216802433645</c:v>
                      </c:pt>
                      <c:pt idx="105">
                        <c:v>96.858213058742265</c:v>
                      </c:pt>
                      <c:pt idx="106">
                        <c:v>97.559181678470878</c:v>
                      </c:pt>
                      <c:pt idx="107">
                        <c:v>97.589092268968386</c:v>
                      </c:pt>
                      <c:pt idx="108">
                        <c:v>97.459345431400678</c:v>
                      </c:pt>
                      <c:pt idx="109">
                        <c:v>97.00608752691447</c:v>
                      </c:pt>
                      <c:pt idx="110">
                        <c:v>96.411501243085496</c:v>
                      </c:pt>
                      <c:pt idx="111">
                        <c:v>96.539938862887254</c:v>
                      </c:pt>
                      <c:pt idx="112">
                        <c:v>96.838440513508715</c:v>
                      </c:pt>
                      <c:pt idx="113">
                        <c:v>96.617451268564849</c:v>
                      </c:pt>
                      <c:pt idx="114">
                        <c:v>97.334264780229361</c:v>
                      </c:pt>
                      <c:pt idx="115">
                        <c:v>97.755396494921882</c:v>
                      </c:pt>
                      <c:pt idx="116">
                        <c:v>97.838112201976713</c:v>
                      </c:pt>
                      <c:pt idx="117">
                        <c:v>97.933382971709449</c:v>
                      </c:pt>
                      <c:pt idx="118">
                        <c:v>98.171761314159156</c:v>
                      </c:pt>
                      <c:pt idx="119">
                        <c:v>97.87906721926845</c:v>
                      </c:pt>
                      <c:pt idx="120">
                        <c:v>99.623985943700944</c:v>
                      </c:pt>
                      <c:pt idx="121">
                        <c:v>100.1851368199705</c:v>
                      </c:pt>
                      <c:pt idx="122">
                        <c:v>101.4617584204523</c:v>
                      </c:pt>
                      <c:pt idx="123">
                        <c:v>101.28122064750551</c:v>
                      </c:pt>
                      <c:pt idx="124">
                        <c:v>101.2819591806042</c:v>
                      </c:pt>
                      <c:pt idx="125">
                        <c:v>100.8748260251007</c:v>
                      </c:pt>
                      <c:pt idx="126">
                        <c:v>99.458621668963985</c:v>
                      </c:pt>
                      <c:pt idx="127">
                        <c:v>100.12766551701679</c:v>
                      </c:pt>
                      <c:pt idx="128">
                        <c:v>100.1008097679731</c:v>
                      </c:pt>
                      <c:pt idx="129">
                        <c:v>100.955930387213</c:v>
                      </c:pt>
                      <c:pt idx="130">
                        <c:v>100.8780822846723</c:v>
                      </c:pt>
                      <c:pt idx="131">
                        <c:v>102.0526520387877</c:v>
                      </c:pt>
                      <c:pt idx="132">
                        <c:v>102.3917058704653</c:v>
                      </c:pt>
                      <c:pt idx="133">
                        <c:v>102.3917058704653</c:v>
                      </c:pt>
                      <c:pt idx="134">
                        <c:v>103.5691290479167</c:v>
                      </c:pt>
                      <c:pt idx="135">
                        <c:v>103.5217286508544</c:v>
                      </c:pt>
                      <c:pt idx="136">
                        <c:v>103.5090393094312</c:v>
                      </c:pt>
                      <c:pt idx="137">
                        <c:v>104.2272291782342</c:v>
                      </c:pt>
                      <c:pt idx="138">
                        <c:v>102.954635940109</c:v>
                      </c:pt>
                      <c:pt idx="139">
                        <c:v>103.8942178900915</c:v>
                      </c:pt>
                      <c:pt idx="140">
                        <c:v>103.807238832876</c:v>
                      </c:pt>
                      <c:pt idx="141">
                        <c:v>104.5887075603633</c:v>
                      </c:pt>
                      <c:pt idx="142">
                        <c:v>104.29497280519711</c:v>
                      </c:pt>
                      <c:pt idx="143">
                        <c:v>103.7316063296315</c:v>
                      </c:pt>
                      <c:pt idx="144">
                        <c:v>103.1959348452672</c:v>
                      </c:pt>
                      <c:pt idx="145">
                        <c:v>103.24343595138841</c:v>
                      </c:pt>
                      <c:pt idx="146">
                        <c:v>103.9245984561973</c:v>
                      </c:pt>
                      <c:pt idx="147">
                        <c:v>102.4594494974282</c:v>
                      </c:pt>
                      <c:pt idx="148">
                        <c:v>102.7485516358844</c:v>
                      </c:pt>
                      <c:pt idx="149">
                        <c:v>99.921111237183908</c:v>
                      </c:pt>
                      <c:pt idx="150">
                        <c:v>99.921111237183908</c:v>
                      </c:pt>
                      <c:pt idx="151">
                        <c:v>99.921111237183908</c:v>
                      </c:pt>
                      <c:pt idx="152">
                        <c:v>99.921111237183908</c:v>
                      </c:pt>
                      <c:pt idx="153">
                        <c:v>99.921111237183908</c:v>
                      </c:pt>
                      <c:pt idx="154">
                        <c:v>99.921111237183908</c:v>
                      </c:pt>
                      <c:pt idx="155">
                        <c:v>99.921111237183908</c:v>
                      </c:pt>
                      <c:pt idx="156">
                        <c:v>92.202701822632505</c:v>
                      </c:pt>
                      <c:pt idx="157">
                        <c:v>93.434105055661902</c:v>
                      </c:pt>
                      <c:pt idx="158">
                        <c:v>94.602330139065728</c:v>
                      </c:pt>
                      <c:pt idx="159">
                        <c:v>96.227841489312453</c:v>
                      </c:pt>
                      <c:pt idx="160">
                        <c:v>96.545209303637137</c:v>
                      </c:pt>
                      <c:pt idx="161">
                        <c:v>97.032775427526673</c:v>
                      </c:pt>
                      <c:pt idx="162">
                        <c:v>97.408285938531208</c:v>
                      </c:pt>
                      <c:pt idx="163">
                        <c:v>98.255081275567477</c:v>
                      </c:pt>
                      <c:pt idx="164">
                        <c:v>97.555958988585587</c:v>
                      </c:pt>
                      <c:pt idx="165">
                        <c:v>97.923043508327623</c:v>
                      </c:pt>
                      <c:pt idx="166">
                        <c:v>100.15925459182949</c:v>
                      </c:pt>
                      <c:pt idx="167">
                        <c:v>100.204573668341</c:v>
                      </c:pt>
                      <c:pt idx="168">
                        <c:v>99.883311770404774</c:v>
                      </c:pt>
                      <c:pt idx="169">
                        <c:v>101.7213192349603</c:v>
                      </c:pt>
                      <c:pt idx="170">
                        <c:v>102.04073480014959</c:v>
                      </c:pt>
                      <c:pt idx="171">
                        <c:v>101.757540926483</c:v>
                      </c:pt>
                      <c:pt idx="172">
                        <c:v>101.1471433204045</c:v>
                      </c:pt>
                      <c:pt idx="173">
                        <c:v>100.3038392307439</c:v>
                      </c:pt>
                      <c:pt idx="174">
                        <c:v>100.41797616418</c:v>
                      </c:pt>
                      <c:pt idx="175">
                        <c:v>96.690901742199543</c:v>
                      </c:pt>
                      <c:pt idx="176">
                        <c:v>99.733221702936476</c:v>
                      </c:pt>
                      <c:pt idx="177">
                        <c:v>100.4706134323057</c:v>
                      </c:pt>
                      <c:pt idx="178">
                        <c:v>101.1006828745588</c:v>
                      </c:pt>
                      <c:pt idx="179">
                        <c:v>103.1152333193907</c:v>
                      </c:pt>
                      <c:pt idx="180">
                        <c:v>101.86758235818991</c:v>
                      </c:pt>
                      <c:pt idx="181">
                        <c:v>98.805355573474245</c:v>
                      </c:pt>
                      <c:pt idx="182">
                        <c:v>100.60036026987341</c:v>
                      </c:pt>
                      <c:pt idx="183">
                        <c:v>99.65218448019688</c:v>
                      </c:pt>
                      <c:pt idx="184">
                        <c:v>98.140507936209502</c:v>
                      </c:pt>
                      <c:pt idx="185">
                        <c:v>96.930018617748033</c:v>
                      </c:pt>
                      <c:pt idx="186">
                        <c:v>93.634381804155751</c:v>
                      </c:pt>
                      <c:pt idx="187">
                        <c:v>93.311676409708625</c:v>
                      </c:pt>
                      <c:pt idx="188">
                        <c:v>91.603482922093434</c:v>
                      </c:pt>
                      <c:pt idx="189">
                        <c:v>90.709656454544302</c:v>
                      </c:pt>
                      <c:pt idx="190">
                        <c:v>92.169534972563454</c:v>
                      </c:pt>
                      <c:pt idx="191">
                        <c:v>89.300971708139741</c:v>
                      </c:pt>
                      <c:pt idx="192">
                        <c:v>91.391389644020322</c:v>
                      </c:pt>
                      <c:pt idx="193">
                        <c:v>93.377137298002779</c:v>
                      </c:pt>
                      <c:pt idx="194">
                        <c:v>92.817194930440266</c:v>
                      </c:pt>
                      <c:pt idx="195">
                        <c:v>93.061985082974203</c:v>
                      </c:pt>
                      <c:pt idx="196">
                        <c:v>92.223112191905813</c:v>
                      </c:pt>
                      <c:pt idx="197">
                        <c:v>92.326573965096912</c:v>
                      </c:pt>
                      <c:pt idx="198">
                        <c:v>91.797012163640133</c:v>
                      </c:pt>
                      <c:pt idx="199">
                        <c:v>93.345145386954385</c:v>
                      </c:pt>
                      <c:pt idx="200">
                        <c:v>92.786176540294676</c:v>
                      </c:pt>
                      <c:pt idx="201">
                        <c:v>92.786176540294676</c:v>
                      </c:pt>
                      <c:pt idx="202">
                        <c:v>94.692129049930898</c:v>
                      </c:pt>
                      <c:pt idx="203">
                        <c:v>94.511054162003276</c:v>
                      </c:pt>
                      <c:pt idx="204">
                        <c:v>94.864710807223375</c:v>
                      </c:pt>
                      <c:pt idx="205">
                        <c:v>93.88202538002561</c:v>
                      </c:pt>
                      <c:pt idx="206">
                        <c:v>93.426048330948717</c:v>
                      </c:pt>
                      <c:pt idx="207">
                        <c:v>94.911003404637597</c:v>
                      </c:pt>
                      <c:pt idx="208">
                        <c:v>94.370229327955016</c:v>
                      </c:pt>
                      <c:pt idx="209">
                        <c:v>94.664333349670571</c:v>
                      </c:pt>
                      <c:pt idx="210">
                        <c:v>95.287353157799657</c:v>
                      </c:pt>
                      <c:pt idx="211">
                        <c:v>95.759309377557543</c:v>
                      </c:pt>
                      <c:pt idx="212">
                        <c:v>94.901939589335299</c:v>
                      </c:pt>
                      <c:pt idx="213">
                        <c:v>95.471516456867306</c:v>
                      </c:pt>
                      <c:pt idx="214">
                        <c:v>95.287554575917554</c:v>
                      </c:pt>
                      <c:pt idx="215">
                        <c:v>94.281437507679044</c:v>
                      </c:pt>
                      <c:pt idx="216">
                        <c:v>94.515283942477666</c:v>
                      </c:pt>
                      <c:pt idx="217">
                        <c:v>94.331624188704595</c:v>
                      </c:pt>
                      <c:pt idx="218">
                        <c:v>94.748492553236474</c:v>
                      </c:pt>
                      <c:pt idx="219">
                        <c:v>96.012055545745767</c:v>
                      </c:pt>
                      <c:pt idx="220">
                        <c:v>96.012055545745767</c:v>
                      </c:pt>
                      <c:pt idx="221">
                        <c:v>96.012055545745767</c:v>
                      </c:pt>
                      <c:pt idx="222">
                        <c:v>96.012055545745767</c:v>
                      </c:pt>
                      <c:pt idx="223">
                        <c:v>96.618256941036194</c:v>
                      </c:pt>
                      <c:pt idx="224">
                        <c:v>96.396126326757908</c:v>
                      </c:pt>
                      <c:pt idx="225">
                        <c:v>97.195789824222373</c:v>
                      </c:pt>
                      <c:pt idx="226">
                        <c:v>97.177595054245273</c:v>
                      </c:pt>
                      <c:pt idx="227">
                        <c:v>97.068627852500143</c:v>
                      </c:pt>
                      <c:pt idx="228">
                        <c:v>97.286629395362993</c:v>
                      </c:pt>
                      <c:pt idx="229">
                        <c:v>96.356480527232051</c:v>
                      </c:pt>
                      <c:pt idx="230">
                        <c:v>96.293268807920285</c:v>
                      </c:pt>
                      <c:pt idx="231">
                        <c:v>96.526846685228463</c:v>
                      </c:pt>
                      <c:pt idx="232">
                        <c:v>97.304287050359207</c:v>
                      </c:pt>
                      <c:pt idx="233">
                        <c:v>96.806180044969906</c:v>
                      </c:pt>
                      <c:pt idx="234">
                        <c:v>96.275309025747262</c:v>
                      </c:pt>
                      <c:pt idx="235">
                        <c:v>94.457208385170503</c:v>
                      </c:pt>
                      <c:pt idx="236">
                        <c:v>94.598368916081753</c:v>
                      </c:pt>
                      <c:pt idx="237">
                        <c:v>95.557689841611506</c:v>
                      </c:pt>
                      <c:pt idx="238">
                        <c:v>95.230620387944725</c:v>
                      </c:pt>
                      <c:pt idx="239">
                        <c:v>95.546779693562485</c:v>
                      </c:pt>
                      <c:pt idx="240">
                        <c:v>95.752528300923984</c:v>
                      </c:pt>
                      <c:pt idx="241">
                        <c:v>97.870104113025064</c:v>
                      </c:pt>
                      <c:pt idx="242">
                        <c:v>98.070414431205293</c:v>
                      </c:pt>
                      <c:pt idx="243">
                        <c:v>98.136647422284454</c:v>
                      </c:pt>
                      <c:pt idx="244">
                        <c:v>97.998306745022802</c:v>
                      </c:pt>
                      <c:pt idx="245">
                        <c:v>98.386003052155843</c:v>
                      </c:pt>
                      <c:pt idx="246">
                        <c:v>98.620050905072304</c:v>
                      </c:pt>
                      <c:pt idx="247">
                        <c:v>99.235752521586946</c:v>
                      </c:pt>
                      <c:pt idx="248">
                        <c:v>98.820831198860716</c:v>
                      </c:pt>
                      <c:pt idx="249">
                        <c:v>98.053596018366605</c:v>
                      </c:pt>
                      <c:pt idx="250">
                        <c:v>98.014789460998401</c:v>
                      </c:pt>
                      <c:pt idx="251">
                        <c:v>97.017434080885494</c:v>
                      </c:pt>
                      <c:pt idx="252">
                        <c:v>98.417894254145381</c:v>
                      </c:pt>
                      <c:pt idx="253">
                        <c:v>98.556335640465946</c:v>
                      </c:pt>
                      <c:pt idx="254">
                        <c:v>98.671882500726724</c:v>
                      </c:pt>
                      <c:pt idx="255">
                        <c:v>99.622542447189787</c:v>
                      </c:pt>
                      <c:pt idx="256">
                        <c:v>99.543250848138115</c:v>
                      </c:pt>
                      <c:pt idx="257">
                        <c:v>99.722781530495624</c:v>
                      </c:pt>
                      <c:pt idx="258">
                        <c:v>100.02259239888301</c:v>
                      </c:pt>
                      <c:pt idx="259">
                        <c:v>100.02259239888301</c:v>
                      </c:pt>
                      <c:pt idx="260">
                        <c:v>100.02259239888301</c:v>
                      </c:pt>
                      <c:pt idx="261">
                        <c:v>99.4171631063777</c:v>
                      </c:pt>
                      <c:pt idx="262">
                        <c:v>100.19456990182211</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B-4DB3-4593-9D52-58418C715F9B}"/>
                  </c:ext>
                </c:extLst>
              </c15:ser>
            </c15:filteredLineSeries>
            <c15:filteredLineSeries>
              <c15:ser>
                <c:idx val="12"/>
                <c:order val="12"/>
                <c:tx>
                  <c:strRef>
                    <c:extLst xmlns:c15="http://schemas.microsoft.com/office/drawing/2012/chart" xmlns:c16r2="http://schemas.microsoft.com/office/drawing/2015/06/chart">
                      <c:ext xmlns:c15="http://schemas.microsoft.com/office/drawing/2012/chart" uri="{02D57815-91ED-43cb-92C2-25804820EDAC}">
                        <c15:formulaRef>
                          <c15:sqref>Index_Charts!$N$2</c15:sqref>
                        </c15:formulaRef>
                      </c:ext>
                    </c:extLst>
                    <c:strCache>
                      <c:ptCount val="1"/>
                      <c:pt idx="0">
                        <c:v>FTSE/JSE Africa All Share</c:v>
                      </c:pt>
                    </c:strCache>
                  </c:strRef>
                </c:tx>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Index_Charts!$N$379:$N$641</c15:sqref>
                        </c15:formulaRef>
                      </c:ext>
                    </c:extLst>
                    <c:numCache>
                      <c:formatCode>0.00</c:formatCode>
                      <c:ptCount val="263"/>
                      <c:pt idx="0">
                        <c:v>100</c:v>
                      </c:pt>
                      <c:pt idx="1">
                        <c:v>100.4616190271982</c:v>
                      </c:pt>
                      <c:pt idx="2">
                        <c:v>99.80867241748993</c:v>
                      </c:pt>
                      <c:pt idx="3">
                        <c:v>99.670709011639062</c:v>
                      </c:pt>
                      <c:pt idx="4">
                        <c:v>99.356795015586556</c:v>
                      </c:pt>
                      <c:pt idx="5">
                        <c:v>98.945052422658009</c:v>
                      </c:pt>
                      <c:pt idx="6">
                        <c:v>99.188300978079766</c:v>
                      </c:pt>
                      <c:pt idx="7">
                        <c:v>97.869487648924874</c:v>
                      </c:pt>
                      <c:pt idx="8">
                        <c:v>98.958883125237122</c:v>
                      </c:pt>
                      <c:pt idx="9">
                        <c:v>98.400964609895198</c:v>
                      </c:pt>
                      <c:pt idx="10">
                        <c:v>98.408197809629044</c:v>
                      </c:pt>
                      <c:pt idx="11">
                        <c:v>98.854697559473749</c:v>
                      </c:pt>
                      <c:pt idx="12">
                        <c:v>99.740360773447264</c:v>
                      </c:pt>
                      <c:pt idx="13">
                        <c:v>99.024411447767022</c:v>
                      </c:pt>
                      <c:pt idx="14">
                        <c:v>99.430776388636886</c:v>
                      </c:pt>
                      <c:pt idx="15">
                        <c:v>100.0771254955</c:v>
                      </c:pt>
                      <c:pt idx="16">
                        <c:v>99.675708681763922</c:v>
                      </c:pt>
                      <c:pt idx="17">
                        <c:v>100.1816890431972</c:v>
                      </c:pt>
                      <c:pt idx="18">
                        <c:v>99.165450252079552</c:v>
                      </c:pt>
                      <c:pt idx="19">
                        <c:v>99.070593967683209</c:v>
                      </c:pt>
                      <c:pt idx="20">
                        <c:v>98.911927460456226</c:v>
                      </c:pt>
                      <c:pt idx="21">
                        <c:v>99.709520883845499</c:v>
                      </c:pt>
                      <c:pt idx="22">
                        <c:v>98.346689840395413</c:v>
                      </c:pt>
                      <c:pt idx="23">
                        <c:v>97.561621363813799</c:v>
                      </c:pt>
                      <c:pt idx="24">
                        <c:v>98.315867131790583</c:v>
                      </c:pt>
                      <c:pt idx="25">
                        <c:v>96.684205028396747</c:v>
                      </c:pt>
                      <c:pt idx="26">
                        <c:v>94.453183844914705</c:v>
                      </c:pt>
                      <c:pt idx="27">
                        <c:v>94.602022821861894</c:v>
                      </c:pt>
                      <c:pt idx="28">
                        <c:v>94.882605683748693</c:v>
                      </c:pt>
                      <c:pt idx="29">
                        <c:v>95.415079142544514</c:v>
                      </c:pt>
                      <c:pt idx="30">
                        <c:v>95.415079142544514</c:v>
                      </c:pt>
                      <c:pt idx="31">
                        <c:v>95.133809040778075</c:v>
                      </c:pt>
                      <c:pt idx="32">
                        <c:v>94.825307058778222</c:v>
                      </c:pt>
                      <c:pt idx="33">
                        <c:v>92.82794743439608</c:v>
                      </c:pt>
                      <c:pt idx="34">
                        <c:v>92.504085641084856</c:v>
                      </c:pt>
                      <c:pt idx="35">
                        <c:v>92.561796609983134</c:v>
                      </c:pt>
                      <c:pt idx="36">
                        <c:v>93.44110285506936</c:v>
                      </c:pt>
                      <c:pt idx="37">
                        <c:v>93.259826155800042</c:v>
                      </c:pt>
                      <c:pt idx="38">
                        <c:v>93.873582911368018</c:v>
                      </c:pt>
                      <c:pt idx="39">
                        <c:v>93.100266236729354</c:v>
                      </c:pt>
                      <c:pt idx="40">
                        <c:v>92.770202103503792</c:v>
                      </c:pt>
                      <c:pt idx="41">
                        <c:v>92.454192025818244</c:v>
                      </c:pt>
                      <c:pt idx="42">
                        <c:v>92.598271866598466</c:v>
                      </c:pt>
                      <c:pt idx="43">
                        <c:v>93.216564405372594</c:v>
                      </c:pt>
                      <c:pt idx="44">
                        <c:v>93.484330243502839</c:v>
                      </c:pt>
                      <c:pt idx="45">
                        <c:v>94.941450598448498</c:v>
                      </c:pt>
                      <c:pt idx="46">
                        <c:v>94.126401282114699</c:v>
                      </c:pt>
                      <c:pt idx="47">
                        <c:v>94.052334004079441</c:v>
                      </c:pt>
                      <c:pt idx="48">
                        <c:v>94.335992264427887</c:v>
                      </c:pt>
                      <c:pt idx="49">
                        <c:v>95.31391743225187</c:v>
                      </c:pt>
                      <c:pt idx="50">
                        <c:v>95.511035010748429</c:v>
                      </c:pt>
                      <c:pt idx="51">
                        <c:v>95.394169869204561</c:v>
                      </c:pt>
                      <c:pt idx="52">
                        <c:v>95.072438519520276</c:v>
                      </c:pt>
                      <c:pt idx="53">
                        <c:v>96.63242150346089</c:v>
                      </c:pt>
                      <c:pt idx="54">
                        <c:v>97.557034037616745</c:v>
                      </c:pt>
                      <c:pt idx="55">
                        <c:v>98.144349238813106</c:v>
                      </c:pt>
                      <c:pt idx="56">
                        <c:v>99.398768191239583</c:v>
                      </c:pt>
                      <c:pt idx="57">
                        <c:v>97.75167755254634</c:v>
                      </c:pt>
                      <c:pt idx="58">
                        <c:v>96.592269513489128</c:v>
                      </c:pt>
                      <c:pt idx="59">
                        <c:v>96.426335444534217</c:v>
                      </c:pt>
                      <c:pt idx="60">
                        <c:v>96.912660745407905</c:v>
                      </c:pt>
                      <c:pt idx="61">
                        <c:v>95.565515952212095</c:v>
                      </c:pt>
                      <c:pt idx="62">
                        <c:v>95.565515952212095</c:v>
                      </c:pt>
                      <c:pt idx="63">
                        <c:v>94.283865119552246</c:v>
                      </c:pt>
                      <c:pt idx="64">
                        <c:v>94.961741355896777</c:v>
                      </c:pt>
                      <c:pt idx="65">
                        <c:v>94.854617839647702</c:v>
                      </c:pt>
                      <c:pt idx="66">
                        <c:v>94.194764469148481</c:v>
                      </c:pt>
                      <c:pt idx="67">
                        <c:v>94.402517084783412</c:v>
                      </c:pt>
                      <c:pt idx="68">
                        <c:v>92.783946901097934</c:v>
                      </c:pt>
                      <c:pt idx="69">
                        <c:v>92.308840791260508</c:v>
                      </c:pt>
                      <c:pt idx="70">
                        <c:v>92.766851809090269</c:v>
                      </c:pt>
                      <c:pt idx="71">
                        <c:v>94.005395520295579</c:v>
                      </c:pt>
                      <c:pt idx="72">
                        <c:v>93.692581108050561</c:v>
                      </c:pt>
                      <c:pt idx="73">
                        <c:v>93.360627065155853</c:v>
                      </c:pt>
                      <c:pt idx="74">
                        <c:v>94.618791474926695</c:v>
                      </c:pt>
                      <c:pt idx="75">
                        <c:v>95.41813736000924</c:v>
                      </c:pt>
                      <c:pt idx="76">
                        <c:v>94.872108094586153</c:v>
                      </c:pt>
                      <c:pt idx="77">
                        <c:v>95.481311885951172</c:v>
                      </c:pt>
                      <c:pt idx="78">
                        <c:v>96.369088362554692</c:v>
                      </c:pt>
                      <c:pt idx="79">
                        <c:v>96.202278062753223</c:v>
                      </c:pt>
                      <c:pt idx="80">
                        <c:v>95.737308741141476</c:v>
                      </c:pt>
                      <c:pt idx="81">
                        <c:v>96.403914243458857</c:v>
                      </c:pt>
                      <c:pt idx="82">
                        <c:v>96.105050800771863</c:v>
                      </c:pt>
                      <c:pt idx="83">
                        <c:v>95.477291532654846</c:v>
                      </c:pt>
                      <c:pt idx="84">
                        <c:v>95.317508260623356</c:v>
                      </c:pt>
                      <c:pt idx="85">
                        <c:v>94.739419254812105</c:v>
                      </c:pt>
                      <c:pt idx="86">
                        <c:v>95.804641068355636</c:v>
                      </c:pt>
                      <c:pt idx="87">
                        <c:v>95.726828332975956</c:v>
                      </c:pt>
                      <c:pt idx="88">
                        <c:v>95.994697257088205</c:v>
                      </c:pt>
                      <c:pt idx="89">
                        <c:v>96.943964521928507</c:v>
                      </c:pt>
                      <c:pt idx="90">
                        <c:v>97.330365144292898</c:v>
                      </c:pt>
                      <c:pt idx="91">
                        <c:v>97.80947442642956</c:v>
                      </c:pt>
                      <c:pt idx="92">
                        <c:v>98.355898854783391</c:v>
                      </c:pt>
                      <c:pt idx="93">
                        <c:v>99.052880359783785</c:v>
                      </c:pt>
                      <c:pt idx="94">
                        <c:v>98.76152501278267</c:v>
                      </c:pt>
                      <c:pt idx="95">
                        <c:v>97.273685035214172</c:v>
                      </c:pt>
                      <c:pt idx="96">
                        <c:v>96.514130339166641</c:v>
                      </c:pt>
                      <c:pt idx="97">
                        <c:v>96.89927674875058</c:v>
                      </c:pt>
                      <c:pt idx="98">
                        <c:v>96.794867830026348</c:v>
                      </c:pt>
                      <c:pt idx="99">
                        <c:v>96.618951601818722</c:v>
                      </c:pt>
                      <c:pt idx="100">
                        <c:v>96.307683479303094</c:v>
                      </c:pt>
                      <c:pt idx="101">
                        <c:v>97.015987261321584</c:v>
                      </c:pt>
                      <c:pt idx="102">
                        <c:v>98.571760900998981</c:v>
                      </c:pt>
                      <c:pt idx="103">
                        <c:v>98.470204027775495</c:v>
                      </c:pt>
                      <c:pt idx="104">
                        <c:v>97.141786521301682</c:v>
                      </c:pt>
                      <c:pt idx="105">
                        <c:v>97.518686052329173</c:v>
                      </c:pt>
                      <c:pt idx="106">
                        <c:v>97.498515561859833</c:v>
                      </c:pt>
                      <c:pt idx="107">
                        <c:v>96.305295320721072</c:v>
                      </c:pt>
                      <c:pt idx="108">
                        <c:v>96.512291972488384</c:v>
                      </c:pt>
                      <c:pt idx="109">
                        <c:v>95.702362593258428</c:v>
                      </c:pt>
                      <c:pt idx="110">
                        <c:v>95.095117435550648</c:v>
                      </c:pt>
                      <c:pt idx="111">
                        <c:v>94.17603718242637</c:v>
                      </c:pt>
                      <c:pt idx="112">
                        <c:v>93.611366535266413</c:v>
                      </c:pt>
                      <c:pt idx="113">
                        <c:v>94.534776399632719</c:v>
                      </c:pt>
                      <c:pt idx="114">
                        <c:v>94.117089181744717</c:v>
                      </c:pt>
                      <c:pt idx="115">
                        <c:v>95.023472678091323</c:v>
                      </c:pt>
                      <c:pt idx="116">
                        <c:v>94.957995898552383</c:v>
                      </c:pt>
                      <c:pt idx="117">
                        <c:v>95.213528866823907</c:v>
                      </c:pt>
                      <c:pt idx="118">
                        <c:v>95.812320974011328</c:v>
                      </c:pt>
                      <c:pt idx="119">
                        <c:v>95.911335059679928</c:v>
                      </c:pt>
                      <c:pt idx="120">
                        <c:v>97.500646005486914</c:v>
                      </c:pt>
                      <c:pt idx="121">
                        <c:v>97.500646005486914</c:v>
                      </c:pt>
                      <c:pt idx="122">
                        <c:v>98.49209261794411</c:v>
                      </c:pt>
                      <c:pt idx="123">
                        <c:v>99.250856988129982</c:v>
                      </c:pt>
                      <c:pt idx="124">
                        <c:v>98.891963141950797</c:v>
                      </c:pt>
                      <c:pt idx="125">
                        <c:v>98.638182635372516</c:v>
                      </c:pt>
                      <c:pt idx="126">
                        <c:v>98.091208415114906</c:v>
                      </c:pt>
                      <c:pt idx="127">
                        <c:v>98.352393931396946</c:v>
                      </c:pt>
                      <c:pt idx="128">
                        <c:v>98.352393931396946</c:v>
                      </c:pt>
                      <c:pt idx="129">
                        <c:v>98.352393931396946</c:v>
                      </c:pt>
                      <c:pt idx="130">
                        <c:v>98.671668398511144</c:v>
                      </c:pt>
                      <c:pt idx="131">
                        <c:v>99.140469082452299</c:v>
                      </c:pt>
                      <c:pt idx="132">
                        <c:v>98.0761750427463</c:v>
                      </c:pt>
                      <c:pt idx="133">
                        <c:v>98.0761750427463</c:v>
                      </c:pt>
                      <c:pt idx="134">
                        <c:v>99.165278442109624</c:v>
                      </c:pt>
                      <c:pt idx="135">
                        <c:v>99.323343614441896</c:v>
                      </c:pt>
                      <c:pt idx="136">
                        <c:v>98.267313634289422</c:v>
                      </c:pt>
                      <c:pt idx="137">
                        <c:v>98.592137563432246</c:v>
                      </c:pt>
                      <c:pt idx="138">
                        <c:v>98.485477934101922</c:v>
                      </c:pt>
                      <c:pt idx="139">
                        <c:v>98.152767927339482</c:v>
                      </c:pt>
                      <c:pt idx="140">
                        <c:v>98.764686316229287</c:v>
                      </c:pt>
                      <c:pt idx="141">
                        <c:v>98.915672917800606</c:v>
                      </c:pt>
                      <c:pt idx="142">
                        <c:v>99.593308620187273</c:v>
                      </c:pt>
                      <c:pt idx="143">
                        <c:v>99.759036517178217</c:v>
                      </c:pt>
                      <c:pt idx="144">
                        <c:v>100.02334897491301</c:v>
                      </c:pt>
                      <c:pt idx="145">
                        <c:v>101.3710951030035</c:v>
                      </c:pt>
                      <c:pt idx="146">
                        <c:v>101.110871722553</c:v>
                      </c:pt>
                      <c:pt idx="147">
                        <c:v>99.609218223402451</c:v>
                      </c:pt>
                      <c:pt idx="148">
                        <c:v>99.510427490694781</c:v>
                      </c:pt>
                      <c:pt idx="149">
                        <c:v>97.750715416714741</c:v>
                      </c:pt>
                      <c:pt idx="150">
                        <c:v>98.380175603534042</c:v>
                      </c:pt>
                      <c:pt idx="151">
                        <c:v>96.046824401963903</c:v>
                      </c:pt>
                      <c:pt idx="152">
                        <c:v>95.781034378487718</c:v>
                      </c:pt>
                      <c:pt idx="153">
                        <c:v>96.85051707928551</c:v>
                      </c:pt>
                      <c:pt idx="154">
                        <c:v>97.228859814060357</c:v>
                      </c:pt>
                      <c:pt idx="155">
                        <c:v>96.350240808853826</c:v>
                      </c:pt>
                      <c:pt idx="156">
                        <c:v>95.918911879353672</c:v>
                      </c:pt>
                      <c:pt idx="157">
                        <c:v>97.617322156063892</c:v>
                      </c:pt>
                      <c:pt idx="158">
                        <c:v>98.663936949864478</c:v>
                      </c:pt>
                      <c:pt idx="159">
                        <c:v>98.844835667199973</c:v>
                      </c:pt>
                      <c:pt idx="160">
                        <c:v>98.406720243887705</c:v>
                      </c:pt>
                      <c:pt idx="161">
                        <c:v>97.670084997828283</c:v>
                      </c:pt>
                      <c:pt idx="162">
                        <c:v>97.899382583692045</c:v>
                      </c:pt>
                      <c:pt idx="163">
                        <c:v>99.210172387251404</c:v>
                      </c:pt>
                      <c:pt idx="164">
                        <c:v>99.367481595716029</c:v>
                      </c:pt>
                      <c:pt idx="165">
                        <c:v>99.412272454875833</c:v>
                      </c:pt>
                      <c:pt idx="166">
                        <c:v>99.972716576775653</c:v>
                      </c:pt>
                      <c:pt idx="167">
                        <c:v>99.159539989114137</c:v>
                      </c:pt>
                      <c:pt idx="168">
                        <c:v>99.548363132054476</c:v>
                      </c:pt>
                      <c:pt idx="169">
                        <c:v>99.294187462545423</c:v>
                      </c:pt>
                      <c:pt idx="170">
                        <c:v>98.509325157927705</c:v>
                      </c:pt>
                      <c:pt idx="171">
                        <c:v>94.29199173112977</c:v>
                      </c:pt>
                      <c:pt idx="172">
                        <c:v>94.168202647797813</c:v>
                      </c:pt>
                      <c:pt idx="173">
                        <c:v>94.576577765315832</c:v>
                      </c:pt>
                      <c:pt idx="174">
                        <c:v>91.823546350206428</c:v>
                      </c:pt>
                      <c:pt idx="175">
                        <c:v>87.688681708973149</c:v>
                      </c:pt>
                      <c:pt idx="176">
                        <c:v>89.066443038809808</c:v>
                      </c:pt>
                      <c:pt idx="177">
                        <c:v>90.986866158658927</c:v>
                      </c:pt>
                      <c:pt idx="178">
                        <c:v>90.933433258011846</c:v>
                      </c:pt>
                      <c:pt idx="179">
                        <c:v>90.949789567148827</c:v>
                      </c:pt>
                      <c:pt idx="180">
                        <c:v>89.452379774255448</c:v>
                      </c:pt>
                      <c:pt idx="181">
                        <c:v>83.876854173195426</c:v>
                      </c:pt>
                      <c:pt idx="182">
                        <c:v>84.98753690478155</c:v>
                      </c:pt>
                      <c:pt idx="183">
                        <c:v>84.314179270646065</c:v>
                      </c:pt>
                      <c:pt idx="184">
                        <c:v>76.117778483344054</c:v>
                      </c:pt>
                      <c:pt idx="185">
                        <c:v>75.901572817188637</c:v>
                      </c:pt>
                      <c:pt idx="186">
                        <c:v>69.583432983115898</c:v>
                      </c:pt>
                      <c:pt idx="187">
                        <c:v>71.437863893516322</c:v>
                      </c:pt>
                      <c:pt idx="188">
                        <c:v>66.327032718116172</c:v>
                      </c:pt>
                      <c:pt idx="189">
                        <c:v>65.224236064149736</c:v>
                      </c:pt>
                      <c:pt idx="190">
                        <c:v>69.191311088752911</c:v>
                      </c:pt>
                      <c:pt idx="191">
                        <c:v>65.746881992665749</c:v>
                      </c:pt>
                      <c:pt idx="192">
                        <c:v>70.698685859902028</c:v>
                      </c:pt>
                      <c:pt idx="193">
                        <c:v>74.356348309664725</c:v>
                      </c:pt>
                      <c:pt idx="194">
                        <c:v>77.394120387933199</c:v>
                      </c:pt>
                      <c:pt idx="195">
                        <c:v>73.786935707334749</c:v>
                      </c:pt>
                      <c:pt idx="196">
                        <c:v>74.588944646951106</c:v>
                      </c:pt>
                      <c:pt idx="197">
                        <c:v>76.438788231154462</c:v>
                      </c:pt>
                      <c:pt idx="198">
                        <c:v>75.136692012073397</c:v>
                      </c:pt>
                      <c:pt idx="199">
                        <c:v>77.418757937620583</c:v>
                      </c:pt>
                      <c:pt idx="200">
                        <c:v>76.625013057557666</c:v>
                      </c:pt>
                      <c:pt idx="201">
                        <c:v>79.445531428854181</c:v>
                      </c:pt>
                      <c:pt idx="202">
                        <c:v>81.604100348018306</c:v>
                      </c:pt>
                      <c:pt idx="203">
                        <c:v>80.217903148658223</c:v>
                      </c:pt>
                      <c:pt idx="204">
                        <c:v>82.488646797187272</c:v>
                      </c:pt>
                      <c:pt idx="205">
                        <c:v>82.488646797187272</c:v>
                      </c:pt>
                      <c:pt idx="206">
                        <c:v>82.488646797187272</c:v>
                      </c:pt>
                      <c:pt idx="207">
                        <c:v>85.689380631930788</c:v>
                      </c:pt>
                      <c:pt idx="208">
                        <c:v>82.986414642057994</c:v>
                      </c:pt>
                      <c:pt idx="209">
                        <c:v>82.889908981950313</c:v>
                      </c:pt>
                      <c:pt idx="210">
                        <c:v>84.418227388433493</c:v>
                      </c:pt>
                      <c:pt idx="211">
                        <c:v>83.928345621182402</c:v>
                      </c:pt>
                      <c:pt idx="212">
                        <c:v>81.831147223276005</c:v>
                      </c:pt>
                      <c:pt idx="213">
                        <c:v>82.655182201036865</c:v>
                      </c:pt>
                      <c:pt idx="214">
                        <c:v>85.220872024938544</c:v>
                      </c:pt>
                      <c:pt idx="215">
                        <c:v>85.092718968370505</c:v>
                      </c:pt>
                      <c:pt idx="216">
                        <c:v>85.092718968370505</c:v>
                      </c:pt>
                      <c:pt idx="217">
                        <c:v>85.955187836403852</c:v>
                      </c:pt>
                      <c:pt idx="218">
                        <c:v>87.377825930385356</c:v>
                      </c:pt>
                      <c:pt idx="219">
                        <c:v>86.483503493927586</c:v>
                      </c:pt>
                      <c:pt idx="220">
                        <c:v>86.483503493927586</c:v>
                      </c:pt>
                      <c:pt idx="221">
                        <c:v>84.507465486813246</c:v>
                      </c:pt>
                      <c:pt idx="222">
                        <c:v>84.50329050454404</c:v>
                      </c:pt>
                      <c:pt idx="223">
                        <c:v>85.616327032718104</c:v>
                      </c:pt>
                      <c:pt idx="224">
                        <c:v>85.938831527266885</c:v>
                      </c:pt>
                      <c:pt idx="225">
                        <c:v>87.629235459378634</c:v>
                      </c:pt>
                      <c:pt idx="226">
                        <c:v>86.253501487187094</c:v>
                      </c:pt>
                      <c:pt idx="227">
                        <c:v>86.453763188133323</c:v>
                      </c:pt>
                      <c:pt idx="228">
                        <c:v>86.166222022464481</c:v>
                      </c:pt>
                      <c:pt idx="229">
                        <c:v>84.381133615926373</c:v>
                      </c:pt>
                      <c:pt idx="230">
                        <c:v>85.26708890684877</c:v>
                      </c:pt>
                      <c:pt idx="231">
                        <c:v>88.279501833555926</c:v>
                      </c:pt>
                      <c:pt idx="232">
                        <c:v>89.255519910713801</c:v>
                      </c:pt>
                      <c:pt idx="233">
                        <c:v>89.586443093788972</c:v>
                      </c:pt>
                      <c:pt idx="234">
                        <c:v>87.662188611610489</c:v>
                      </c:pt>
                      <c:pt idx="235">
                        <c:v>86.157906419920053</c:v>
                      </c:pt>
                      <c:pt idx="236">
                        <c:v>86.032485141873778</c:v>
                      </c:pt>
                      <c:pt idx="237">
                        <c:v>86.940140031997899</c:v>
                      </c:pt>
                      <c:pt idx="238">
                        <c:v>86.757076509041312</c:v>
                      </c:pt>
                      <c:pt idx="239">
                        <c:v>88.291631617432813</c:v>
                      </c:pt>
                      <c:pt idx="240">
                        <c:v>86.734827117935851</c:v>
                      </c:pt>
                      <c:pt idx="241">
                        <c:v>87.502113262630104</c:v>
                      </c:pt>
                      <c:pt idx="242">
                        <c:v>90.194839378295313</c:v>
                      </c:pt>
                      <c:pt idx="243">
                        <c:v>92.167939434923881</c:v>
                      </c:pt>
                      <c:pt idx="244">
                        <c:v>91.411133698395204</c:v>
                      </c:pt>
                      <c:pt idx="245">
                        <c:v>94.018504621000986</c:v>
                      </c:pt>
                      <c:pt idx="246">
                        <c:v>93.953113746446974</c:v>
                      </c:pt>
                      <c:pt idx="247">
                        <c:v>93.608050602846802</c:v>
                      </c:pt>
                      <c:pt idx="248">
                        <c:v>92.214929461698802</c:v>
                      </c:pt>
                      <c:pt idx="249">
                        <c:v>91.566638902175541</c:v>
                      </c:pt>
                      <c:pt idx="250">
                        <c:v>92.158249352619976</c:v>
                      </c:pt>
                      <c:pt idx="251">
                        <c:v>89.805414900460178</c:v>
                      </c:pt>
                      <c:pt idx="252">
                        <c:v>89.805414900460178</c:v>
                      </c:pt>
                      <c:pt idx="253">
                        <c:v>92.824494054000553</c:v>
                      </c:pt>
                      <c:pt idx="254">
                        <c:v>92.676393859923976</c:v>
                      </c:pt>
                      <c:pt idx="255">
                        <c:v>93.162925332761503</c:v>
                      </c:pt>
                      <c:pt idx="256">
                        <c:v>93.172838768026224</c:v>
                      </c:pt>
                      <c:pt idx="257">
                        <c:v>95.311460549681954</c:v>
                      </c:pt>
                      <c:pt idx="258">
                        <c:v>93.546628538598156</c:v>
                      </c:pt>
                      <c:pt idx="259">
                        <c:v>92.629713091095013</c:v>
                      </c:pt>
                      <c:pt idx="260">
                        <c:v>92.172698571090805</c:v>
                      </c:pt>
                      <c:pt idx="261">
                        <c:v>93.020494867692548</c:v>
                      </c:pt>
                      <c:pt idx="262">
                        <c:v>93.399954367272002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C-4DB3-4593-9D52-58418C715F9B}"/>
                  </c:ext>
                </c:extLst>
              </c15:ser>
            </c15:filteredLineSeries>
            <c15:filteredLineSeries>
              <c15:ser>
                <c:idx val="13"/>
                <c:order val="13"/>
                <c:tx>
                  <c:strRef>
                    <c:extLst xmlns:c15="http://schemas.microsoft.com/office/drawing/2012/chart" xmlns:c16r2="http://schemas.microsoft.com/office/drawing/2015/06/chart">
                      <c:ext xmlns:c15="http://schemas.microsoft.com/office/drawing/2012/chart" uri="{02D57815-91ED-43cb-92C2-25804820EDAC}">
                        <c15:formulaRef>
                          <c15:sqref>Index_Charts!$O$2</c15:sqref>
                        </c15:formulaRef>
                      </c:ext>
                    </c:extLst>
                    <c:strCache>
                      <c:ptCount val="1"/>
                      <c:pt idx="0">
                        <c:v>MSCI Emerging Market Index</c:v>
                      </c:pt>
                    </c:strCache>
                  </c:strRef>
                </c:tx>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Index_Charts!$O$379:$O$641</c15:sqref>
                        </c15:formulaRef>
                      </c:ext>
                    </c:extLst>
                    <c:numCache>
                      <c:formatCode>0.00</c:formatCode>
                      <c:ptCount val="263"/>
                      <c:pt idx="0">
                        <c:v>100</c:v>
                      </c:pt>
                      <c:pt idx="1">
                        <c:v>100.8749976300173</c:v>
                      </c:pt>
                      <c:pt idx="2">
                        <c:v>100.83233794057981</c:v>
                      </c:pt>
                      <c:pt idx="3">
                        <c:v>100.4521927080371</c:v>
                      </c:pt>
                      <c:pt idx="4">
                        <c:v>100.9261892573422</c:v>
                      </c:pt>
                      <c:pt idx="5">
                        <c:v>100.4806325009954</c:v>
                      </c:pt>
                      <c:pt idx="6">
                        <c:v>99.183777942096526</c:v>
                      </c:pt>
                      <c:pt idx="7">
                        <c:v>98.825436550821848</c:v>
                      </c:pt>
                      <c:pt idx="8">
                        <c:v>99.439736078721324</c:v>
                      </c:pt>
                      <c:pt idx="9">
                        <c:v>100.0274917998597</c:v>
                      </c:pt>
                      <c:pt idx="10">
                        <c:v>99.624594732950342</c:v>
                      </c:pt>
                      <c:pt idx="11">
                        <c:v>100.2739700054983</c:v>
                      </c:pt>
                      <c:pt idx="12">
                        <c:v>100.5232921904329</c:v>
                      </c:pt>
                      <c:pt idx="13">
                        <c:v>100.0037919723945</c:v>
                      </c:pt>
                      <c:pt idx="14">
                        <c:v>99.702330167036365</c:v>
                      </c:pt>
                      <c:pt idx="15">
                        <c:v>100.2493221849345</c:v>
                      </c:pt>
                      <c:pt idx="16">
                        <c:v>99.900460724645967</c:v>
                      </c:pt>
                      <c:pt idx="17">
                        <c:v>100.05972356521249</c:v>
                      </c:pt>
                      <c:pt idx="18">
                        <c:v>100.0455036687333</c:v>
                      </c:pt>
                      <c:pt idx="19">
                        <c:v>99.945964393379256</c:v>
                      </c:pt>
                      <c:pt idx="20">
                        <c:v>99.412244278861706</c:v>
                      </c:pt>
                      <c:pt idx="21">
                        <c:v>99.134482300968841</c:v>
                      </c:pt>
                      <c:pt idx="22">
                        <c:v>98.888952088428766</c:v>
                      </c:pt>
                      <c:pt idx="23">
                        <c:v>98.307832318980672</c:v>
                      </c:pt>
                      <c:pt idx="24">
                        <c:v>97.12758091121097</c:v>
                      </c:pt>
                      <c:pt idx="25">
                        <c:v>95.155755266101622</c:v>
                      </c:pt>
                      <c:pt idx="26">
                        <c:v>92.239728494776557</c:v>
                      </c:pt>
                      <c:pt idx="27">
                        <c:v>92.208444722522387</c:v>
                      </c:pt>
                      <c:pt idx="28">
                        <c:v>92.206548736325189</c:v>
                      </c:pt>
                      <c:pt idx="29">
                        <c:v>93.310960696206166</c:v>
                      </c:pt>
                      <c:pt idx="30">
                        <c:v>93.016134842538349</c:v>
                      </c:pt>
                      <c:pt idx="31">
                        <c:v>92.380031473370849</c:v>
                      </c:pt>
                      <c:pt idx="32">
                        <c:v>91.84820734505054</c:v>
                      </c:pt>
                      <c:pt idx="33">
                        <c:v>91.427298409267607</c:v>
                      </c:pt>
                      <c:pt idx="34">
                        <c:v>91.341031037294016</c:v>
                      </c:pt>
                      <c:pt idx="35">
                        <c:v>91.980926378855969</c:v>
                      </c:pt>
                      <c:pt idx="36">
                        <c:v>92.688129230419179</c:v>
                      </c:pt>
                      <c:pt idx="37">
                        <c:v>92.913751587888456</c:v>
                      </c:pt>
                      <c:pt idx="38">
                        <c:v>93.200993496767353</c:v>
                      </c:pt>
                      <c:pt idx="39">
                        <c:v>92.491894659006903</c:v>
                      </c:pt>
                      <c:pt idx="40">
                        <c:v>92.302296039284812</c:v>
                      </c:pt>
                      <c:pt idx="41">
                        <c:v>91.084124907570697</c:v>
                      </c:pt>
                      <c:pt idx="42">
                        <c:v>91.442466298845375</c:v>
                      </c:pt>
                      <c:pt idx="43">
                        <c:v>91.514513774339761</c:v>
                      </c:pt>
                      <c:pt idx="44">
                        <c:v>91.962914509982397</c:v>
                      </c:pt>
                      <c:pt idx="45">
                        <c:v>93.31380467550197</c:v>
                      </c:pt>
                      <c:pt idx="46">
                        <c:v>93.259769068881184</c:v>
                      </c:pt>
                      <c:pt idx="47">
                        <c:v>92.265324308439048</c:v>
                      </c:pt>
                      <c:pt idx="48">
                        <c:v>93.909144341429212</c:v>
                      </c:pt>
                      <c:pt idx="49">
                        <c:v>95.084655783705927</c:v>
                      </c:pt>
                      <c:pt idx="50">
                        <c:v>95.553912367517981</c:v>
                      </c:pt>
                      <c:pt idx="51">
                        <c:v>95.802286559353846</c:v>
                      </c:pt>
                      <c:pt idx="52">
                        <c:v>95.570028250194326</c:v>
                      </c:pt>
                      <c:pt idx="53">
                        <c:v>96.414690101056067</c:v>
                      </c:pt>
                      <c:pt idx="54">
                        <c:v>96.916178450220883</c:v>
                      </c:pt>
                      <c:pt idx="55">
                        <c:v>97.321919496426048</c:v>
                      </c:pt>
                      <c:pt idx="56">
                        <c:v>97.366475172060689</c:v>
                      </c:pt>
                      <c:pt idx="57">
                        <c:v>96.593860796693377</c:v>
                      </c:pt>
                      <c:pt idx="58">
                        <c:v>96.824223119655699</c:v>
                      </c:pt>
                      <c:pt idx="59">
                        <c:v>96.370134425421369</c:v>
                      </c:pt>
                      <c:pt idx="60">
                        <c:v>96.814743188669581</c:v>
                      </c:pt>
                      <c:pt idx="61">
                        <c:v>96.243103350207662</c:v>
                      </c:pt>
                      <c:pt idx="62">
                        <c:v>95.875282027946824</c:v>
                      </c:pt>
                      <c:pt idx="63">
                        <c:v>95.326394023851464</c:v>
                      </c:pt>
                      <c:pt idx="64">
                        <c:v>95.680943442731703</c:v>
                      </c:pt>
                      <c:pt idx="65">
                        <c:v>94.941508825815774</c:v>
                      </c:pt>
                      <c:pt idx="66">
                        <c:v>94.894109170885244</c:v>
                      </c:pt>
                      <c:pt idx="67">
                        <c:v>94.655214910035468</c:v>
                      </c:pt>
                      <c:pt idx="68">
                        <c:v>93.775477314525077</c:v>
                      </c:pt>
                      <c:pt idx="69">
                        <c:v>94.067459188897104</c:v>
                      </c:pt>
                      <c:pt idx="70">
                        <c:v>94.475096221299509</c:v>
                      </c:pt>
                      <c:pt idx="71">
                        <c:v>94.245681891435808</c:v>
                      </c:pt>
                      <c:pt idx="72">
                        <c:v>94.225774036364982</c:v>
                      </c:pt>
                      <c:pt idx="73">
                        <c:v>94.1366626850957</c:v>
                      </c:pt>
                      <c:pt idx="74">
                        <c:v>94.467512276510632</c:v>
                      </c:pt>
                      <c:pt idx="75">
                        <c:v>95.893293896820438</c:v>
                      </c:pt>
                      <c:pt idx="76">
                        <c:v>96.453557818099071</c:v>
                      </c:pt>
                      <c:pt idx="77">
                        <c:v>96.624196575848941</c:v>
                      </c:pt>
                      <c:pt idx="78">
                        <c:v>97.082077242477652</c:v>
                      </c:pt>
                      <c:pt idx="79">
                        <c:v>97.490662267978706</c:v>
                      </c:pt>
                      <c:pt idx="80">
                        <c:v>97.076389283885987</c:v>
                      </c:pt>
                      <c:pt idx="81">
                        <c:v>97.502038185162007</c:v>
                      </c:pt>
                      <c:pt idx="82">
                        <c:v>98.030070341087907</c:v>
                      </c:pt>
                      <c:pt idx="83">
                        <c:v>97.733348501222906</c:v>
                      </c:pt>
                      <c:pt idx="84">
                        <c:v>98.345752042925128</c:v>
                      </c:pt>
                      <c:pt idx="85">
                        <c:v>98.196917126443282</c:v>
                      </c:pt>
                      <c:pt idx="86">
                        <c:v>98.872836205752392</c:v>
                      </c:pt>
                      <c:pt idx="87">
                        <c:v>98.944883681246793</c:v>
                      </c:pt>
                      <c:pt idx="88">
                        <c:v>98.733481220256706</c:v>
                      </c:pt>
                      <c:pt idx="89">
                        <c:v>98.77898488899001</c:v>
                      </c:pt>
                      <c:pt idx="90">
                        <c:v>99.462487913087983</c:v>
                      </c:pt>
                      <c:pt idx="91">
                        <c:v>100.9186053125533</c:v>
                      </c:pt>
                      <c:pt idx="92">
                        <c:v>101.5509167093264</c:v>
                      </c:pt>
                      <c:pt idx="93">
                        <c:v>101.3281383311529</c:v>
                      </c:pt>
                      <c:pt idx="94">
                        <c:v>101.7736950874997</c:v>
                      </c:pt>
                      <c:pt idx="95">
                        <c:v>100.94704510551161</c:v>
                      </c:pt>
                      <c:pt idx="96">
                        <c:v>99.812297366475178</c:v>
                      </c:pt>
                      <c:pt idx="97">
                        <c:v>100.0919553305652</c:v>
                      </c:pt>
                      <c:pt idx="98">
                        <c:v>98.954363612232925</c:v>
                      </c:pt>
                      <c:pt idx="99">
                        <c:v>98.804580702652459</c:v>
                      </c:pt>
                      <c:pt idx="100">
                        <c:v>99.424568189143599</c:v>
                      </c:pt>
                      <c:pt idx="101">
                        <c:v>99.740249890980806</c:v>
                      </c:pt>
                      <c:pt idx="102">
                        <c:v>100.2180384126803</c:v>
                      </c:pt>
                      <c:pt idx="103">
                        <c:v>99.728873973797448</c:v>
                      </c:pt>
                      <c:pt idx="104">
                        <c:v>99.025463094628648</c:v>
                      </c:pt>
                      <c:pt idx="105">
                        <c:v>99.40181635477694</c:v>
                      </c:pt>
                      <c:pt idx="106">
                        <c:v>99.868228959293205</c:v>
                      </c:pt>
                      <c:pt idx="107">
                        <c:v>99.334508844775613</c:v>
                      </c:pt>
                      <c:pt idx="108">
                        <c:v>99.817037331968208</c:v>
                      </c:pt>
                      <c:pt idx="109">
                        <c:v>99.576247084921249</c:v>
                      </c:pt>
                      <c:pt idx="110">
                        <c:v>98.596022220958233</c:v>
                      </c:pt>
                      <c:pt idx="111">
                        <c:v>98.61213810363455</c:v>
                      </c:pt>
                      <c:pt idx="112">
                        <c:v>98.342908063629281</c:v>
                      </c:pt>
                      <c:pt idx="113">
                        <c:v>98.266120622641907</c:v>
                      </c:pt>
                      <c:pt idx="114">
                        <c:v>98.861460288569106</c:v>
                      </c:pt>
                      <c:pt idx="115">
                        <c:v>99.440684071820002</c:v>
                      </c:pt>
                      <c:pt idx="116">
                        <c:v>99.644502588021155</c:v>
                      </c:pt>
                      <c:pt idx="117">
                        <c:v>99.491875699144913</c:v>
                      </c:pt>
                      <c:pt idx="118">
                        <c:v>100.3194736742317</c:v>
                      </c:pt>
                      <c:pt idx="119">
                        <c:v>101.50256906129729</c:v>
                      </c:pt>
                      <c:pt idx="120">
                        <c:v>103.0383178810459</c:v>
                      </c:pt>
                      <c:pt idx="121">
                        <c:v>103.1378571563999</c:v>
                      </c:pt>
                      <c:pt idx="122">
                        <c:v>104.526667045864</c:v>
                      </c:pt>
                      <c:pt idx="123">
                        <c:v>105.1494985116508</c:v>
                      </c:pt>
                      <c:pt idx="124">
                        <c:v>104.9077602715053</c:v>
                      </c:pt>
                      <c:pt idx="125">
                        <c:v>105.0035075744649</c:v>
                      </c:pt>
                      <c:pt idx="126">
                        <c:v>105.3827048139089</c:v>
                      </c:pt>
                      <c:pt idx="127">
                        <c:v>105.1390705875661</c:v>
                      </c:pt>
                      <c:pt idx="128">
                        <c:v>105.14570653925639</c:v>
                      </c:pt>
                      <c:pt idx="129">
                        <c:v>105.4244165102478</c:v>
                      </c:pt>
                      <c:pt idx="130">
                        <c:v>106.0434560036403</c:v>
                      </c:pt>
                      <c:pt idx="131">
                        <c:v>106.0254441347667</c:v>
                      </c:pt>
                      <c:pt idx="132">
                        <c:v>105.66899872968921</c:v>
                      </c:pt>
                      <c:pt idx="133">
                        <c:v>105.66710274349209</c:v>
                      </c:pt>
                      <c:pt idx="134">
                        <c:v>106.93456951633399</c:v>
                      </c:pt>
                      <c:pt idx="135">
                        <c:v>106.5421003735093</c:v>
                      </c:pt>
                      <c:pt idx="136">
                        <c:v>105.46707619968529</c:v>
                      </c:pt>
                      <c:pt idx="137">
                        <c:v>105.7808619153253</c:v>
                      </c:pt>
                      <c:pt idx="138">
                        <c:v>105.3599529795423</c:v>
                      </c:pt>
                      <c:pt idx="139">
                        <c:v>107.0634965777449</c:v>
                      </c:pt>
                      <c:pt idx="140">
                        <c:v>107.4673416377529</c:v>
                      </c:pt>
                      <c:pt idx="141">
                        <c:v>108.4504104810117</c:v>
                      </c:pt>
                      <c:pt idx="142">
                        <c:v>108.4371385776311</c:v>
                      </c:pt>
                      <c:pt idx="143">
                        <c:v>107.8797186356483</c:v>
                      </c:pt>
                      <c:pt idx="144">
                        <c:v>108.12998881368139</c:v>
                      </c:pt>
                      <c:pt idx="145">
                        <c:v>108.71869252791841</c:v>
                      </c:pt>
                      <c:pt idx="146">
                        <c:v>108.6096733215782</c:v>
                      </c:pt>
                      <c:pt idx="147">
                        <c:v>106.8246023168951</c:v>
                      </c:pt>
                      <c:pt idx="148">
                        <c:v>107.4455377964848</c:v>
                      </c:pt>
                      <c:pt idx="149">
                        <c:v>106.3828375329427</c:v>
                      </c:pt>
                      <c:pt idx="150">
                        <c:v>106.117399465332</c:v>
                      </c:pt>
                      <c:pt idx="151">
                        <c:v>104.5617427905125</c:v>
                      </c:pt>
                      <c:pt idx="152">
                        <c:v>104.44229566008759</c:v>
                      </c:pt>
                      <c:pt idx="153">
                        <c:v>104.0431905655727</c:v>
                      </c:pt>
                      <c:pt idx="154">
                        <c:v>101.6997516258082</c:v>
                      </c:pt>
                      <c:pt idx="155">
                        <c:v>100.70909883776039</c:v>
                      </c:pt>
                      <c:pt idx="156">
                        <c:v>100.5176042318412</c:v>
                      </c:pt>
                      <c:pt idx="157">
                        <c:v>102.8942229300571</c:v>
                      </c:pt>
                      <c:pt idx="158">
                        <c:v>103.2743681625998</c:v>
                      </c:pt>
                      <c:pt idx="159">
                        <c:v>104.5058111976945</c:v>
                      </c:pt>
                      <c:pt idx="160">
                        <c:v>103.4876666097871</c:v>
                      </c:pt>
                      <c:pt idx="161">
                        <c:v>103.0402138672431</c:v>
                      </c:pt>
                      <c:pt idx="162">
                        <c:v>104.2233092543087</c:v>
                      </c:pt>
                      <c:pt idx="163">
                        <c:v>105.1987941527786</c:v>
                      </c:pt>
                      <c:pt idx="164">
                        <c:v>104.854672657983</c:v>
                      </c:pt>
                      <c:pt idx="165">
                        <c:v>104.8764764992511</c:v>
                      </c:pt>
                      <c:pt idx="166">
                        <c:v>105.0366873329162</c:v>
                      </c:pt>
                      <c:pt idx="167">
                        <c:v>103.8678118423298</c:v>
                      </c:pt>
                      <c:pt idx="168">
                        <c:v>104.6290503005138</c:v>
                      </c:pt>
                      <c:pt idx="169">
                        <c:v>103.835580076977</c:v>
                      </c:pt>
                      <c:pt idx="170">
                        <c:v>102.78330773751971</c:v>
                      </c:pt>
                      <c:pt idx="171">
                        <c:v>100.04360768253611</c:v>
                      </c:pt>
                      <c:pt idx="172">
                        <c:v>100.1592628405665</c:v>
                      </c:pt>
                      <c:pt idx="173">
                        <c:v>98.905067971105197</c:v>
                      </c:pt>
                      <c:pt idx="174">
                        <c:v>97.706804694461809</c:v>
                      </c:pt>
                      <c:pt idx="175">
                        <c:v>95.322602051457039</c:v>
                      </c:pt>
                      <c:pt idx="176">
                        <c:v>96.413742107957447</c:v>
                      </c:pt>
                      <c:pt idx="177">
                        <c:v>97.436626661357906</c:v>
                      </c:pt>
                      <c:pt idx="178">
                        <c:v>98.383671766869512</c:v>
                      </c:pt>
                      <c:pt idx="179">
                        <c:v>98.528714710956862</c:v>
                      </c:pt>
                      <c:pt idx="180">
                        <c:v>95.944485524145406</c:v>
                      </c:pt>
                      <c:pt idx="181">
                        <c:v>89.862161803462044</c:v>
                      </c:pt>
                      <c:pt idx="182">
                        <c:v>91.438674326450865</c:v>
                      </c:pt>
                      <c:pt idx="183">
                        <c:v>89.73892270064276</c:v>
                      </c:pt>
                      <c:pt idx="184">
                        <c:v>83.720114517566302</c:v>
                      </c:pt>
                      <c:pt idx="185">
                        <c:v>84.484196955046201</c:v>
                      </c:pt>
                      <c:pt idx="186">
                        <c:v>78.984888990008145</c:v>
                      </c:pt>
                      <c:pt idx="187">
                        <c:v>78.368693475911499</c:v>
                      </c:pt>
                      <c:pt idx="188">
                        <c:v>74.683844301613476</c:v>
                      </c:pt>
                      <c:pt idx="189">
                        <c:v>72.655139070587524</c:v>
                      </c:pt>
                      <c:pt idx="190">
                        <c:v>76.145649659670497</c:v>
                      </c:pt>
                      <c:pt idx="191">
                        <c:v>71.876836736628491</c:v>
                      </c:pt>
                      <c:pt idx="192">
                        <c:v>75.996814743188693</c:v>
                      </c:pt>
                      <c:pt idx="193">
                        <c:v>79.303414671141198</c:v>
                      </c:pt>
                      <c:pt idx="194">
                        <c:v>80.70075649849268</c:v>
                      </c:pt>
                      <c:pt idx="195">
                        <c:v>79.872210530307342</c:v>
                      </c:pt>
                      <c:pt idx="196">
                        <c:v>78.874921790569346</c:v>
                      </c:pt>
                      <c:pt idx="197">
                        <c:v>80.444798361867953</c:v>
                      </c:pt>
                      <c:pt idx="198">
                        <c:v>78.423677075630877</c:v>
                      </c:pt>
                      <c:pt idx="199">
                        <c:v>79.49206529776464</c:v>
                      </c:pt>
                      <c:pt idx="200">
                        <c:v>78.84648199761105</c:v>
                      </c:pt>
                      <c:pt idx="201">
                        <c:v>80.942494738638317</c:v>
                      </c:pt>
                      <c:pt idx="202">
                        <c:v>83.248013954458429</c:v>
                      </c:pt>
                      <c:pt idx="203">
                        <c:v>82.840376922055981</c:v>
                      </c:pt>
                      <c:pt idx="204">
                        <c:v>84.141971446447883</c:v>
                      </c:pt>
                      <c:pt idx="205">
                        <c:v>84.196955046167261</c:v>
                      </c:pt>
                      <c:pt idx="206">
                        <c:v>83.721062510664893</c:v>
                      </c:pt>
                      <c:pt idx="207">
                        <c:v>84.967673435337403</c:v>
                      </c:pt>
                      <c:pt idx="208">
                        <c:v>84.195059059970063</c:v>
                      </c:pt>
                      <c:pt idx="209">
                        <c:v>83.884117323625873</c:v>
                      </c:pt>
                      <c:pt idx="210">
                        <c:v>85.443565970839757</c:v>
                      </c:pt>
                      <c:pt idx="211">
                        <c:v>85.255863337314906</c:v>
                      </c:pt>
                      <c:pt idx="212">
                        <c:v>83.256545892345912</c:v>
                      </c:pt>
                      <c:pt idx="213">
                        <c:v>84.24245871490055</c:v>
                      </c:pt>
                      <c:pt idx="214">
                        <c:v>84.542972527159961</c:v>
                      </c:pt>
                      <c:pt idx="215">
                        <c:v>83.367461084883303</c:v>
                      </c:pt>
                      <c:pt idx="216">
                        <c:v>84.87666609787081</c:v>
                      </c:pt>
                      <c:pt idx="217">
                        <c:v>85.57533701154648</c:v>
                      </c:pt>
                      <c:pt idx="218">
                        <c:v>87.183133306789472</c:v>
                      </c:pt>
                      <c:pt idx="219">
                        <c:v>87.683673662855739</c:v>
                      </c:pt>
                      <c:pt idx="220">
                        <c:v>86.909163301291201</c:v>
                      </c:pt>
                      <c:pt idx="221">
                        <c:v>84.179891170392253</c:v>
                      </c:pt>
                      <c:pt idx="222">
                        <c:v>84.915533814913829</c:v>
                      </c:pt>
                      <c:pt idx="223">
                        <c:v>85.19613977210247</c:v>
                      </c:pt>
                      <c:pt idx="224">
                        <c:v>85.024553021253993</c:v>
                      </c:pt>
                      <c:pt idx="225">
                        <c:v>86.423790834802702</c:v>
                      </c:pt>
                      <c:pt idx="226">
                        <c:v>86.826687901712106</c:v>
                      </c:pt>
                      <c:pt idx="227">
                        <c:v>86.201960449727963</c:v>
                      </c:pt>
                      <c:pt idx="228">
                        <c:v>86.191532525643211</c:v>
                      </c:pt>
                      <c:pt idx="229">
                        <c:v>85.401854274500906</c:v>
                      </c:pt>
                      <c:pt idx="230">
                        <c:v>85.429346074360581</c:v>
                      </c:pt>
                      <c:pt idx="231">
                        <c:v>86.511006199874871</c:v>
                      </c:pt>
                      <c:pt idx="232">
                        <c:v>87.710217469616865</c:v>
                      </c:pt>
                      <c:pt idx="233">
                        <c:v>88.305557135544007</c:v>
                      </c:pt>
                      <c:pt idx="234">
                        <c:v>88.164306163851094</c:v>
                      </c:pt>
                      <c:pt idx="235">
                        <c:v>85.817075251692174</c:v>
                      </c:pt>
                      <c:pt idx="236">
                        <c:v>86.401039000436086</c:v>
                      </c:pt>
                      <c:pt idx="237">
                        <c:v>87.845780482718098</c:v>
                      </c:pt>
                      <c:pt idx="238">
                        <c:v>87.913087992719412</c:v>
                      </c:pt>
                      <c:pt idx="239">
                        <c:v>87.721593386800166</c:v>
                      </c:pt>
                      <c:pt idx="240">
                        <c:v>88.196537929203885</c:v>
                      </c:pt>
                      <c:pt idx="241">
                        <c:v>90.199647346567303</c:v>
                      </c:pt>
                      <c:pt idx="242">
                        <c:v>91.716436304343716</c:v>
                      </c:pt>
                      <c:pt idx="243">
                        <c:v>93.663614128889151</c:v>
                      </c:pt>
                      <c:pt idx="244">
                        <c:v>93.737557590580749</c:v>
                      </c:pt>
                      <c:pt idx="245">
                        <c:v>95.050528032155896</c:v>
                      </c:pt>
                      <c:pt idx="246">
                        <c:v>95.506512712587423</c:v>
                      </c:pt>
                      <c:pt idx="247">
                        <c:v>95.710331228788647</c:v>
                      </c:pt>
                      <c:pt idx="248">
                        <c:v>95.985249227385637</c:v>
                      </c:pt>
                      <c:pt idx="249">
                        <c:v>94.191646284815107</c:v>
                      </c:pt>
                      <c:pt idx="250">
                        <c:v>93.567866825929514</c:v>
                      </c:pt>
                      <c:pt idx="251">
                        <c:v>91.606469104904903</c:v>
                      </c:pt>
                      <c:pt idx="252">
                        <c:v>93.838992852131994</c:v>
                      </c:pt>
                      <c:pt idx="253">
                        <c:v>94.289289573971914</c:v>
                      </c:pt>
                      <c:pt idx="254">
                        <c:v>94.342377187494023</c:v>
                      </c:pt>
                      <c:pt idx="255">
                        <c:v>94.928236922435204</c:v>
                      </c:pt>
                      <c:pt idx="256">
                        <c:v>94.817321729897813</c:v>
                      </c:pt>
                      <c:pt idx="257">
                        <c:v>96.18527577119238</c:v>
                      </c:pt>
                      <c:pt idx="258">
                        <c:v>95.822194414424615</c:v>
                      </c:pt>
                      <c:pt idx="259">
                        <c:v>95.220218796807174</c:v>
                      </c:pt>
                      <c:pt idx="260">
                        <c:v>94.695030620177107</c:v>
                      </c:pt>
                      <c:pt idx="261">
                        <c:v>94.226722029463616</c:v>
                      </c:pt>
                      <c:pt idx="262">
                        <c:v>94.334793242705203</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D-4DB3-4593-9D52-58418C715F9B}"/>
                  </c:ext>
                </c:extLst>
              </c15:ser>
            </c15:filteredLineSeries>
          </c:ext>
        </c:extLst>
      </c:lineChart>
      <c:dateAx>
        <c:axId val="94103136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41027832"/>
        <c:crosses val="autoZero"/>
        <c:auto val="0"/>
        <c:lblOffset val="100"/>
        <c:baseTimeUnit val="days"/>
        <c:majorUnit val="1"/>
        <c:majorTimeUnit val="months"/>
      </c:dateAx>
      <c:valAx>
        <c:axId val="941027832"/>
        <c:scaling>
          <c:orientation val="minMax"/>
          <c:max val="133"/>
          <c:min val="58"/>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41031360"/>
        <c:crosses val="autoZero"/>
        <c:crossBetween val="between"/>
      </c:valAx>
      <c:spPr>
        <a:noFill/>
        <a:ln>
          <a:noFill/>
        </a:ln>
        <a:effectLst/>
      </c:spPr>
    </c:plotArea>
    <c:legend>
      <c:legendPos val="b"/>
      <c:layout>
        <c:manualLayout>
          <c:xMode val="edge"/>
          <c:yMode val="edge"/>
          <c:x val="6.3659002580309806E-2"/>
          <c:y val="0.81432117783306601"/>
          <c:w val="0.89539127941579799"/>
          <c:h val="0.13257714706843901"/>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885402786190206E-2"/>
          <c:y val="3.9426523297491002E-2"/>
          <c:w val="0.89555049464970704"/>
          <c:h val="0.74435977760844396"/>
        </c:manualLayout>
      </c:layout>
      <c:lineChart>
        <c:grouping val="standard"/>
        <c:varyColors val="0"/>
        <c:ser>
          <c:idx val="7"/>
          <c:order val="7"/>
          <c:tx>
            <c:strRef>
              <c:f>Index_Charts!$I$2</c:f>
              <c:strCache>
                <c:ptCount val="1"/>
                <c:pt idx="0">
                  <c:v>Bovespa</c:v>
                </c:pt>
              </c:strCache>
            </c:strRef>
          </c:tx>
          <c:spPr>
            <a:ln w="28575" cap="rnd">
              <a:solidFill>
                <a:schemeClr val="accent5">
                  <a:lumMod val="80000"/>
                  <a:lumOff val="20000"/>
                </a:schemeClr>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Index_Charts!$I$379:$I$641</c:f>
              <c:numCache>
                <c:formatCode>0.00</c:formatCode>
                <c:ptCount val="263"/>
                <c:pt idx="0">
                  <c:v>100</c:v>
                </c:pt>
                <c:pt idx="1">
                  <c:v>100.3689316926685</c:v>
                </c:pt>
                <c:pt idx="2">
                  <c:v>99.641467724171804</c:v>
                </c:pt>
                <c:pt idx="3">
                  <c:v>101.0655935789048</c:v>
                </c:pt>
                <c:pt idx="4">
                  <c:v>102.64343271874429</c:v>
                </c:pt>
                <c:pt idx="5">
                  <c:v>103.0923904000507</c:v>
                </c:pt>
                <c:pt idx="6">
                  <c:v>103.5288687811487</c:v>
                </c:pt>
                <c:pt idx="7">
                  <c:v>103.5288687811487</c:v>
                </c:pt>
                <c:pt idx="8">
                  <c:v>104.8034411175114</c:v>
                </c:pt>
                <c:pt idx="9">
                  <c:v>104.13916598657779</c:v>
                </c:pt>
                <c:pt idx="10">
                  <c:v>102.910648210508</c:v>
                </c:pt>
                <c:pt idx="11">
                  <c:v>102.8083377572122</c:v>
                </c:pt>
                <c:pt idx="12">
                  <c:v>102.78129927342739</c:v>
                </c:pt>
                <c:pt idx="13">
                  <c:v>102.86063196760929</c:v>
                </c:pt>
                <c:pt idx="14">
                  <c:v>103.7134831905807</c:v>
                </c:pt>
                <c:pt idx="15">
                  <c:v>102.4608981926804</c:v>
                </c:pt>
                <c:pt idx="16">
                  <c:v>102.9537315088464</c:v>
                </c:pt>
                <c:pt idx="17">
                  <c:v>102.71088036510869</c:v>
                </c:pt>
                <c:pt idx="18">
                  <c:v>103.1221030195945</c:v>
                </c:pt>
                <c:pt idx="19">
                  <c:v>101.6712358072721</c:v>
                </c:pt>
                <c:pt idx="20">
                  <c:v>101.83396192030681</c:v>
                </c:pt>
                <c:pt idx="21">
                  <c:v>102.4913041066802</c:v>
                </c:pt>
                <c:pt idx="22">
                  <c:v>101.94677083250799</c:v>
                </c:pt>
                <c:pt idx="23">
                  <c:v>100.8368064084178</c:v>
                </c:pt>
                <c:pt idx="24">
                  <c:v>101.1476004088457</c:v>
                </c:pt>
                <c:pt idx="25">
                  <c:v>101.69015284171491</c:v>
                </c:pt>
                <c:pt idx="26">
                  <c:v>99.138928285621446</c:v>
                </c:pt>
                <c:pt idx="27">
                  <c:v>101.1850383094708</c:v>
                </c:pt>
                <c:pt idx="28">
                  <c:v>101.79781156652849</c:v>
                </c:pt>
                <c:pt idx="29">
                  <c:v>103.11784421079319</c:v>
                </c:pt>
                <c:pt idx="30">
                  <c:v>102.99998415326959</c:v>
                </c:pt>
                <c:pt idx="31">
                  <c:v>100.9389187775832</c:v>
                </c:pt>
                <c:pt idx="32">
                  <c:v>102.30995808539799</c:v>
                </c:pt>
                <c:pt idx="33">
                  <c:v>99.297593673985261</c:v>
                </c:pt>
                <c:pt idx="34">
                  <c:v>98.107999429517704</c:v>
                </c:pt>
                <c:pt idx="35">
                  <c:v>98.849725455395415</c:v>
                </c:pt>
                <c:pt idx="36">
                  <c:v>98.515854653788551</c:v>
                </c:pt>
                <c:pt idx="37">
                  <c:v>98.271815005269062</c:v>
                </c:pt>
                <c:pt idx="38">
                  <c:v>100.23245172689749</c:v>
                </c:pt>
                <c:pt idx="39">
                  <c:v>99.053256899270266</c:v>
                </c:pt>
                <c:pt idx="40">
                  <c:v>96.731908976380453</c:v>
                </c:pt>
                <c:pt idx="41">
                  <c:v>95.50586725193925</c:v>
                </c:pt>
                <c:pt idx="42">
                  <c:v>96.344357375464483</c:v>
                </c:pt>
                <c:pt idx="43">
                  <c:v>97.252870239047908</c:v>
                </c:pt>
                <c:pt idx="44">
                  <c:v>99.561441735533904</c:v>
                </c:pt>
                <c:pt idx="45">
                  <c:v>100.1657964170542</c:v>
                </c:pt>
                <c:pt idx="46">
                  <c:v>99.661771347526653</c:v>
                </c:pt>
                <c:pt idx="47">
                  <c:v>98.725922873963</c:v>
                </c:pt>
                <c:pt idx="48">
                  <c:v>100.231461306246</c:v>
                </c:pt>
                <c:pt idx="49">
                  <c:v>101.2635786671315</c:v>
                </c:pt>
                <c:pt idx="50">
                  <c:v>101.9493459262018</c:v>
                </c:pt>
                <c:pt idx="51">
                  <c:v>102.1921970699396</c:v>
                </c:pt>
                <c:pt idx="52">
                  <c:v>102.04452535080701</c:v>
                </c:pt>
                <c:pt idx="53">
                  <c:v>102.4546585425762</c:v>
                </c:pt>
                <c:pt idx="54">
                  <c:v>103.3710947713713</c:v>
                </c:pt>
                <c:pt idx="55">
                  <c:v>102.5097259307973</c:v>
                </c:pt>
                <c:pt idx="56">
                  <c:v>102.68720931153879</c:v>
                </c:pt>
                <c:pt idx="57">
                  <c:v>103.6147382516302</c:v>
                </c:pt>
                <c:pt idx="58">
                  <c:v>103.53055249625621</c:v>
                </c:pt>
                <c:pt idx="59">
                  <c:v>103.33969843672</c:v>
                </c:pt>
                <c:pt idx="60">
                  <c:v>103.8133175922478</c:v>
                </c:pt>
                <c:pt idx="61">
                  <c:v>103.6354380432457</c:v>
                </c:pt>
                <c:pt idx="62">
                  <c:v>102.88063846476879</c:v>
                </c:pt>
                <c:pt idx="63">
                  <c:v>103.48014008509701</c:v>
                </c:pt>
                <c:pt idx="64">
                  <c:v>104.3105087592802</c:v>
                </c:pt>
                <c:pt idx="65">
                  <c:v>104.07102504575749</c:v>
                </c:pt>
                <c:pt idx="66">
                  <c:v>103.74190826327759</c:v>
                </c:pt>
                <c:pt idx="67">
                  <c:v>103.056636214533</c:v>
                </c:pt>
                <c:pt idx="68">
                  <c:v>100.0635850058237</c:v>
                </c:pt>
                <c:pt idx="69">
                  <c:v>100.54354285352071</c:v>
                </c:pt>
                <c:pt idx="70">
                  <c:v>101.5689253539763</c:v>
                </c:pt>
                <c:pt idx="71">
                  <c:v>99.609378095064486</c:v>
                </c:pt>
                <c:pt idx="72">
                  <c:v>99.023643321791639</c:v>
                </c:pt>
                <c:pt idx="73">
                  <c:v>100.2789024554509</c:v>
                </c:pt>
                <c:pt idx="74">
                  <c:v>100.8417585116751</c:v>
                </c:pt>
                <c:pt idx="75">
                  <c:v>102.8372580402348</c:v>
                </c:pt>
                <c:pt idx="76">
                  <c:v>103.3024586202252</c:v>
                </c:pt>
                <c:pt idx="77">
                  <c:v>103.4886577026995</c:v>
                </c:pt>
                <c:pt idx="78">
                  <c:v>104.4129182546411</c:v>
                </c:pt>
                <c:pt idx="79">
                  <c:v>104.0098170494973</c:v>
                </c:pt>
                <c:pt idx="80">
                  <c:v>103.7256653645936</c:v>
                </c:pt>
                <c:pt idx="81">
                  <c:v>105.0066754351908</c:v>
                </c:pt>
                <c:pt idx="82">
                  <c:v>106.3524590163934</c:v>
                </c:pt>
                <c:pt idx="83">
                  <c:v>106.5134023722555</c:v>
                </c:pt>
                <c:pt idx="84">
                  <c:v>105.9612428590671</c:v>
                </c:pt>
                <c:pt idx="85">
                  <c:v>106.33532473912319</c:v>
                </c:pt>
                <c:pt idx="86">
                  <c:v>107.1507380614695</c:v>
                </c:pt>
                <c:pt idx="87">
                  <c:v>106.5259807145291</c:v>
                </c:pt>
                <c:pt idx="88">
                  <c:v>107.369026773051</c:v>
                </c:pt>
                <c:pt idx="89">
                  <c:v>106.1927041653131</c:v>
                </c:pt>
                <c:pt idx="90">
                  <c:v>107.1591566370069</c:v>
                </c:pt>
                <c:pt idx="91">
                  <c:v>107.7372651712636</c:v>
                </c:pt>
                <c:pt idx="92">
                  <c:v>107.67754280598049</c:v>
                </c:pt>
                <c:pt idx="93">
                  <c:v>107.322179876237</c:v>
                </c:pt>
                <c:pt idx="94">
                  <c:v>108.5308892392777</c:v>
                </c:pt>
                <c:pt idx="95">
                  <c:v>106.5979842958902</c:v>
                </c:pt>
                <c:pt idx="96">
                  <c:v>107.3293109049275</c:v>
                </c:pt>
                <c:pt idx="97">
                  <c:v>105.7284940059742</c:v>
                </c:pt>
                <c:pt idx="98">
                  <c:v>105.044014293751</c:v>
                </c:pt>
                <c:pt idx="99">
                  <c:v>105.53615431546081</c:v>
                </c:pt>
                <c:pt idx="100">
                  <c:v>105.53615431546081</c:v>
                </c:pt>
                <c:pt idx="101">
                  <c:v>105.2513093361012</c:v>
                </c:pt>
                <c:pt idx="102">
                  <c:v>104.8500899301952</c:v>
                </c:pt>
                <c:pt idx="103">
                  <c:v>104.8500899301952</c:v>
                </c:pt>
                <c:pt idx="104">
                  <c:v>106.4669516437021</c:v>
                </c:pt>
                <c:pt idx="105">
                  <c:v>107.6510985745866</c:v>
                </c:pt>
                <c:pt idx="106">
                  <c:v>107.385269671735</c:v>
                </c:pt>
                <c:pt idx="107">
                  <c:v>106.033840692819</c:v>
                </c:pt>
                <c:pt idx="108">
                  <c:v>106.6760294432251</c:v>
                </c:pt>
                <c:pt idx="109">
                  <c:v>107.25275138856971</c:v>
                </c:pt>
                <c:pt idx="110">
                  <c:v>107.19649549556689</c:v>
                </c:pt>
                <c:pt idx="111">
                  <c:v>107.88434263800519</c:v>
                </c:pt>
                <c:pt idx="112">
                  <c:v>107.9122725003764</c:v>
                </c:pt>
                <c:pt idx="113">
                  <c:v>109.24428923452371</c:v>
                </c:pt>
                <c:pt idx="114">
                  <c:v>109.5626104319027</c:v>
                </c:pt>
                <c:pt idx="115">
                  <c:v>110.0612872299123</c:v>
                </c:pt>
                <c:pt idx="116">
                  <c:v>109.9141107211055</c:v>
                </c:pt>
                <c:pt idx="117">
                  <c:v>109.6118343382801</c:v>
                </c:pt>
                <c:pt idx="118">
                  <c:v>109.90093812644101</c:v>
                </c:pt>
                <c:pt idx="119">
                  <c:v>111.1248999675142</c:v>
                </c:pt>
                <c:pt idx="120">
                  <c:v>111.4866015894271</c:v>
                </c:pt>
                <c:pt idx="121">
                  <c:v>110.8241092156661</c:v>
                </c:pt>
                <c:pt idx="122">
                  <c:v>111.53691495852119</c:v>
                </c:pt>
                <c:pt idx="123">
                  <c:v>113.2196396453502</c:v>
                </c:pt>
                <c:pt idx="124">
                  <c:v>114.0284171493317</c:v>
                </c:pt>
                <c:pt idx="125">
                  <c:v>114.01831485868679</c:v>
                </c:pt>
                <c:pt idx="126">
                  <c:v>114.7534050661997</c:v>
                </c:pt>
                <c:pt idx="127">
                  <c:v>114.7534050661997</c:v>
                </c:pt>
                <c:pt idx="128">
                  <c:v>114.7534050661997</c:v>
                </c:pt>
                <c:pt idx="129">
                  <c:v>116.0804696970897</c:v>
                </c:pt>
                <c:pt idx="130">
                  <c:v>115.41768019713329</c:v>
                </c:pt>
                <c:pt idx="131">
                  <c:v>114.5374933641816</c:v>
                </c:pt>
                <c:pt idx="132">
                  <c:v>114.5374933641816</c:v>
                </c:pt>
                <c:pt idx="133">
                  <c:v>114.5374933641816</c:v>
                </c:pt>
                <c:pt idx="134">
                  <c:v>117.4372469475236</c:v>
                </c:pt>
                <c:pt idx="135">
                  <c:v>116.57914649509939</c:v>
                </c:pt>
                <c:pt idx="136">
                  <c:v>115.7582858591701</c:v>
                </c:pt>
                <c:pt idx="137">
                  <c:v>115.54435499845491</c:v>
                </c:pt>
                <c:pt idx="138">
                  <c:v>115.1334294701646</c:v>
                </c:pt>
                <c:pt idx="139">
                  <c:v>114.836402316792</c:v>
                </c:pt>
                <c:pt idx="140">
                  <c:v>114.39695267373961</c:v>
                </c:pt>
                <c:pt idx="141">
                  <c:v>116.2014000586329</c:v>
                </c:pt>
                <c:pt idx="142">
                  <c:v>116.505558240696</c:v>
                </c:pt>
                <c:pt idx="143">
                  <c:v>115.2992258872188</c:v>
                </c:pt>
                <c:pt idx="144">
                  <c:v>115.5862497920117</c:v>
                </c:pt>
                <c:pt idx="145">
                  <c:v>117.34335506976529</c:v>
                </c:pt>
                <c:pt idx="146">
                  <c:v>117.7229833054695</c:v>
                </c:pt>
                <c:pt idx="147">
                  <c:v>115.9049671576512</c:v>
                </c:pt>
                <c:pt idx="148">
                  <c:v>117.25728751515339</c:v>
                </c:pt>
                <c:pt idx="149">
                  <c:v>118.3826034593413</c:v>
                </c:pt>
                <c:pt idx="150">
                  <c:v>117.24243120538149</c:v>
                </c:pt>
                <c:pt idx="151">
                  <c:v>113.385138936209</c:v>
                </c:pt>
                <c:pt idx="152">
                  <c:v>115.3632070613031</c:v>
                </c:pt>
                <c:pt idx="153">
                  <c:v>114.2794887844765</c:v>
                </c:pt>
                <c:pt idx="154">
                  <c:v>114.4213170217655</c:v>
                </c:pt>
                <c:pt idx="155">
                  <c:v>112.67084756237669</c:v>
                </c:pt>
                <c:pt idx="156">
                  <c:v>113.5311269402341</c:v>
                </c:pt>
                <c:pt idx="157">
                  <c:v>114.44974209446239</c:v>
                </c:pt>
                <c:pt idx="158">
                  <c:v>114.9168244736905</c:v>
                </c:pt>
                <c:pt idx="159">
                  <c:v>114.08655484157229</c:v>
                </c:pt>
                <c:pt idx="160">
                  <c:v>112.68045464269581</c:v>
                </c:pt>
                <c:pt idx="161">
                  <c:v>111.491949860945</c:v>
                </c:pt>
                <c:pt idx="162">
                  <c:v>114.2654248112258</c:v>
                </c:pt>
                <c:pt idx="163">
                  <c:v>115.5564381304027</c:v>
                </c:pt>
                <c:pt idx="164">
                  <c:v>114.5544295573216</c:v>
                </c:pt>
                <c:pt idx="165">
                  <c:v>113.2850074083465</c:v>
                </c:pt>
                <c:pt idx="166">
                  <c:v>114.2045139411611</c:v>
                </c:pt>
                <c:pt idx="167">
                  <c:v>113.875892369007</c:v>
                </c:pt>
                <c:pt idx="168">
                  <c:v>115.40143729844939</c:v>
                </c:pt>
                <c:pt idx="169">
                  <c:v>113.4885388522213</c:v>
                </c:pt>
                <c:pt idx="170">
                  <c:v>112.5924062467811</c:v>
                </c:pt>
                <c:pt idx="171">
                  <c:v>112.5924062467811</c:v>
                </c:pt>
                <c:pt idx="172">
                  <c:v>112.5924062467811</c:v>
                </c:pt>
                <c:pt idx="173">
                  <c:v>104.7055875571473</c:v>
                </c:pt>
                <c:pt idx="174">
                  <c:v>101.99698515953691</c:v>
                </c:pt>
                <c:pt idx="175">
                  <c:v>103.1737039355355</c:v>
                </c:pt>
                <c:pt idx="176">
                  <c:v>105.6039981300858</c:v>
                </c:pt>
                <c:pt idx="177">
                  <c:v>104.52612333510299</c:v>
                </c:pt>
                <c:pt idx="178">
                  <c:v>106.1970620161795</c:v>
                </c:pt>
                <c:pt idx="179">
                  <c:v>101.2538725447472</c:v>
                </c:pt>
                <c:pt idx="180">
                  <c:v>97.058054496905939</c:v>
                </c:pt>
                <c:pt idx="181">
                  <c:v>85.242732293259536</c:v>
                </c:pt>
                <c:pt idx="182">
                  <c:v>91.331145163974043</c:v>
                </c:pt>
                <c:pt idx="183">
                  <c:v>84.355216347487087</c:v>
                </c:pt>
                <c:pt idx="184">
                  <c:v>71.887206934529203</c:v>
                </c:pt>
                <c:pt idx="185">
                  <c:v>81.885899579269278</c:v>
                </c:pt>
                <c:pt idx="186">
                  <c:v>70.486355965105503</c:v>
                </c:pt>
                <c:pt idx="187">
                  <c:v>73.902415834053002</c:v>
                </c:pt>
                <c:pt idx="188">
                  <c:v>66.254189479355702</c:v>
                </c:pt>
                <c:pt idx="189">
                  <c:v>67.677225871372102</c:v>
                </c:pt>
                <c:pt idx="190">
                  <c:v>66.426918840970131</c:v>
                </c:pt>
                <c:pt idx="191">
                  <c:v>62.9606446449936</c:v>
                </c:pt>
                <c:pt idx="192">
                  <c:v>69.061338731786122</c:v>
                </c:pt>
                <c:pt idx="193">
                  <c:v>74.237574182506776</c:v>
                </c:pt>
                <c:pt idx="194">
                  <c:v>76.965291698690265</c:v>
                </c:pt>
                <c:pt idx="195">
                  <c:v>72.725399931859045</c:v>
                </c:pt>
                <c:pt idx="196">
                  <c:v>73.924502214580556</c:v>
                </c:pt>
                <c:pt idx="197">
                  <c:v>72.32031788541228</c:v>
                </c:pt>
                <c:pt idx="198">
                  <c:v>70.286885245901644</c:v>
                </c:pt>
                <c:pt idx="199">
                  <c:v>71.56135854019918</c:v>
                </c:pt>
                <c:pt idx="200">
                  <c:v>68.871475092901406</c:v>
                </c:pt>
                <c:pt idx="201">
                  <c:v>73.363428915528971</c:v>
                </c:pt>
                <c:pt idx="202">
                  <c:v>75.626639146178178</c:v>
                </c:pt>
                <c:pt idx="203">
                  <c:v>77.871427552710173</c:v>
                </c:pt>
                <c:pt idx="204">
                  <c:v>76.937758004579678</c:v>
                </c:pt>
                <c:pt idx="205">
                  <c:v>76.937758004579678</c:v>
                </c:pt>
                <c:pt idx="206">
                  <c:v>78.080604394298362</c:v>
                </c:pt>
                <c:pt idx="207">
                  <c:v>79.152833791567929</c:v>
                </c:pt>
                <c:pt idx="208">
                  <c:v>78.07634558549708</c:v>
                </c:pt>
                <c:pt idx="209">
                  <c:v>77.066512689269402</c:v>
                </c:pt>
                <c:pt idx="210">
                  <c:v>78.233624384948797</c:v>
                </c:pt>
                <c:pt idx="211">
                  <c:v>78.216292023548263</c:v>
                </c:pt>
                <c:pt idx="212">
                  <c:v>78.216292023548263</c:v>
                </c:pt>
                <c:pt idx="213">
                  <c:v>79.914269188409705</c:v>
                </c:pt>
                <c:pt idx="214">
                  <c:v>78.910081689895364</c:v>
                </c:pt>
                <c:pt idx="215">
                  <c:v>74.608981926803907</c:v>
                </c:pt>
                <c:pt idx="216">
                  <c:v>77.489125181247005</c:v>
                </c:pt>
                <c:pt idx="217">
                  <c:v>80.533282095571607</c:v>
                </c:pt>
                <c:pt idx="218">
                  <c:v>82.374077918373473</c:v>
                </c:pt>
                <c:pt idx="219">
                  <c:v>79.734705924300201</c:v>
                </c:pt>
                <c:pt idx="220">
                  <c:v>79.734705924300201</c:v>
                </c:pt>
                <c:pt idx="221">
                  <c:v>78.120617388617305</c:v>
                </c:pt>
                <c:pt idx="222">
                  <c:v>78.709521507974884</c:v>
                </c:pt>
                <c:pt idx="223">
                  <c:v>78.30632126076587</c:v>
                </c:pt>
                <c:pt idx="224">
                  <c:v>77.370274703071871</c:v>
                </c:pt>
                <c:pt idx="225">
                  <c:v>79.494528916321343</c:v>
                </c:pt>
                <c:pt idx="226">
                  <c:v>78.307212639352201</c:v>
                </c:pt>
                <c:pt idx="227">
                  <c:v>77.126036970422035</c:v>
                </c:pt>
                <c:pt idx="228">
                  <c:v>77.027192989406473</c:v>
                </c:pt>
                <c:pt idx="229">
                  <c:v>78.253928008303703</c:v>
                </c:pt>
                <c:pt idx="230">
                  <c:v>76.813658296951857</c:v>
                </c:pt>
                <c:pt idx="231">
                  <c:v>80.416511500764614</c:v>
                </c:pt>
                <c:pt idx="232">
                  <c:v>79.968940408370244</c:v>
                </c:pt>
                <c:pt idx="233">
                  <c:v>80.540512166327304</c:v>
                </c:pt>
                <c:pt idx="234">
                  <c:v>82.23175447075883</c:v>
                </c:pt>
                <c:pt idx="235">
                  <c:v>81.386034276477872</c:v>
                </c:pt>
                <c:pt idx="236">
                  <c:v>84.842899476265572</c:v>
                </c:pt>
                <c:pt idx="237">
                  <c:v>84.650163617491586</c:v>
                </c:pt>
                <c:pt idx="238">
                  <c:v>87.103831739416322</c:v>
                </c:pt>
                <c:pt idx="239">
                  <c:v>86.116184265781371</c:v>
                </c:pt>
                <c:pt idx="240">
                  <c:v>86.565340031218057</c:v>
                </c:pt>
                <c:pt idx="241">
                  <c:v>87.771177174369484</c:v>
                </c:pt>
                <c:pt idx="242">
                  <c:v>90.174234801004658</c:v>
                </c:pt>
                <c:pt idx="243">
                  <c:v>92.111200469063235</c:v>
                </c:pt>
                <c:pt idx="244">
                  <c:v>92.929783137494098</c:v>
                </c:pt>
                <c:pt idx="245">
                  <c:v>93.730538234198804</c:v>
                </c:pt>
                <c:pt idx="246">
                  <c:v>96.709327385527175</c:v>
                </c:pt>
                <c:pt idx="247">
                  <c:v>95.81983059845173</c:v>
                </c:pt>
                <c:pt idx="248">
                  <c:v>93.77896980405518</c:v>
                </c:pt>
                <c:pt idx="249">
                  <c:v>93.77896980405518</c:v>
                </c:pt>
                <c:pt idx="250">
                  <c:v>91.906381478341487</c:v>
                </c:pt>
                <c:pt idx="251">
                  <c:v>91.490602888858973</c:v>
                </c:pt>
                <c:pt idx="252">
                  <c:v>92.635232035750164</c:v>
                </c:pt>
                <c:pt idx="253">
                  <c:v>94.632019111156836</c:v>
                </c:pt>
                <c:pt idx="254">
                  <c:v>95.204383205635096</c:v>
                </c:pt>
                <c:pt idx="255">
                  <c:v>95.64700219477217</c:v>
                </c:pt>
                <c:pt idx="256">
                  <c:v>94.422743227503574</c:v>
                </c:pt>
                <c:pt idx="257">
                  <c:v>95.055820107916205</c:v>
                </c:pt>
                <c:pt idx="258">
                  <c:v>93.473325991014903</c:v>
                </c:pt>
                <c:pt idx="259">
                  <c:v>95.063644431062798</c:v>
                </c:pt>
                <c:pt idx="260">
                  <c:v>92.935626619337796</c:v>
                </c:pt>
                <c:pt idx="261">
                  <c:v>94.818317235696313</c:v>
                </c:pt>
                <c:pt idx="262">
                  <c:v>94.145227360964753</c:v>
                </c:pt>
              </c:numCache>
            </c:numRef>
          </c:val>
          <c:smooth val="0"/>
          <c:extLst xmlns:c16r2="http://schemas.microsoft.com/office/drawing/2015/06/chart">
            <c:ext xmlns:c16="http://schemas.microsoft.com/office/drawing/2014/chart" uri="{C3380CC4-5D6E-409C-BE32-E72D297353CC}">
              <c16:uniqueId val="{00000000-65D4-4AEF-B385-7A62C3369988}"/>
            </c:ext>
          </c:extLst>
        </c:ser>
        <c:ser>
          <c:idx val="8"/>
          <c:order val="8"/>
          <c:tx>
            <c:strRef>
              <c:f>Index_Charts!$J$2</c:f>
              <c:strCache>
                <c:ptCount val="1"/>
                <c:pt idx="0">
                  <c:v>Russian Traded</c:v>
                </c:pt>
              </c:strCache>
            </c:strRef>
          </c:tx>
          <c:spPr>
            <a:ln w="28575" cap="rnd">
              <a:solidFill>
                <a:schemeClr val="accent4">
                  <a:lumMod val="80000"/>
                  <a:lumOff val="20000"/>
                </a:schemeClr>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Index_Charts!$J$379:$J$641</c:f>
              <c:numCache>
                <c:formatCode>0.00</c:formatCode>
                <c:ptCount val="263"/>
                <c:pt idx="0">
                  <c:v>100</c:v>
                </c:pt>
                <c:pt idx="1">
                  <c:v>101.8063449517232</c:v>
                </c:pt>
                <c:pt idx="2">
                  <c:v>101.0628723477104</c:v>
                </c:pt>
                <c:pt idx="3">
                  <c:v>101.23357757060541</c:v>
                </c:pt>
                <c:pt idx="4">
                  <c:v>102.0866145583675</c:v>
                </c:pt>
                <c:pt idx="5">
                  <c:v>101.16167594377001</c:v>
                </c:pt>
                <c:pt idx="6">
                  <c:v>100.97629691947991</c:v>
                </c:pt>
                <c:pt idx="7">
                  <c:v>100.7366248300285</c:v>
                </c:pt>
                <c:pt idx="8">
                  <c:v>101.60433561918551</c:v>
                </c:pt>
                <c:pt idx="9">
                  <c:v>101.0403725189047</c:v>
                </c:pt>
                <c:pt idx="10">
                  <c:v>99.720708646782001</c:v>
                </c:pt>
                <c:pt idx="11">
                  <c:v>99.467341009361874</c:v>
                </c:pt>
                <c:pt idx="12">
                  <c:v>99.311798714574962</c:v>
                </c:pt>
                <c:pt idx="13">
                  <c:v>98.039091006916252</c:v>
                </c:pt>
                <c:pt idx="14">
                  <c:v>97.334748539956706</c:v>
                </c:pt>
                <c:pt idx="15">
                  <c:v>97.353335355057055</c:v>
                </c:pt>
                <c:pt idx="16">
                  <c:v>96.849534840495778</c:v>
                </c:pt>
                <c:pt idx="17">
                  <c:v>97.100945971063268</c:v>
                </c:pt>
                <c:pt idx="18">
                  <c:v>96.623558299012942</c:v>
                </c:pt>
                <c:pt idx="19">
                  <c:v>97.376324310575853</c:v>
                </c:pt>
                <c:pt idx="20">
                  <c:v>97.671267718615169</c:v>
                </c:pt>
                <c:pt idx="21">
                  <c:v>97.977950167770473</c:v>
                </c:pt>
                <c:pt idx="22">
                  <c:v>98.240611212740774</c:v>
                </c:pt>
                <c:pt idx="23">
                  <c:v>98.669575340187606</c:v>
                </c:pt>
                <c:pt idx="24">
                  <c:v>97.222738522641592</c:v>
                </c:pt>
                <c:pt idx="25">
                  <c:v>92.806902556176183</c:v>
                </c:pt>
                <c:pt idx="26">
                  <c:v>92.374514541737199</c:v>
                </c:pt>
                <c:pt idx="27">
                  <c:v>93.695645793999375</c:v>
                </c:pt>
                <c:pt idx="28">
                  <c:v>92.948749302994401</c:v>
                </c:pt>
                <c:pt idx="29">
                  <c:v>94.311945452588944</c:v>
                </c:pt>
                <c:pt idx="30">
                  <c:v>93.208964714398903</c:v>
                </c:pt>
                <c:pt idx="31">
                  <c:v>93.249073104878562</c:v>
                </c:pt>
                <c:pt idx="32">
                  <c:v>93.604179098637303</c:v>
                </c:pt>
                <c:pt idx="33">
                  <c:v>90.620995275035952</c:v>
                </c:pt>
                <c:pt idx="34">
                  <c:v>89.637361454858478</c:v>
                </c:pt>
                <c:pt idx="35">
                  <c:v>89.091985169678054</c:v>
                </c:pt>
                <c:pt idx="36">
                  <c:v>89.891707345704944</c:v>
                </c:pt>
                <c:pt idx="37">
                  <c:v>91.171262827348073</c:v>
                </c:pt>
                <c:pt idx="38">
                  <c:v>92.260548017569391</c:v>
                </c:pt>
                <c:pt idx="39">
                  <c:v>92.672881836768553</c:v>
                </c:pt>
                <c:pt idx="40">
                  <c:v>92.170059575633644</c:v>
                </c:pt>
                <c:pt idx="41">
                  <c:v>91.324359488569101</c:v>
                </c:pt>
                <c:pt idx="42">
                  <c:v>90.365671130763076</c:v>
                </c:pt>
                <c:pt idx="43">
                  <c:v>90.79072224450465</c:v>
                </c:pt>
                <c:pt idx="44">
                  <c:v>92.208700585973801</c:v>
                </c:pt>
                <c:pt idx="45">
                  <c:v>93.163965056787589</c:v>
                </c:pt>
                <c:pt idx="46">
                  <c:v>94.171566085910214</c:v>
                </c:pt>
                <c:pt idx="47">
                  <c:v>92.983477299629214</c:v>
                </c:pt>
                <c:pt idx="48">
                  <c:v>95.021668313393249</c:v>
                </c:pt>
                <c:pt idx="49">
                  <c:v>96.059595198732183</c:v>
                </c:pt>
                <c:pt idx="50">
                  <c:v>96.110464376901476</c:v>
                </c:pt>
                <c:pt idx="51">
                  <c:v>96.135409839272953</c:v>
                </c:pt>
                <c:pt idx="52">
                  <c:v>96.159377048218076</c:v>
                </c:pt>
                <c:pt idx="53">
                  <c:v>96.930729874881379</c:v>
                </c:pt>
                <c:pt idx="54">
                  <c:v>96.782524480792006</c:v>
                </c:pt>
                <c:pt idx="55">
                  <c:v>97.174314978038211</c:v>
                </c:pt>
                <c:pt idx="56">
                  <c:v>99.636578852117381</c:v>
                </c:pt>
                <c:pt idx="57">
                  <c:v>98.640716864110829</c:v>
                </c:pt>
                <c:pt idx="58">
                  <c:v>98.887236727546608</c:v>
                </c:pt>
                <c:pt idx="59">
                  <c:v>98.454848713107609</c:v>
                </c:pt>
                <c:pt idx="60">
                  <c:v>98.7101728573804</c:v>
                </c:pt>
                <c:pt idx="61">
                  <c:v>98.404468661651507</c:v>
                </c:pt>
                <c:pt idx="62">
                  <c:v>97.337194173522576</c:v>
                </c:pt>
                <c:pt idx="63">
                  <c:v>96.984533813329648</c:v>
                </c:pt>
                <c:pt idx="64">
                  <c:v>97.266270800113475</c:v>
                </c:pt>
                <c:pt idx="65">
                  <c:v>96.783502734218331</c:v>
                </c:pt>
                <c:pt idx="66">
                  <c:v>95.365035266036003</c:v>
                </c:pt>
                <c:pt idx="67">
                  <c:v>95.284818485076755</c:v>
                </c:pt>
                <c:pt idx="68">
                  <c:v>94.211185349676697</c:v>
                </c:pt>
                <c:pt idx="69">
                  <c:v>93.64135272883793</c:v>
                </c:pt>
                <c:pt idx="70">
                  <c:v>93.994013089030901</c:v>
                </c:pt>
                <c:pt idx="71">
                  <c:v>94.854876104203527</c:v>
                </c:pt>
                <c:pt idx="72">
                  <c:v>93.672656838480492</c:v>
                </c:pt>
                <c:pt idx="73">
                  <c:v>94.227326531211176</c:v>
                </c:pt>
                <c:pt idx="74">
                  <c:v>95.159602046506123</c:v>
                </c:pt>
                <c:pt idx="75">
                  <c:v>96.705731586824811</c:v>
                </c:pt>
                <c:pt idx="76">
                  <c:v>95.869814034023648</c:v>
                </c:pt>
                <c:pt idx="77">
                  <c:v>96.781546227365666</c:v>
                </c:pt>
                <c:pt idx="78">
                  <c:v>98.00289563014195</c:v>
                </c:pt>
                <c:pt idx="79">
                  <c:v>98.545337155043356</c:v>
                </c:pt>
                <c:pt idx="80">
                  <c:v>98.548761042035551</c:v>
                </c:pt>
                <c:pt idx="81">
                  <c:v>99.248212241863399</c:v>
                </c:pt>
                <c:pt idx="82">
                  <c:v>101.2448274850083</c:v>
                </c:pt>
                <c:pt idx="83">
                  <c:v>101.4052610469268</c:v>
                </c:pt>
                <c:pt idx="84">
                  <c:v>103.1935083102628</c:v>
                </c:pt>
                <c:pt idx="85">
                  <c:v>103.3818220948319</c:v>
                </c:pt>
                <c:pt idx="86">
                  <c:v>102.6373712373927</c:v>
                </c:pt>
                <c:pt idx="87">
                  <c:v>103.5451904170294</c:v>
                </c:pt>
                <c:pt idx="88">
                  <c:v>104.4148577130391</c:v>
                </c:pt>
                <c:pt idx="89">
                  <c:v>103.6077986363147</c:v>
                </c:pt>
                <c:pt idx="90">
                  <c:v>105.9507155923813</c:v>
                </c:pt>
                <c:pt idx="91">
                  <c:v>105.9507155923813</c:v>
                </c:pt>
                <c:pt idx="92">
                  <c:v>106.4471792062452</c:v>
                </c:pt>
                <c:pt idx="93">
                  <c:v>107.02875086819989</c:v>
                </c:pt>
                <c:pt idx="94">
                  <c:v>108.5748804085186</c:v>
                </c:pt>
                <c:pt idx="95">
                  <c:v>106.9558709879381</c:v>
                </c:pt>
                <c:pt idx="96">
                  <c:v>106.11750780157109</c:v>
                </c:pt>
                <c:pt idx="97">
                  <c:v>105.21506901577921</c:v>
                </c:pt>
                <c:pt idx="98">
                  <c:v>104.1164904180077</c:v>
                </c:pt>
                <c:pt idx="99">
                  <c:v>104.1678487228901</c:v>
                </c:pt>
                <c:pt idx="100">
                  <c:v>105.15197166978071</c:v>
                </c:pt>
                <c:pt idx="101">
                  <c:v>103.7946450407443</c:v>
                </c:pt>
                <c:pt idx="102">
                  <c:v>104.3639885348698</c:v>
                </c:pt>
                <c:pt idx="103">
                  <c:v>104.132142472829</c:v>
                </c:pt>
                <c:pt idx="104">
                  <c:v>104.8922453850895</c:v>
                </c:pt>
                <c:pt idx="105">
                  <c:v>104.7254531758997</c:v>
                </c:pt>
                <c:pt idx="106">
                  <c:v>104.55621533314419</c:v>
                </c:pt>
                <c:pt idx="107">
                  <c:v>103.4507889613884</c:v>
                </c:pt>
                <c:pt idx="108">
                  <c:v>103.2433992350058</c:v>
                </c:pt>
                <c:pt idx="109">
                  <c:v>103.4693757764886</c:v>
                </c:pt>
                <c:pt idx="110">
                  <c:v>103.1661172143255</c:v>
                </c:pt>
                <c:pt idx="111">
                  <c:v>102.89171712823919</c:v>
                </c:pt>
                <c:pt idx="112">
                  <c:v>101.3900981188187</c:v>
                </c:pt>
                <c:pt idx="113">
                  <c:v>102.6681862203223</c:v>
                </c:pt>
                <c:pt idx="114">
                  <c:v>102.7806853643505</c:v>
                </c:pt>
                <c:pt idx="115">
                  <c:v>104.26763057237611</c:v>
                </c:pt>
                <c:pt idx="116">
                  <c:v>104.8090938438512</c:v>
                </c:pt>
                <c:pt idx="117">
                  <c:v>104.4843137063088</c:v>
                </c:pt>
                <c:pt idx="118">
                  <c:v>105.0306682449155</c:v>
                </c:pt>
                <c:pt idx="119">
                  <c:v>107.2684229576514</c:v>
                </c:pt>
                <c:pt idx="120">
                  <c:v>107.5340187629007</c:v>
                </c:pt>
                <c:pt idx="121">
                  <c:v>108.7592811793823</c:v>
                </c:pt>
                <c:pt idx="122">
                  <c:v>109.1094959060094</c:v>
                </c:pt>
                <c:pt idx="123">
                  <c:v>109.36628743042171</c:v>
                </c:pt>
                <c:pt idx="124">
                  <c:v>109.03417039218181</c:v>
                </c:pt>
                <c:pt idx="125">
                  <c:v>109.5565577218434</c:v>
                </c:pt>
                <c:pt idx="126">
                  <c:v>109.85688152372749</c:v>
                </c:pt>
                <c:pt idx="127">
                  <c:v>110.08970583919471</c:v>
                </c:pt>
                <c:pt idx="128">
                  <c:v>110.4942136309833</c:v>
                </c:pt>
                <c:pt idx="129">
                  <c:v>109.5868835780597</c:v>
                </c:pt>
                <c:pt idx="130">
                  <c:v>110.4614421412011</c:v>
                </c:pt>
                <c:pt idx="131">
                  <c:v>110.5612239906871</c:v>
                </c:pt>
                <c:pt idx="132">
                  <c:v>110.5612239906871</c:v>
                </c:pt>
                <c:pt idx="133">
                  <c:v>110.5612239906871</c:v>
                </c:pt>
                <c:pt idx="134">
                  <c:v>110.5612239906871</c:v>
                </c:pt>
                <c:pt idx="135">
                  <c:v>111.9532786163583</c:v>
                </c:pt>
                <c:pt idx="136">
                  <c:v>112.2790370073271</c:v>
                </c:pt>
                <c:pt idx="137">
                  <c:v>112.2790370073271</c:v>
                </c:pt>
                <c:pt idx="138">
                  <c:v>114.0907623528951</c:v>
                </c:pt>
                <c:pt idx="139">
                  <c:v>114.75059428895651</c:v>
                </c:pt>
                <c:pt idx="140">
                  <c:v>115.36738307425919</c:v>
                </c:pt>
                <c:pt idx="141">
                  <c:v>115.75966269821861</c:v>
                </c:pt>
                <c:pt idx="142">
                  <c:v>114.36076029856299</c:v>
                </c:pt>
                <c:pt idx="143">
                  <c:v>114.22918521272121</c:v>
                </c:pt>
                <c:pt idx="144">
                  <c:v>115.2084168924801</c:v>
                </c:pt>
                <c:pt idx="145">
                  <c:v>116.7912309362864</c:v>
                </c:pt>
                <c:pt idx="146">
                  <c:v>117.33416158790099</c:v>
                </c:pt>
                <c:pt idx="147">
                  <c:v>116.7760680081782</c:v>
                </c:pt>
                <c:pt idx="148">
                  <c:v>114.97705995715251</c:v>
                </c:pt>
                <c:pt idx="149">
                  <c:v>113.4084305880281</c:v>
                </c:pt>
                <c:pt idx="150">
                  <c:v>113.6368527630768</c:v>
                </c:pt>
                <c:pt idx="151">
                  <c:v>109.2498752726881</c:v>
                </c:pt>
                <c:pt idx="152">
                  <c:v>111.3457832386058</c:v>
                </c:pt>
                <c:pt idx="153">
                  <c:v>111.1687193684396</c:v>
                </c:pt>
                <c:pt idx="154">
                  <c:v>108.5333046378995</c:v>
                </c:pt>
                <c:pt idx="155">
                  <c:v>106.62473220312449</c:v>
                </c:pt>
                <c:pt idx="156">
                  <c:v>107.16913023487869</c:v>
                </c:pt>
                <c:pt idx="157">
                  <c:v>108.78960703559861</c:v>
                </c:pt>
                <c:pt idx="158">
                  <c:v>109.55411208827761</c:v>
                </c:pt>
                <c:pt idx="159">
                  <c:v>107.7282020680277</c:v>
                </c:pt>
                <c:pt idx="160">
                  <c:v>105.8577815168797</c:v>
                </c:pt>
                <c:pt idx="161">
                  <c:v>104.5077917885407</c:v>
                </c:pt>
                <c:pt idx="162">
                  <c:v>107.3011944474336</c:v>
                </c:pt>
                <c:pt idx="163">
                  <c:v>108.7040098607945</c:v>
                </c:pt>
                <c:pt idx="164">
                  <c:v>107.3999980434931</c:v>
                </c:pt>
                <c:pt idx="165">
                  <c:v>106.8272306623754</c:v>
                </c:pt>
                <c:pt idx="166">
                  <c:v>107.6225506979838</c:v>
                </c:pt>
                <c:pt idx="167">
                  <c:v>105.599522612328</c:v>
                </c:pt>
                <c:pt idx="168">
                  <c:v>107.7575496708177</c:v>
                </c:pt>
                <c:pt idx="169">
                  <c:v>107.30804222141791</c:v>
                </c:pt>
                <c:pt idx="170">
                  <c:v>106.23978947986269</c:v>
                </c:pt>
                <c:pt idx="171">
                  <c:v>106.23978947986269</c:v>
                </c:pt>
                <c:pt idx="172">
                  <c:v>100.6950490594093</c:v>
                </c:pt>
                <c:pt idx="173">
                  <c:v>101.9863435821684</c:v>
                </c:pt>
                <c:pt idx="174">
                  <c:v>96.634319086702604</c:v>
                </c:pt>
                <c:pt idx="175">
                  <c:v>90.792189624644166</c:v>
                </c:pt>
                <c:pt idx="176">
                  <c:v>90.186650753744246</c:v>
                </c:pt>
                <c:pt idx="177">
                  <c:v>94.420531582911849</c:v>
                </c:pt>
                <c:pt idx="178">
                  <c:v>93.892274732692215</c:v>
                </c:pt>
                <c:pt idx="179">
                  <c:v>91.970495876661744</c:v>
                </c:pt>
                <c:pt idx="180">
                  <c:v>87.054283282627196</c:v>
                </c:pt>
                <c:pt idx="181">
                  <c:v>87.054283282627196</c:v>
                </c:pt>
                <c:pt idx="182">
                  <c:v>73.60427692397991</c:v>
                </c:pt>
                <c:pt idx="183">
                  <c:v>72.997270672940573</c:v>
                </c:pt>
                <c:pt idx="184">
                  <c:v>64.360760298562909</c:v>
                </c:pt>
                <c:pt idx="185">
                  <c:v>66.556939240679682</c:v>
                </c:pt>
                <c:pt idx="186">
                  <c:v>65.080265693630594</c:v>
                </c:pt>
                <c:pt idx="187">
                  <c:v>62.337243086193887</c:v>
                </c:pt>
                <c:pt idx="188">
                  <c:v>54.797843929448348</c:v>
                </c:pt>
                <c:pt idx="189">
                  <c:v>60.528941627618053</c:v>
                </c:pt>
                <c:pt idx="190">
                  <c:v>62.314254130675103</c:v>
                </c:pt>
                <c:pt idx="191">
                  <c:v>59.529166625906107</c:v>
                </c:pt>
                <c:pt idx="192">
                  <c:v>65.36982870782505</c:v>
                </c:pt>
                <c:pt idx="193">
                  <c:v>66.489928880975896</c:v>
                </c:pt>
                <c:pt idx="194">
                  <c:v>68.976649090713437</c:v>
                </c:pt>
                <c:pt idx="195">
                  <c:v>64.132338123514188</c:v>
                </c:pt>
                <c:pt idx="196">
                  <c:v>64.161685726304256</c:v>
                </c:pt>
                <c:pt idx="197">
                  <c:v>67.674104653551524</c:v>
                </c:pt>
                <c:pt idx="198">
                  <c:v>66.201833246920955</c:v>
                </c:pt>
                <c:pt idx="199">
                  <c:v>69.763653972198071</c:v>
                </c:pt>
                <c:pt idx="200">
                  <c:v>71.408097981863193</c:v>
                </c:pt>
                <c:pt idx="201">
                  <c:v>73.144986940316755</c:v>
                </c:pt>
                <c:pt idx="202">
                  <c:v>74.172642164679132</c:v>
                </c:pt>
                <c:pt idx="203">
                  <c:v>75.229644991831563</c:v>
                </c:pt>
                <c:pt idx="204">
                  <c:v>78.847715289122803</c:v>
                </c:pt>
                <c:pt idx="205">
                  <c:v>77.363704841376233</c:v>
                </c:pt>
                <c:pt idx="206">
                  <c:v>76.010291226045027</c:v>
                </c:pt>
                <c:pt idx="207">
                  <c:v>76.363929839664252</c:v>
                </c:pt>
                <c:pt idx="208">
                  <c:v>69.989141386967717</c:v>
                </c:pt>
                <c:pt idx="209">
                  <c:v>70.881797638496195</c:v>
                </c:pt>
                <c:pt idx="210">
                  <c:v>71.871300979231677</c:v>
                </c:pt>
                <c:pt idx="211">
                  <c:v>70.931688563239206</c:v>
                </c:pt>
                <c:pt idx="212">
                  <c:v>67.431986930534208</c:v>
                </c:pt>
                <c:pt idx="213">
                  <c:v>71.007992330493096</c:v>
                </c:pt>
                <c:pt idx="214">
                  <c:v>73.549983858818464</c:v>
                </c:pt>
                <c:pt idx="215">
                  <c:v>72.234722127114253</c:v>
                </c:pt>
                <c:pt idx="216">
                  <c:v>72.145211938604788</c:v>
                </c:pt>
                <c:pt idx="217">
                  <c:v>73.563679406787116</c:v>
                </c:pt>
                <c:pt idx="218">
                  <c:v>76.501863572777197</c:v>
                </c:pt>
                <c:pt idx="219">
                  <c:v>75.234536258963246</c:v>
                </c:pt>
                <c:pt idx="220">
                  <c:v>75.234536258963246</c:v>
                </c:pt>
                <c:pt idx="221">
                  <c:v>73.125910998503244</c:v>
                </c:pt>
                <c:pt idx="222">
                  <c:v>75.492795163515055</c:v>
                </c:pt>
                <c:pt idx="223">
                  <c:v>74.159924870136848</c:v>
                </c:pt>
                <c:pt idx="224">
                  <c:v>74.576171703041354</c:v>
                </c:pt>
                <c:pt idx="225">
                  <c:v>75.494262543654557</c:v>
                </c:pt>
                <c:pt idx="226">
                  <c:v>75.494262543654557</c:v>
                </c:pt>
                <c:pt idx="227">
                  <c:v>75.842031636715774</c:v>
                </c:pt>
                <c:pt idx="228">
                  <c:v>73.989219647241853</c:v>
                </c:pt>
                <c:pt idx="229">
                  <c:v>73.362648327675728</c:v>
                </c:pt>
                <c:pt idx="230">
                  <c:v>73.565635913639753</c:v>
                </c:pt>
                <c:pt idx="231">
                  <c:v>78.173698678379608</c:v>
                </c:pt>
                <c:pt idx="232">
                  <c:v>79.323146454320451</c:v>
                </c:pt>
                <c:pt idx="233">
                  <c:v>82.777848429414107</c:v>
                </c:pt>
                <c:pt idx="234">
                  <c:v>81.32563121802329</c:v>
                </c:pt>
                <c:pt idx="235">
                  <c:v>79.791240718820603</c:v>
                </c:pt>
                <c:pt idx="236">
                  <c:v>81.309490036488782</c:v>
                </c:pt>
                <c:pt idx="237">
                  <c:v>82.561165295481473</c:v>
                </c:pt>
                <c:pt idx="238">
                  <c:v>81.423456560656575</c:v>
                </c:pt>
                <c:pt idx="239">
                  <c:v>83.535016581395567</c:v>
                </c:pt>
                <c:pt idx="240">
                  <c:v>82.073505962454576</c:v>
                </c:pt>
                <c:pt idx="241">
                  <c:v>84.093599287831495</c:v>
                </c:pt>
                <c:pt idx="242">
                  <c:v>86.606732340079972</c:v>
                </c:pt>
                <c:pt idx="243">
                  <c:v>88.288839106658912</c:v>
                </c:pt>
                <c:pt idx="244">
                  <c:v>85.072830967590406</c:v>
                </c:pt>
                <c:pt idx="245">
                  <c:v>87.195151776019074</c:v>
                </c:pt>
                <c:pt idx="246">
                  <c:v>87.130097923167952</c:v>
                </c:pt>
                <c:pt idx="247">
                  <c:v>87.040098607945353</c:v>
                </c:pt>
                <c:pt idx="248">
                  <c:v>85.941520010173861</c:v>
                </c:pt>
                <c:pt idx="249">
                  <c:v>83.485614783365804</c:v>
                </c:pt>
                <c:pt idx="250">
                  <c:v>83.485614783365804</c:v>
                </c:pt>
                <c:pt idx="251">
                  <c:v>81.679758958355706</c:v>
                </c:pt>
                <c:pt idx="252">
                  <c:v>83.056650655918915</c:v>
                </c:pt>
                <c:pt idx="253">
                  <c:v>82.866869491210394</c:v>
                </c:pt>
                <c:pt idx="254">
                  <c:v>82.309265038200806</c:v>
                </c:pt>
                <c:pt idx="255">
                  <c:v>83.675885074787416</c:v>
                </c:pt>
                <c:pt idx="256">
                  <c:v>83.707678311143269</c:v>
                </c:pt>
                <c:pt idx="257">
                  <c:v>85.336470265987103</c:v>
                </c:pt>
                <c:pt idx="258">
                  <c:v>85.336470265987103</c:v>
                </c:pt>
                <c:pt idx="259">
                  <c:v>83.24643182062745</c:v>
                </c:pt>
                <c:pt idx="260">
                  <c:v>82.428122829500211</c:v>
                </c:pt>
                <c:pt idx="261">
                  <c:v>82.116549113213253</c:v>
                </c:pt>
                <c:pt idx="262">
                  <c:v>79.646459211723382</c:v>
                </c:pt>
              </c:numCache>
            </c:numRef>
          </c:val>
          <c:smooth val="0"/>
          <c:extLst xmlns:c16r2="http://schemas.microsoft.com/office/drawing/2015/06/chart">
            <c:ext xmlns:c16="http://schemas.microsoft.com/office/drawing/2014/chart" uri="{C3380CC4-5D6E-409C-BE32-E72D297353CC}">
              <c16:uniqueId val="{00000001-65D4-4AEF-B385-7A62C3369988}"/>
            </c:ext>
          </c:extLst>
        </c:ser>
        <c:ser>
          <c:idx val="10"/>
          <c:order val="10"/>
          <c:tx>
            <c:strRef>
              <c:f>Index_Charts!$L$2</c:f>
              <c:strCache>
                <c:ptCount val="1"/>
                <c:pt idx="0">
                  <c:v>Nifty 50</c:v>
                </c:pt>
              </c:strCache>
            </c:strRef>
          </c:tx>
          <c:spPr>
            <a:ln w="28575" cap="rnd">
              <a:solidFill>
                <a:schemeClr val="accent5">
                  <a:lumMod val="80000"/>
                </a:schemeClr>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Index_Charts!$L$379:$L$641</c:f>
              <c:numCache>
                <c:formatCode>0.00</c:formatCode>
                <c:ptCount val="263"/>
                <c:pt idx="0">
                  <c:v>100</c:v>
                </c:pt>
                <c:pt idx="1">
                  <c:v>100.65103890540639</c:v>
                </c:pt>
                <c:pt idx="2">
                  <c:v>101.0302107499883</c:v>
                </c:pt>
                <c:pt idx="3">
                  <c:v>101.0849234658173</c:v>
                </c:pt>
                <c:pt idx="4">
                  <c:v>101.33940121385881</c:v>
                </c:pt>
                <c:pt idx="5">
                  <c:v>100.18916179271091</c:v>
                </c:pt>
                <c:pt idx="6">
                  <c:v>98.046883283780872</c:v>
                </c:pt>
                <c:pt idx="7">
                  <c:v>98.023980286457089</c:v>
                </c:pt>
                <c:pt idx="8">
                  <c:v>97.540472565178106</c:v>
                </c:pt>
                <c:pt idx="9">
                  <c:v>98.253010259694506</c:v>
                </c:pt>
                <c:pt idx="10">
                  <c:v>97.995139475012451</c:v>
                </c:pt>
                <c:pt idx="11">
                  <c:v>98.299240383922097</c:v>
                </c:pt>
                <c:pt idx="12">
                  <c:v>98.929072810324982</c:v>
                </c:pt>
                <c:pt idx="13">
                  <c:v>99.140289341199534</c:v>
                </c:pt>
                <c:pt idx="14">
                  <c:v>98.371766542113903</c:v>
                </c:pt>
                <c:pt idx="15">
                  <c:v>96.864834144127713</c:v>
                </c:pt>
                <c:pt idx="16">
                  <c:v>96.24518082764645</c:v>
                </c:pt>
                <c:pt idx="17">
                  <c:v>96.116669564885456</c:v>
                </c:pt>
                <c:pt idx="18">
                  <c:v>95.609834716702593</c:v>
                </c:pt>
                <c:pt idx="19">
                  <c:v>95.447393087536099</c:v>
                </c:pt>
                <c:pt idx="20">
                  <c:v>95.720108407520627</c:v>
                </c:pt>
                <c:pt idx="21">
                  <c:v>94.913413946228886</c:v>
                </c:pt>
                <c:pt idx="22">
                  <c:v>94.032920938004978</c:v>
                </c:pt>
                <c:pt idx="23">
                  <c:v>94.309453424210204</c:v>
                </c:pt>
                <c:pt idx="24">
                  <c:v>93.138855783218887</c:v>
                </c:pt>
                <c:pt idx="25">
                  <c:v>93.286028747502939</c:v>
                </c:pt>
                <c:pt idx="26">
                  <c:v>92.142999529216198</c:v>
                </c:pt>
                <c:pt idx="27">
                  <c:v>92.869533499874876</c:v>
                </c:pt>
                <c:pt idx="28">
                  <c:v>92.082773128846284</c:v>
                </c:pt>
                <c:pt idx="29">
                  <c:v>93.583767712711534</c:v>
                </c:pt>
                <c:pt idx="30">
                  <c:v>94.2386237843386</c:v>
                </c:pt>
                <c:pt idx="31">
                  <c:v>94.2386237843386</c:v>
                </c:pt>
                <c:pt idx="32">
                  <c:v>92.679523448003835</c:v>
                </c:pt>
                <c:pt idx="33">
                  <c:v>93.557895808327345</c:v>
                </c:pt>
                <c:pt idx="34">
                  <c:v>93.557895808327345</c:v>
                </c:pt>
                <c:pt idx="35">
                  <c:v>93.713975493792873</c:v>
                </c:pt>
                <c:pt idx="36">
                  <c:v>93.765719302561266</c:v>
                </c:pt>
                <c:pt idx="37">
                  <c:v>93.452711672470144</c:v>
                </c:pt>
                <c:pt idx="38">
                  <c:v>92.618872918053853</c:v>
                </c:pt>
                <c:pt idx="39">
                  <c:v>91.114485297548114</c:v>
                </c:pt>
                <c:pt idx="40">
                  <c:v>91.86095335847007</c:v>
                </c:pt>
                <c:pt idx="41">
                  <c:v>93.799225539386796</c:v>
                </c:pt>
                <c:pt idx="42">
                  <c:v>94.202148640452606</c:v>
                </c:pt>
                <c:pt idx="43">
                  <c:v>93.699555088070525</c:v>
                </c:pt>
                <c:pt idx="44">
                  <c:v>92.869957629454916</c:v>
                </c:pt>
                <c:pt idx="45">
                  <c:v>93.505727869978841</c:v>
                </c:pt>
                <c:pt idx="46">
                  <c:v>93.505727869978841</c:v>
                </c:pt>
                <c:pt idx="47">
                  <c:v>91.594175852606455</c:v>
                </c:pt>
                <c:pt idx="48">
                  <c:v>91.990737009971284</c:v>
                </c:pt>
                <c:pt idx="49">
                  <c:v>92.018305432675774</c:v>
                </c:pt>
                <c:pt idx="50">
                  <c:v>92.852144187092051</c:v>
                </c:pt>
                <c:pt idx="51">
                  <c:v>93.334379519630801</c:v>
                </c:pt>
                <c:pt idx="52">
                  <c:v>93.334379519630801</c:v>
                </c:pt>
                <c:pt idx="53">
                  <c:v>93.611336135416053</c:v>
                </c:pt>
                <c:pt idx="54">
                  <c:v>93.162607039702749</c:v>
                </c:pt>
                <c:pt idx="55">
                  <c:v>93.952336317791719</c:v>
                </c:pt>
                <c:pt idx="56">
                  <c:v>93.338196685851443</c:v>
                </c:pt>
                <c:pt idx="57">
                  <c:v>91.761282907153799</c:v>
                </c:pt>
                <c:pt idx="58">
                  <c:v>91.956806643565741</c:v>
                </c:pt>
                <c:pt idx="59">
                  <c:v>90.804446574517442</c:v>
                </c:pt>
                <c:pt idx="60">
                  <c:v>95.634434232346649</c:v>
                </c:pt>
                <c:pt idx="61">
                  <c:v>98.399759094398533</c:v>
                </c:pt>
                <c:pt idx="62">
                  <c:v>98.297967995181907</c:v>
                </c:pt>
                <c:pt idx="63">
                  <c:v>97.042544438176762</c:v>
                </c:pt>
                <c:pt idx="64">
                  <c:v>98.153763937958303</c:v>
                </c:pt>
                <c:pt idx="65">
                  <c:v>97.654987551796765</c:v>
                </c:pt>
                <c:pt idx="66">
                  <c:v>97.333073200524183</c:v>
                </c:pt>
                <c:pt idx="67">
                  <c:v>96.361392332585382</c:v>
                </c:pt>
                <c:pt idx="68">
                  <c:v>96.361392332585382</c:v>
                </c:pt>
                <c:pt idx="69">
                  <c:v>95.972041378081755</c:v>
                </c:pt>
                <c:pt idx="70">
                  <c:v>94.790840497588789</c:v>
                </c:pt>
                <c:pt idx="71">
                  <c:v>94.380707193661721</c:v>
                </c:pt>
                <c:pt idx="72">
                  <c:v>94.380707193661721</c:v>
                </c:pt>
                <c:pt idx="73">
                  <c:v>95.966103563960871</c:v>
                </c:pt>
                <c:pt idx="74">
                  <c:v>95.298099475351705</c:v>
                </c:pt>
                <c:pt idx="75">
                  <c:v>95.896122183249432</c:v>
                </c:pt>
                <c:pt idx="76">
                  <c:v>96.202343740059447</c:v>
                </c:pt>
                <c:pt idx="77">
                  <c:v>96.9416015981203</c:v>
                </c:pt>
                <c:pt idx="78">
                  <c:v>97.244430118289714</c:v>
                </c:pt>
                <c:pt idx="79">
                  <c:v>98.282275200719312</c:v>
                </c:pt>
                <c:pt idx="80">
                  <c:v>98.922710866623916</c:v>
                </c:pt>
                <c:pt idx="81">
                  <c:v>98.922710866623916</c:v>
                </c:pt>
                <c:pt idx="82">
                  <c:v>98.299240383922097</c:v>
                </c:pt>
                <c:pt idx="83">
                  <c:v>98.43284120164391</c:v>
                </c:pt>
                <c:pt idx="84">
                  <c:v>98.250465482214125</c:v>
                </c:pt>
                <c:pt idx="85">
                  <c:v>98.261492851295912</c:v>
                </c:pt>
                <c:pt idx="86">
                  <c:v>98.628364938055824</c:v>
                </c:pt>
                <c:pt idx="87">
                  <c:v>99.983034816797201</c:v>
                </c:pt>
                <c:pt idx="88">
                  <c:v>100.4686631859766</c:v>
                </c:pt>
                <c:pt idx="89">
                  <c:v>100.7515576158828</c:v>
                </c:pt>
                <c:pt idx="90">
                  <c:v>100.863103695441</c:v>
                </c:pt>
                <c:pt idx="91">
                  <c:v>101.2931710896313</c:v>
                </c:pt>
                <c:pt idx="92">
                  <c:v>101.0887406320379</c:v>
                </c:pt>
                <c:pt idx="93">
                  <c:v>101.50311523176561</c:v>
                </c:pt>
                <c:pt idx="94">
                  <c:v>101.8933144454294</c:v>
                </c:pt>
                <c:pt idx="95">
                  <c:v>101.01197317804539</c:v>
                </c:pt>
                <c:pt idx="96">
                  <c:v>101.0569309135327</c:v>
                </c:pt>
                <c:pt idx="97">
                  <c:v>101.0569309135327</c:v>
                </c:pt>
                <c:pt idx="98">
                  <c:v>100.4377017266315</c:v>
                </c:pt>
                <c:pt idx="99">
                  <c:v>100.7061757508154</c:v>
                </c:pt>
                <c:pt idx="100">
                  <c:v>100.9042442647078</c:v>
                </c:pt>
                <c:pt idx="101">
                  <c:v>100.81135988667261</c:v>
                </c:pt>
                <c:pt idx="102">
                  <c:v>101.28299197970961</c:v>
                </c:pt>
                <c:pt idx="103">
                  <c:v>101.7834648841914</c:v>
                </c:pt>
                <c:pt idx="104">
                  <c:v>101.5230493220289</c:v>
                </c:pt>
                <c:pt idx="105">
                  <c:v>101.06498937555401</c:v>
                </c:pt>
                <c:pt idx="106">
                  <c:v>102.416690347235</c:v>
                </c:pt>
                <c:pt idx="107">
                  <c:v>102.1108929200049</c:v>
                </c:pt>
                <c:pt idx="108">
                  <c:v>102.6452961908922</c:v>
                </c:pt>
                <c:pt idx="109">
                  <c:v>103.0732429371821</c:v>
                </c:pt>
                <c:pt idx="110">
                  <c:v>102.2665484758904</c:v>
                </c:pt>
                <c:pt idx="111">
                  <c:v>102.19996013181949</c:v>
                </c:pt>
                <c:pt idx="112">
                  <c:v>101.7419001853446</c:v>
                </c:pt>
                <c:pt idx="113">
                  <c:v>102.1575471738125</c:v>
                </c:pt>
                <c:pt idx="114">
                  <c:v>101.9471789020982</c:v>
                </c:pt>
                <c:pt idx="115">
                  <c:v>101.12521577592381</c:v>
                </c:pt>
                <c:pt idx="116">
                  <c:v>101.260937241546</c:v>
                </c:pt>
                <c:pt idx="117">
                  <c:v>100.57639209931421</c:v>
                </c:pt>
                <c:pt idx="118">
                  <c:v>101.02893836124809</c:v>
                </c:pt>
                <c:pt idx="119">
                  <c:v>101.55189013347351</c:v>
                </c:pt>
                <c:pt idx="120">
                  <c:v>102.5265399084728</c:v>
                </c:pt>
                <c:pt idx="121">
                  <c:v>102.2487350335274</c:v>
                </c:pt>
                <c:pt idx="122">
                  <c:v>103.19072683086139</c:v>
                </c:pt>
                <c:pt idx="123">
                  <c:v>103.67126564508</c:v>
                </c:pt>
                <c:pt idx="124">
                  <c:v>103.9940282555126</c:v>
                </c:pt>
                <c:pt idx="125">
                  <c:v>104.09666761388939</c:v>
                </c:pt>
                <c:pt idx="126">
                  <c:v>104.01990015989681</c:v>
                </c:pt>
                <c:pt idx="127">
                  <c:v>103.61103924471</c:v>
                </c:pt>
                <c:pt idx="128">
                  <c:v>103.61103924471</c:v>
                </c:pt>
                <c:pt idx="129">
                  <c:v>102.8645711837881</c:v>
                </c:pt>
                <c:pt idx="130">
                  <c:v>103.8761202322533</c:v>
                </c:pt>
                <c:pt idx="131">
                  <c:v>103.96137027784729</c:v>
                </c:pt>
                <c:pt idx="132">
                  <c:v>103.2199917718861</c:v>
                </c:pt>
                <c:pt idx="133">
                  <c:v>103.33917218388559</c:v>
                </c:pt>
                <c:pt idx="134">
                  <c:v>104.1848865665438</c:v>
                </c:pt>
                <c:pt idx="135">
                  <c:v>103.71367860308681</c:v>
                </c:pt>
                <c:pt idx="136">
                  <c:v>101.73214520500299</c:v>
                </c:pt>
                <c:pt idx="137">
                  <c:v>102.2402524419261</c:v>
                </c:pt>
                <c:pt idx="138">
                  <c:v>102.0061329137278</c:v>
                </c:pt>
                <c:pt idx="139">
                  <c:v>103.6224907433719</c:v>
                </c:pt>
                <c:pt idx="140">
                  <c:v>103.9694287398686</c:v>
                </c:pt>
                <c:pt idx="141">
                  <c:v>104.5865372788694</c:v>
                </c:pt>
                <c:pt idx="142">
                  <c:v>104.8643421538148</c:v>
                </c:pt>
                <c:pt idx="143">
                  <c:v>104.7031729133885</c:v>
                </c:pt>
                <c:pt idx="144">
                  <c:v>104.8066605309254</c:v>
                </c:pt>
                <c:pt idx="145">
                  <c:v>104.779940367381</c:v>
                </c:pt>
                <c:pt idx="146">
                  <c:v>103.6958651607239</c:v>
                </c:pt>
                <c:pt idx="147">
                  <c:v>103.2318674001281</c:v>
                </c:pt>
                <c:pt idx="148">
                  <c:v>102.6978882588208</c:v>
                </c:pt>
                <c:pt idx="149">
                  <c:v>103.3209346119427</c:v>
                </c:pt>
                <c:pt idx="150">
                  <c:v>103.8969025816767</c:v>
                </c:pt>
                <c:pt idx="151">
                  <c:v>102.8005276171976</c:v>
                </c:pt>
                <c:pt idx="152">
                  <c:v>102.26442782799</c:v>
                </c:pt>
                <c:pt idx="153">
                  <c:v>102.8895948290122</c:v>
                </c:pt>
                <c:pt idx="154">
                  <c:v>102.09477599596229</c:v>
                </c:pt>
                <c:pt idx="155">
                  <c:v>101.4696089949401</c:v>
                </c:pt>
                <c:pt idx="156">
                  <c:v>99.313334209867776</c:v>
                </c:pt>
                <c:pt idx="157">
                  <c:v>101.6184784775444</c:v>
                </c:pt>
                <c:pt idx="158">
                  <c:v>102.5473222578962</c:v>
                </c:pt>
                <c:pt idx="159">
                  <c:v>102.96127272804399</c:v>
                </c:pt>
                <c:pt idx="160">
                  <c:v>102.62536210062891</c:v>
                </c:pt>
                <c:pt idx="161">
                  <c:v>102.0583008520763</c:v>
                </c:pt>
                <c:pt idx="162">
                  <c:v>102.7063708504222</c:v>
                </c:pt>
                <c:pt idx="163">
                  <c:v>103.4977966468316</c:v>
                </c:pt>
                <c:pt idx="164">
                  <c:v>103.2725838398147</c:v>
                </c:pt>
                <c:pt idx="165">
                  <c:v>102.7534492338099</c:v>
                </c:pt>
                <c:pt idx="166">
                  <c:v>102.17960191197611</c:v>
                </c:pt>
                <c:pt idx="167">
                  <c:v>101.7274797796223</c:v>
                </c:pt>
                <c:pt idx="168">
                  <c:v>102.8590574992472</c:v>
                </c:pt>
                <c:pt idx="169">
                  <c:v>102.4769167476047</c:v>
                </c:pt>
                <c:pt idx="170">
                  <c:v>102.4769167476047</c:v>
                </c:pt>
                <c:pt idx="171">
                  <c:v>100.3439690894362</c:v>
                </c:pt>
                <c:pt idx="172">
                  <c:v>100.0767674539925</c:v>
                </c:pt>
                <c:pt idx="173">
                  <c:v>99.063946016787014</c:v>
                </c:pt>
                <c:pt idx="174">
                  <c:v>98.6805328764043</c:v>
                </c:pt>
                <c:pt idx="175">
                  <c:v>95.019870470826206</c:v>
                </c:pt>
                <c:pt idx="176">
                  <c:v>94.434571650330597</c:v>
                </c:pt>
                <c:pt idx="177">
                  <c:v>95.881277647946973</c:v>
                </c:pt>
                <c:pt idx="178">
                  <c:v>95.437638107194488</c:v>
                </c:pt>
                <c:pt idx="179">
                  <c:v>95.590324756019456</c:v>
                </c:pt>
                <c:pt idx="180">
                  <c:v>93.219016273851977</c:v>
                </c:pt>
                <c:pt idx="181">
                  <c:v>88.655381992306246</c:v>
                </c:pt>
                <c:pt idx="182">
                  <c:v>88.655381992306246</c:v>
                </c:pt>
                <c:pt idx="183">
                  <c:v>88.714336003935912</c:v>
                </c:pt>
                <c:pt idx="184">
                  <c:v>81.349325846032471</c:v>
                </c:pt>
                <c:pt idx="185">
                  <c:v>84.445895910118466</c:v>
                </c:pt>
                <c:pt idx="186">
                  <c:v>78.017787994588076</c:v>
                </c:pt>
                <c:pt idx="187">
                  <c:v>76.063823019208826</c:v>
                </c:pt>
                <c:pt idx="188">
                  <c:v>71.837371753818204</c:v>
                </c:pt>
                <c:pt idx="189">
                  <c:v>70.09547156847357</c:v>
                </c:pt>
                <c:pt idx="190">
                  <c:v>74.184080720341683</c:v>
                </c:pt>
                <c:pt idx="191">
                  <c:v>64.554642734448208</c:v>
                </c:pt>
                <c:pt idx="192">
                  <c:v>66.173121211992679</c:v>
                </c:pt>
                <c:pt idx="193">
                  <c:v>70.556924551588978</c:v>
                </c:pt>
                <c:pt idx="194">
                  <c:v>73.301891193797502</c:v>
                </c:pt>
                <c:pt idx="195">
                  <c:v>73.461363915903604</c:v>
                </c:pt>
                <c:pt idx="196">
                  <c:v>70.245189310238061</c:v>
                </c:pt>
                <c:pt idx="197">
                  <c:v>72.931201940817004</c:v>
                </c:pt>
                <c:pt idx="198">
                  <c:v>70.013614559520221</c:v>
                </c:pt>
                <c:pt idx="199">
                  <c:v>70.013614559520221</c:v>
                </c:pt>
                <c:pt idx="200">
                  <c:v>68.57157398728458</c:v>
                </c:pt>
                <c:pt idx="201">
                  <c:v>68.57157398728458</c:v>
                </c:pt>
                <c:pt idx="202">
                  <c:v>74.580641877706455</c:v>
                </c:pt>
                <c:pt idx="203">
                  <c:v>74.212073272626228</c:v>
                </c:pt>
                <c:pt idx="204">
                  <c:v>77.292526412669574</c:v>
                </c:pt>
                <c:pt idx="205">
                  <c:v>77.292526412669574</c:v>
                </c:pt>
                <c:pt idx="206">
                  <c:v>76.291156474125998</c:v>
                </c:pt>
                <c:pt idx="207">
                  <c:v>76.291156474125998</c:v>
                </c:pt>
                <c:pt idx="208">
                  <c:v>75.709674819850918</c:v>
                </c:pt>
                <c:pt idx="209">
                  <c:v>76.282249752944509</c:v>
                </c:pt>
                <c:pt idx="210">
                  <c:v>78.606055722144205</c:v>
                </c:pt>
                <c:pt idx="211">
                  <c:v>78.564491023297435</c:v>
                </c:pt>
                <c:pt idx="212">
                  <c:v>76.185972338268726</c:v>
                </c:pt>
                <c:pt idx="213">
                  <c:v>77.932113819414099</c:v>
                </c:pt>
                <c:pt idx="214">
                  <c:v>79.00600991614958</c:v>
                </c:pt>
                <c:pt idx="215">
                  <c:v>77.653036555728463</c:v>
                </c:pt>
                <c:pt idx="216">
                  <c:v>78.737960021545803</c:v>
                </c:pt>
                <c:pt idx="217">
                  <c:v>79.574343553442418</c:v>
                </c:pt>
                <c:pt idx="218">
                  <c:v>81.0371664751015</c:v>
                </c:pt>
                <c:pt idx="219">
                  <c:v>83.637504930506353</c:v>
                </c:pt>
                <c:pt idx="220">
                  <c:v>83.637504930506353</c:v>
                </c:pt>
                <c:pt idx="221">
                  <c:v>78.832965047481281</c:v>
                </c:pt>
                <c:pt idx="222">
                  <c:v>78.087345245719476</c:v>
                </c:pt>
                <c:pt idx="223">
                  <c:v>78.641258477289981</c:v>
                </c:pt>
                <c:pt idx="224">
                  <c:v>78.031784270730384</c:v>
                </c:pt>
                <c:pt idx="225">
                  <c:v>78.476696200223103</c:v>
                </c:pt>
                <c:pt idx="226">
                  <c:v>78.372360323525982</c:v>
                </c:pt>
                <c:pt idx="227">
                  <c:v>78.010577791726888</c:v>
                </c:pt>
                <c:pt idx="228">
                  <c:v>79.596822421186104</c:v>
                </c:pt>
                <c:pt idx="229">
                  <c:v>77.554214363572385</c:v>
                </c:pt>
                <c:pt idx="230">
                  <c:v>77.504167073124179</c:v>
                </c:pt>
                <c:pt idx="231">
                  <c:v>74.84402634692951</c:v>
                </c:pt>
                <c:pt idx="232">
                  <c:v>75.31777908786691</c:v>
                </c:pt>
                <c:pt idx="233">
                  <c:v>76.907840883546712</c:v>
                </c:pt>
                <c:pt idx="234">
                  <c:v>77.244599770121766</c:v>
                </c:pt>
                <c:pt idx="235">
                  <c:v>76.676266132828843</c:v>
                </c:pt>
                <c:pt idx="236">
                  <c:v>76.676266132828843</c:v>
                </c:pt>
                <c:pt idx="237">
                  <c:v>76.589743698494729</c:v>
                </c:pt>
                <c:pt idx="238">
                  <c:v>79.014916637331055</c:v>
                </c:pt>
                <c:pt idx="239">
                  <c:v>80.500642556313778</c:v>
                </c:pt>
                <c:pt idx="240">
                  <c:v>81.265772318758749</c:v>
                </c:pt>
                <c:pt idx="241">
                  <c:v>83.351217463959586</c:v>
                </c:pt>
                <c:pt idx="242">
                  <c:v>84.648629849391597</c:v>
                </c:pt>
                <c:pt idx="243">
                  <c:v>85.348019526925853</c:v>
                </c:pt>
                <c:pt idx="244">
                  <c:v>85.072759429460874</c:v>
                </c:pt>
                <c:pt idx="245">
                  <c:v>86.0317164099976</c:v>
                </c:pt>
                <c:pt idx="246">
                  <c:v>86.246325977512655</c:v>
                </c:pt>
                <c:pt idx="247">
                  <c:v>85.221628912065199</c:v>
                </c:pt>
                <c:pt idx="248">
                  <c:v>85.811169028361576</c:v>
                </c:pt>
                <c:pt idx="249">
                  <c:v>83.99462203692471</c:v>
                </c:pt>
                <c:pt idx="250">
                  <c:v>84.596037781462982</c:v>
                </c:pt>
                <c:pt idx="251">
                  <c:v>83.245609198522345</c:v>
                </c:pt>
                <c:pt idx="252">
                  <c:v>84.096413136141351</c:v>
                </c:pt>
                <c:pt idx="253">
                  <c:v>83.817760002035811</c:v>
                </c:pt>
                <c:pt idx="254">
                  <c:v>85.603345534127556</c:v>
                </c:pt>
                <c:pt idx="255">
                  <c:v>86.899061401239294</c:v>
                </c:pt>
                <c:pt idx="256">
                  <c:v>87.465698520211902</c:v>
                </c:pt>
                <c:pt idx="257">
                  <c:v>88.8212166581134</c:v>
                </c:pt>
                <c:pt idx="258">
                  <c:v>87.415651229763725</c:v>
                </c:pt>
                <c:pt idx="259">
                  <c:v>87.27653672750094</c:v>
                </c:pt>
                <c:pt idx="260">
                  <c:v>88.074748597191359</c:v>
                </c:pt>
                <c:pt idx="261">
                  <c:v>87.475877630133525</c:v>
                </c:pt>
                <c:pt idx="262">
                  <c:v>87.388506936639246</c:v>
                </c:pt>
              </c:numCache>
            </c:numRef>
          </c:val>
          <c:smooth val="0"/>
          <c:extLst xmlns:c16r2="http://schemas.microsoft.com/office/drawing/2015/06/chart">
            <c:ext xmlns:c16="http://schemas.microsoft.com/office/drawing/2014/chart" uri="{C3380CC4-5D6E-409C-BE32-E72D297353CC}">
              <c16:uniqueId val="{00000002-65D4-4AEF-B385-7A62C3369988}"/>
            </c:ext>
          </c:extLst>
        </c:ser>
        <c:ser>
          <c:idx val="11"/>
          <c:order val="11"/>
          <c:tx>
            <c:strRef>
              <c:f>Index_Charts!$M$2</c:f>
              <c:strCache>
                <c:ptCount val="1"/>
                <c:pt idx="0">
                  <c:v>SSE Composite </c:v>
                </c:pt>
              </c:strCache>
            </c:strRef>
          </c:tx>
          <c:spPr>
            <a:ln w="28575" cap="rnd">
              <a:solidFill>
                <a:schemeClr val="accent4">
                  <a:lumMod val="80000"/>
                </a:schemeClr>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Index_Charts!$M$379:$M$641</c:f>
              <c:numCache>
                <c:formatCode>0.00</c:formatCode>
                <c:ptCount val="263"/>
                <c:pt idx="0">
                  <c:v>100</c:v>
                </c:pt>
                <c:pt idx="1">
                  <c:v>102.21643853826841</c:v>
                </c:pt>
                <c:pt idx="2">
                  <c:v>102.18421163941601</c:v>
                </c:pt>
                <c:pt idx="3">
                  <c:v>101.2214330361968</c:v>
                </c:pt>
                <c:pt idx="4">
                  <c:v>100.8852661975415</c:v>
                </c:pt>
                <c:pt idx="5">
                  <c:v>101.0803060749718</c:v>
                </c:pt>
                <c:pt idx="6">
                  <c:v>98.472075727841116</c:v>
                </c:pt>
                <c:pt idx="7">
                  <c:v>98.299728958352773</c:v>
                </c:pt>
                <c:pt idx="8">
                  <c:v>97.865773623491734</c:v>
                </c:pt>
                <c:pt idx="9">
                  <c:v>97.948321482115105</c:v>
                </c:pt>
                <c:pt idx="10">
                  <c:v>98.377509921520783</c:v>
                </c:pt>
                <c:pt idx="11">
                  <c:v>98.768227500421276</c:v>
                </c:pt>
                <c:pt idx="12">
                  <c:v>98.614881173381335</c:v>
                </c:pt>
                <c:pt idx="13">
                  <c:v>98.416014351712306</c:v>
                </c:pt>
                <c:pt idx="14">
                  <c:v>97.391601804437784</c:v>
                </c:pt>
                <c:pt idx="15">
                  <c:v>98.1645102619174</c:v>
                </c:pt>
                <c:pt idx="16">
                  <c:v>96.914811549851976</c:v>
                </c:pt>
                <c:pt idx="17">
                  <c:v>97.350243950910397</c:v>
                </c:pt>
                <c:pt idx="18">
                  <c:v>98.133525441458147</c:v>
                </c:pt>
                <c:pt idx="19">
                  <c:v>98.606253764001053</c:v>
                </c:pt>
                <c:pt idx="20">
                  <c:v>98.847317681355193</c:v>
                </c:pt>
                <c:pt idx="21">
                  <c:v>98.728682409954317</c:v>
                </c:pt>
                <c:pt idx="22">
                  <c:v>99.109060525473012</c:v>
                </c:pt>
                <c:pt idx="23">
                  <c:v>98.443306506678013</c:v>
                </c:pt>
                <c:pt idx="24">
                  <c:v>97.646362153804162</c:v>
                </c:pt>
                <c:pt idx="25">
                  <c:v>96.272422032725032</c:v>
                </c:pt>
                <c:pt idx="26">
                  <c:v>94.716735629992243</c:v>
                </c:pt>
                <c:pt idx="27">
                  <c:v>93.2416836137633</c:v>
                </c:pt>
                <c:pt idx="28">
                  <c:v>92.943685508436403</c:v>
                </c:pt>
                <c:pt idx="29">
                  <c:v>93.812234002198153</c:v>
                </c:pt>
                <c:pt idx="30">
                  <c:v>93.147587783051179</c:v>
                </c:pt>
                <c:pt idx="31">
                  <c:v>94.498465529639006</c:v>
                </c:pt>
                <c:pt idx="32">
                  <c:v>93.903140712711277</c:v>
                </c:pt>
                <c:pt idx="33">
                  <c:v>94.294395406592685</c:v>
                </c:pt>
                <c:pt idx="34">
                  <c:v>94.525455557427946</c:v>
                </c:pt>
                <c:pt idx="35">
                  <c:v>94.794885859709581</c:v>
                </c:pt>
                <c:pt idx="36">
                  <c:v>96.784628306362322</c:v>
                </c:pt>
                <c:pt idx="37">
                  <c:v>96.680730127249205</c:v>
                </c:pt>
                <c:pt idx="38">
                  <c:v>96.691808123729743</c:v>
                </c:pt>
                <c:pt idx="39">
                  <c:v>96.796041999705935</c:v>
                </c:pt>
                <c:pt idx="40">
                  <c:v>97.265648341422477</c:v>
                </c:pt>
                <c:pt idx="41">
                  <c:v>96.129045902517618</c:v>
                </c:pt>
                <c:pt idx="42">
                  <c:v>97.425708605723344</c:v>
                </c:pt>
                <c:pt idx="43">
                  <c:v>97.142481162370487</c:v>
                </c:pt>
                <c:pt idx="44">
                  <c:v>97.047243962324075</c:v>
                </c:pt>
                <c:pt idx="45">
                  <c:v>96.890070691045423</c:v>
                </c:pt>
                <c:pt idx="46">
                  <c:v>98.16132114171846</c:v>
                </c:pt>
                <c:pt idx="47">
                  <c:v>98.364350604489303</c:v>
                </c:pt>
                <c:pt idx="48">
                  <c:v>99.279393113783044</c:v>
                </c:pt>
                <c:pt idx="49">
                  <c:v>100.234551398211</c:v>
                </c:pt>
                <c:pt idx="50">
                  <c:v>100.69566460929251</c:v>
                </c:pt>
                <c:pt idx="51">
                  <c:v>101.53953938362029</c:v>
                </c:pt>
                <c:pt idx="52">
                  <c:v>101.42080340316051</c:v>
                </c:pt>
                <c:pt idx="53">
                  <c:v>101.00487498984521</c:v>
                </c:pt>
                <c:pt idx="54">
                  <c:v>101.75760806585571</c:v>
                </c:pt>
                <c:pt idx="55">
                  <c:v>101.75760806585571</c:v>
                </c:pt>
                <c:pt idx="56">
                  <c:v>101.7414610467431</c:v>
                </c:pt>
                <c:pt idx="57">
                  <c:v>99.974487038408384</c:v>
                </c:pt>
                <c:pt idx="58">
                  <c:v>100.2276360428322</c:v>
                </c:pt>
                <c:pt idx="59">
                  <c:v>100.6848551703024</c:v>
                </c:pt>
                <c:pt idx="60">
                  <c:v>100.92548268173449</c:v>
                </c:pt>
                <c:pt idx="61">
                  <c:v>99.939540994965256</c:v>
                </c:pt>
                <c:pt idx="62">
                  <c:v>100.2169608825873</c:v>
                </c:pt>
                <c:pt idx="63">
                  <c:v>99.212958704586057</c:v>
                </c:pt>
                <c:pt idx="64">
                  <c:v>98.328531749202213</c:v>
                </c:pt>
                <c:pt idx="65">
                  <c:v>98.431926383020723</c:v>
                </c:pt>
                <c:pt idx="66">
                  <c:v>97.526283385892299</c:v>
                </c:pt>
                <c:pt idx="67">
                  <c:v>97.526283385892299</c:v>
                </c:pt>
                <c:pt idx="68">
                  <c:v>97.526283385892299</c:v>
                </c:pt>
                <c:pt idx="69">
                  <c:v>97.526283385892299</c:v>
                </c:pt>
                <c:pt idx="70">
                  <c:v>97.526283385892299</c:v>
                </c:pt>
                <c:pt idx="71">
                  <c:v>97.526283385892299</c:v>
                </c:pt>
                <c:pt idx="72">
                  <c:v>97.807630926812067</c:v>
                </c:pt>
                <c:pt idx="73">
                  <c:v>98.186531976133253</c:v>
                </c:pt>
                <c:pt idx="74">
                  <c:v>98.953733586941112</c:v>
                </c:pt>
                <c:pt idx="75">
                  <c:v>99.824699098116795</c:v>
                </c:pt>
                <c:pt idx="76">
                  <c:v>100.9736887512681</c:v>
                </c:pt>
                <c:pt idx="77">
                  <c:v>100.4084759429557</c:v>
                </c:pt>
                <c:pt idx="78">
                  <c:v>99.994427432073422</c:v>
                </c:pt>
                <c:pt idx="79">
                  <c:v>99.948168404345552</c:v>
                </c:pt>
                <c:pt idx="80">
                  <c:v>98.632471689005072</c:v>
                </c:pt>
                <c:pt idx="81">
                  <c:v>98.682054115677076</c:v>
                </c:pt>
                <c:pt idx="82">
                  <c:v>99.177609824907236</c:v>
                </c:pt>
                <c:pt idx="83">
                  <c:v>98.749227057972846</c:v>
                </c:pt>
                <c:pt idx="84">
                  <c:v>98.725795416932115</c:v>
                </c:pt>
                <c:pt idx="85">
                  <c:v>99.196173861433707</c:v>
                </c:pt>
                <c:pt idx="86">
                  <c:v>100.0393436723491</c:v>
                </c:pt>
                <c:pt idx="87">
                  <c:v>99.170761608901046</c:v>
                </c:pt>
                <c:pt idx="88">
                  <c:v>98.672083918844564</c:v>
                </c:pt>
                <c:pt idx="89">
                  <c:v>98.327491088926749</c:v>
                </c:pt>
                <c:pt idx="90">
                  <c:v>99.305812456904846</c:v>
                </c:pt>
                <c:pt idx="91">
                  <c:v>99.886333042172254</c:v>
                </c:pt>
                <c:pt idx="92">
                  <c:v>100.4257979010889</c:v>
                </c:pt>
                <c:pt idx="93">
                  <c:v>99.990499778775785</c:v>
                </c:pt>
                <c:pt idx="94">
                  <c:v>99.994494571446026</c:v>
                </c:pt>
                <c:pt idx="95">
                  <c:v>99.506760599124874</c:v>
                </c:pt>
                <c:pt idx="96">
                  <c:v>97.686947904546571</c:v>
                </c:pt>
                <c:pt idx="97">
                  <c:v>97.849693743751828</c:v>
                </c:pt>
                <c:pt idx="98">
                  <c:v>97.528029009580109</c:v>
                </c:pt>
                <c:pt idx="99">
                  <c:v>97.683423087484584</c:v>
                </c:pt>
                <c:pt idx="100">
                  <c:v>97.061477509317285</c:v>
                </c:pt>
                <c:pt idx="101">
                  <c:v>97.660931397660406</c:v>
                </c:pt>
                <c:pt idx="102">
                  <c:v>98.493157490840545</c:v>
                </c:pt>
                <c:pt idx="103">
                  <c:v>97.723136026383074</c:v>
                </c:pt>
                <c:pt idx="104">
                  <c:v>97.474216802433645</c:v>
                </c:pt>
                <c:pt idx="105">
                  <c:v>96.858213058742265</c:v>
                </c:pt>
                <c:pt idx="106">
                  <c:v>97.559181678470878</c:v>
                </c:pt>
                <c:pt idx="107">
                  <c:v>97.589092268968386</c:v>
                </c:pt>
                <c:pt idx="108">
                  <c:v>97.459345431400678</c:v>
                </c:pt>
                <c:pt idx="109">
                  <c:v>97.00608752691447</c:v>
                </c:pt>
                <c:pt idx="110">
                  <c:v>96.411501243085496</c:v>
                </c:pt>
                <c:pt idx="111">
                  <c:v>96.539938862887254</c:v>
                </c:pt>
                <c:pt idx="112">
                  <c:v>96.838440513508715</c:v>
                </c:pt>
                <c:pt idx="113">
                  <c:v>96.617451268564849</c:v>
                </c:pt>
                <c:pt idx="114">
                  <c:v>97.334264780229361</c:v>
                </c:pt>
                <c:pt idx="115">
                  <c:v>97.755396494921882</c:v>
                </c:pt>
                <c:pt idx="116">
                  <c:v>97.838112201976713</c:v>
                </c:pt>
                <c:pt idx="117">
                  <c:v>97.933382971709449</c:v>
                </c:pt>
                <c:pt idx="118">
                  <c:v>98.171761314159156</c:v>
                </c:pt>
                <c:pt idx="119">
                  <c:v>97.87906721926845</c:v>
                </c:pt>
                <c:pt idx="120">
                  <c:v>99.623985943700944</c:v>
                </c:pt>
                <c:pt idx="121">
                  <c:v>100.1851368199705</c:v>
                </c:pt>
                <c:pt idx="122">
                  <c:v>101.4617584204523</c:v>
                </c:pt>
                <c:pt idx="123">
                  <c:v>101.28122064750551</c:v>
                </c:pt>
                <c:pt idx="124">
                  <c:v>101.2819591806042</c:v>
                </c:pt>
                <c:pt idx="125">
                  <c:v>100.8748260251007</c:v>
                </c:pt>
                <c:pt idx="126">
                  <c:v>99.458621668963985</c:v>
                </c:pt>
                <c:pt idx="127">
                  <c:v>100.12766551701679</c:v>
                </c:pt>
                <c:pt idx="128">
                  <c:v>100.1008097679731</c:v>
                </c:pt>
                <c:pt idx="129">
                  <c:v>100.955930387213</c:v>
                </c:pt>
                <c:pt idx="130">
                  <c:v>100.8780822846723</c:v>
                </c:pt>
                <c:pt idx="131">
                  <c:v>102.0526520387877</c:v>
                </c:pt>
                <c:pt idx="132">
                  <c:v>102.3917058704653</c:v>
                </c:pt>
                <c:pt idx="133">
                  <c:v>102.3917058704653</c:v>
                </c:pt>
                <c:pt idx="134">
                  <c:v>103.5691290479167</c:v>
                </c:pt>
                <c:pt idx="135">
                  <c:v>103.5217286508544</c:v>
                </c:pt>
                <c:pt idx="136">
                  <c:v>103.5090393094312</c:v>
                </c:pt>
                <c:pt idx="137">
                  <c:v>104.2272291782342</c:v>
                </c:pt>
                <c:pt idx="138">
                  <c:v>102.954635940109</c:v>
                </c:pt>
                <c:pt idx="139">
                  <c:v>103.8942178900915</c:v>
                </c:pt>
                <c:pt idx="140">
                  <c:v>103.807238832876</c:v>
                </c:pt>
                <c:pt idx="141">
                  <c:v>104.5887075603633</c:v>
                </c:pt>
                <c:pt idx="142">
                  <c:v>104.29497280519711</c:v>
                </c:pt>
                <c:pt idx="143">
                  <c:v>103.7316063296315</c:v>
                </c:pt>
                <c:pt idx="144">
                  <c:v>103.1959348452672</c:v>
                </c:pt>
                <c:pt idx="145">
                  <c:v>103.24343595138841</c:v>
                </c:pt>
                <c:pt idx="146">
                  <c:v>103.9245984561973</c:v>
                </c:pt>
                <c:pt idx="147">
                  <c:v>102.4594494974282</c:v>
                </c:pt>
                <c:pt idx="148">
                  <c:v>102.7485516358844</c:v>
                </c:pt>
                <c:pt idx="149">
                  <c:v>99.921111237183908</c:v>
                </c:pt>
                <c:pt idx="150">
                  <c:v>99.921111237183908</c:v>
                </c:pt>
                <c:pt idx="151">
                  <c:v>99.921111237183908</c:v>
                </c:pt>
                <c:pt idx="152">
                  <c:v>99.921111237183908</c:v>
                </c:pt>
                <c:pt idx="153">
                  <c:v>99.921111237183908</c:v>
                </c:pt>
                <c:pt idx="154">
                  <c:v>99.921111237183908</c:v>
                </c:pt>
                <c:pt idx="155">
                  <c:v>99.921111237183908</c:v>
                </c:pt>
                <c:pt idx="156">
                  <c:v>92.202701822632505</c:v>
                </c:pt>
                <c:pt idx="157">
                  <c:v>93.434105055661902</c:v>
                </c:pt>
                <c:pt idx="158">
                  <c:v>94.602330139065728</c:v>
                </c:pt>
                <c:pt idx="159">
                  <c:v>96.227841489312453</c:v>
                </c:pt>
                <c:pt idx="160">
                  <c:v>96.545209303637137</c:v>
                </c:pt>
                <c:pt idx="161">
                  <c:v>97.032775427526673</c:v>
                </c:pt>
                <c:pt idx="162">
                  <c:v>97.408285938531208</c:v>
                </c:pt>
                <c:pt idx="163">
                  <c:v>98.255081275567477</c:v>
                </c:pt>
                <c:pt idx="164">
                  <c:v>97.555958988585587</c:v>
                </c:pt>
                <c:pt idx="165">
                  <c:v>97.923043508327623</c:v>
                </c:pt>
                <c:pt idx="166">
                  <c:v>100.15925459182949</c:v>
                </c:pt>
                <c:pt idx="167">
                  <c:v>100.204573668341</c:v>
                </c:pt>
                <c:pt idx="168">
                  <c:v>99.883311770404774</c:v>
                </c:pt>
                <c:pt idx="169">
                  <c:v>101.7213192349603</c:v>
                </c:pt>
                <c:pt idx="170">
                  <c:v>102.04073480014959</c:v>
                </c:pt>
                <c:pt idx="171">
                  <c:v>101.757540926483</c:v>
                </c:pt>
                <c:pt idx="172">
                  <c:v>101.1471433204045</c:v>
                </c:pt>
                <c:pt idx="173">
                  <c:v>100.3038392307439</c:v>
                </c:pt>
                <c:pt idx="174">
                  <c:v>100.41797616418</c:v>
                </c:pt>
                <c:pt idx="175">
                  <c:v>96.690901742199543</c:v>
                </c:pt>
                <c:pt idx="176">
                  <c:v>99.733221702936476</c:v>
                </c:pt>
                <c:pt idx="177">
                  <c:v>100.4706134323057</c:v>
                </c:pt>
                <c:pt idx="178">
                  <c:v>101.1006828745588</c:v>
                </c:pt>
                <c:pt idx="179">
                  <c:v>103.1152333193907</c:v>
                </c:pt>
                <c:pt idx="180">
                  <c:v>101.86758235818991</c:v>
                </c:pt>
                <c:pt idx="181">
                  <c:v>98.805355573474245</c:v>
                </c:pt>
                <c:pt idx="182">
                  <c:v>100.60036026987341</c:v>
                </c:pt>
                <c:pt idx="183">
                  <c:v>99.65218448019688</c:v>
                </c:pt>
                <c:pt idx="184">
                  <c:v>98.140507936209502</c:v>
                </c:pt>
                <c:pt idx="185">
                  <c:v>96.930018617748033</c:v>
                </c:pt>
                <c:pt idx="186">
                  <c:v>93.634381804155751</c:v>
                </c:pt>
                <c:pt idx="187">
                  <c:v>93.311676409708625</c:v>
                </c:pt>
                <c:pt idx="188">
                  <c:v>91.603482922093434</c:v>
                </c:pt>
                <c:pt idx="189">
                  <c:v>90.709656454544302</c:v>
                </c:pt>
                <c:pt idx="190">
                  <c:v>92.169534972563454</c:v>
                </c:pt>
                <c:pt idx="191">
                  <c:v>89.300971708139741</c:v>
                </c:pt>
                <c:pt idx="192">
                  <c:v>91.391389644020322</c:v>
                </c:pt>
                <c:pt idx="193">
                  <c:v>93.377137298002779</c:v>
                </c:pt>
                <c:pt idx="194">
                  <c:v>92.817194930440266</c:v>
                </c:pt>
                <c:pt idx="195">
                  <c:v>93.061985082974203</c:v>
                </c:pt>
                <c:pt idx="196">
                  <c:v>92.223112191905813</c:v>
                </c:pt>
                <c:pt idx="197">
                  <c:v>92.326573965096912</c:v>
                </c:pt>
                <c:pt idx="198">
                  <c:v>91.797012163640133</c:v>
                </c:pt>
                <c:pt idx="199">
                  <c:v>93.345145386954385</c:v>
                </c:pt>
                <c:pt idx="200">
                  <c:v>92.786176540294676</c:v>
                </c:pt>
                <c:pt idx="201">
                  <c:v>92.786176540294676</c:v>
                </c:pt>
                <c:pt idx="202">
                  <c:v>94.692129049930898</c:v>
                </c:pt>
                <c:pt idx="203">
                  <c:v>94.511054162003276</c:v>
                </c:pt>
                <c:pt idx="204">
                  <c:v>94.864710807223375</c:v>
                </c:pt>
                <c:pt idx="205">
                  <c:v>93.88202538002561</c:v>
                </c:pt>
                <c:pt idx="206">
                  <c:v>93.426048330948717</c:v>
                </c:pt>
                <c:pt idx="207">
                  <c:v>94.911003404637597</c:v>
                </c:pt>
                <c:pt idx="208">
                  <c:v>94.370229327955016</c:v>
                </c:pt>
                <c:pt idx="209">
                  <c:v>94.664333349670571</c:v>
                </c:pt>
                <c:pt idx="210">
                  <c:v>95.287353157799657</c:v>
                </c:pt>
                <c:pt idx="211">
                  <c:v>95.759309377557543</c:v>
                </c:pt>
                <c:pt idx="212">
                  <c:v>94.901939589335299</c:v>
                </c:pt>
                <c:pt idx="213">
                  <c:v>95.471516456867306</c:v>
                </c:pt>
                <c:pt idx="214">
                  <c:v>95.287554575917554</c:v>
                </c:pt>
                <c:pt idx="215">
                  <c:v>94.281437507679044</c:v>
                </c:pt>
                <c:pt idx="216">
                  <c:v>94.515283942477666</c:v>
                </c:pt>
                <c:pt idx="217">
                  <c:v>94.331624188704595</c:v>
                </c:pt>
                <c:pt idx="218">
                  <c:v>94.748492553236474</c:v>
                </c:pt>
                <c:pt idx="219">
                  <c:v>96.012055545745767</c:v>
                </c:pt>
                <c:pt idx="220">
                  <c:v>96.012055545745767</c:v>
                </c:pt>
                <c:pt idx="221">
                  <c:v>96.012055545745767</c:v>
                </c:pt>
                <c:pt idx="222">
                  <c:v>96.012055545745767</c:v>
                </c:pt>
                <c:pt idx="223">
                  <c:v>96.618256941036194</c:v>
                </c:pt>
                <c:pt idx="224">
                  <c:v>96.396126326757908</c:v>
                </c:pt>
                <c:pt idx="225">
                  <c:v>97.195789824222373</c:v>
                </c:pt>
                <c:pt idx="226">
                  <c:v>97.177595054245273</c:v>
                </c:pt>
                <c:pt idx="227">
                  <c:v>97.068627852500143</c:v>
                </c:pt>
                <c:pt idx="228">
                  <c:v>97.286629395362993</c:v>
                </c:pt>
                <c:pt idx="229">
                  <c:v>96.356480527232051</c:v>
                </c:pt>
                <c:pt idx="230">
                  <c:v>96.293268807920285</c:v>
                </c:pt>
                <c:pt idx="231">
                  <c:v>96.526846685228463</c:v>
                </c:pt>
                <c:pt idx="232">
                  <c:v>97.304287050359207</c:v>
                </c:pt>
                <c:pt idx="233">
                  <c:v>96.806180044969906</c:v>
                </c:pt>
                <c:pt idx="234">
                  <c:v>96.275309025747262</c:v>
                </c:pt>
                <c:pt idx="235">
                  <c:v>94.457208385170503</c:v>
                </c:pt>
                <c:pt idx="236">
                  <c:v>94.598368916081753</c:v>
                </c:pt>
                <c:pt idx="237">
                  <c:v>95.557689841611506</c:v>
                </c:pt>
                <c:pt idx="238">
                  <c:v>95.230620387944725</c:v>
                </c:pt>
                <c:pt idx="239">
                  <c:v>95.546779693562485</c:v>
                </c:pt>
                <c:pt idx="240">
                  <c:v>95.752528300923984</c:v>
                </c:pt>
                <c:pt idx="241">
                  <c:v>97.870104113025064</c:v>
                </c:pt>
                <c:pt idx="242">
                  <c:v>98.070414431205293</c:v>
                </c:pt>
                <c:pt idx="243">
                  <c:v>98.136647422284454</c:v>
                </c:pt>
                <c:pt idx="244">
                  <c:v>97.998306745022802</c:v>
                </c:pt>
                <c:pt idx="245">
                  <c:v>98.386003052155843</c:v>
                </c:pt>
                <c:pt idx="246">
                  <c:v>98.620050905072304</c:v>
                </c:pt>
                <c:pt idx="247">
                  <c:v>99.235752521586946</c:v>
                </c:pt>
                <c:pt idx="248">
                  <c:v>98.820831198860716</c:v>
                </c:pt>
                <c:pt idx="249">
                  <c:v>98.053596018366605</c:v>
                </c:pt>
                <c:pt idx="250">
                  <c:v>98.014789460998401</c:v>
                </c:pt>
                <c:pt idx="251">
                  <c:v>97.017434080885494</c:v>
                </c:pt>
                <c:pt idx="252">
                  <c:v>98.417894254145381</c:v>
                </c:pt>
                <c:pt idx="253">
                  <c:v>98.556335640465946</c:v>
                </c:pt>
                <c:pt idx="254">
                  <c:v>98.671882500726724</c:v>
                </c:pt>
                <c:pt idx="255">
                  <c:v>99.622542447189787</c:v>
                </c:pt>
                <c:pt idx="256">
                  <c:v>99.543250848138115</c:v>
                </c:pt>
                <c:pt idx="257">
                  <c:v>99.722781530495624</c:v>
                </c:pt>
                <c:pt idx="258">
                  <c:v>100.02259239888301</c:v>
                </c:pt>
                <c:pt idx="259">
                  <c:v>100.02259239888301</c:v>
                </c:pt>
                <c:pt idx="260">
                  <c:v>100.02259239888301</c:v>
                </c:pt>
                <c:pt idx="261">
                  <c:v>99.4171631063777</c:v>
                </c:pt>
                <c:pt idx="262">
                  <c:v>100.19456990182211</c:v>
                </c:pt>
              </c:numCache>
            </c:numRef>
          </c:val>
          <c:smooth val="0"/>
          <c:extLst xmlns:c16r2="http://schemas.microsoft.com/office/drawing/2015/06/chart">
            <c:ext xmlns:c16="http://schemas.microsoft.com/office/drawing/2014/chart" uri="{C3380CC4-5D6E-409C-BE32-E72D297353CC}">
              <c16:uniqueId val="{00000003-65D4-4AEF-B385-7A62C3369988}"/>
            </c:ext>
          </c:extLst>
        </c:ser>
        <c:ser>
          <c:idx val="12"/>
          <c:order val="12"/>
          <c:tx>
            <c:strRef>
              <c:f>Index_Charts!$N$2</c:f>
              <c:strCache>
                <c:ptCount val="1"/>
                <c:pt idx="0">
                  <c:v>FTSE/JSE Africa All Share</c:v>
                </c:pt>
              </c:strCache>
            </c:strRef>
          </c:tx>
          <c:spPr>
            <a:ln w="28575" cap="rnd">
              <a:solidFill>
                <a:schemeClr val="accent6">
                  <a:lumMod val="60000"/>
                  <a:lumOff val="40000"/>
                </a:schemeClr>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Index_Charts!$N$379:$N$641</c:f>
              <c:numCache>
                <c:formatCode>0.00</c:formatCode>
                <c:ptCount val="263"/>
                <c:pt idx="0">
                  <c:v>100</c:v>
                </c:pt>
                <c:pt idx="1">
                  <c:v>100.4616190271982</c:v>
                </c:pt>
                <c:pt idx="2">
                  <c:v>99.80867241748993</c:v>
                </c:pt>
                <c:pt idx="3">
                  <c:v>99.670709011639062</c:v>
                </c:pt>
                <c:pt idx="4">
                  <c:v>99.356795015586556</c:v>
                </c:pt>
                <c:pt idx="5">
                  <c:v>98.945052422658009</c:v>
                </c:pt>
                <c:pt idx="6">
                  <c:v>99.188300978079766</c:v>
                </c:pt>
                <c:pt idx="7">
                  <c:v>97.869487648924874</c:v>
                </c:pt>
                <c:pt idx="8">
                  <c:v>98.958883125237122</c:v>
                </c:pt>
                <c:pt idx="9">
                  <c:v>98.400964609895198</c:v>
                </c:pt>
                <c:pt idx="10">
                  <c:v>98.408197809629044</c:v>
                </c:pt>
                <c:pt idx="11">
                  <c:v>98.854697559473749</c:v>
                </c:pt>
                <c:pt idx="12">
                  <c:v>99.740360773447264</c:v>
                </c:pt>
                <c:pt idx="13">
                  <c:v>99.024411447767022</c:v>
                </c:pt>
                <c:pt idx="14">
                  <c:v>99.430776388636886</c:v>
                </c:pt>
                <c:pt idx="15">
                  <c:v>100.0771254955</c:v>
                </c:pt>
                <c:pt idx="16">
                  <c:v>99.675708681763922</c:v>
                </c:pt>
                <c:pt idx="17">
                  <c:v>100.1816890431972</c:v>
                </c:pt>
                <c:pt idx="18">
                  <c:v>99.165450252079552</c:v>
                </c:pt>
                <c:pt idx="19">
                  <c:v>99.070593967683209</c:v>
                </c:pt>
                <c:pt idx="20">
                  <c:v>98.911927460456226</c:v>
                </c:pt>
                <c:pt idx="21">
                  <c:v>99.709520883845499</c:v>
                </c:pt>
                <c:pt idx="22">
                  <c:v>98.346689840395413</c:v>
                </c:pt>
                <c:pt idx="23">
                  <c:v>97.561621363813799</c:v>
                </c:pt>
                <c:pt idx="24">
                  <c:v>98.315867131790583</c:v>
                </c:pt>
                <c:pt idx="25">
                  <c:v>96.684205028396747</c:v>
                </c:pt>
                <c:pt idx="26">
                  <c:v>94.453183844914705</c:v>
                </c:pt>
                <c:pt idx="27">
                  <c:v>94.602022821861894</c:v>
                </c:pt>
                <c:pt idx="28">
                  <c:v>94.882605683748693</c:v>
                </c:pt>
                <c:pt idx="29">
                  <c:v>95.415079142544514</c:v>
                </c:pt>
                <c:pt idx="30">
                  <c:v>95.415079142544514</c:v>
                </c:pt>
                <c:pt idx="31">
                  <c:v>95.133809040778075</c:v>
                </c:pt>
                <c:pt idx="32">
                  <c:v>94.825307058778222</c:v>
                </c:pt>
                <c:pt idx="33">
                  <c:v>92.82794743439608</c:v>
                </c:pt>
                <c:pt idx="34">
                  <c:v>92.504085641084856</c:v>
                </c:pt>
                <c:pt idx="35">
                  <c:v>92.561796609983134</c:v>
                </c:pt>
                <c:pt idx="36">
                  <c:v>93.44110285506936</c:v>
                </c:pt>
                <c:pt idx="37">
                  <c:v>93.259826155800042</c:v>
                </c:pt>
                <c:pt idx="38">
                  <c:v>93.873582911368018</c:v>
                </c:pt>
                <c:pt idx="39">
                  <c:v>93.100266236729354</c:v>
                </c:pt>
                <c:pt idx="40">
                  <c:v>92.770202103503792</c:v>
                </c:pt>
                <c:pt idx="41">
                  <c:v>92.454192025818244</c:v>
                </c:pt>
                <c:pt idx="42">
                  <c:v>92.598271866598466</c:v>
                </c:pt>
                <c:pt idx="43">
                  <c:v>93.216564405372594</c:v>
                </c:pt>
                <c:pt idx="44">
                  <c:v>93.484330243502839</c:v>
                </c:pt>
                <c:pt idx="45">
                  <c:v>94.941450598448498</c:v>
                </c:pt>
                <c:pt idx="46">
                  <c:v>94.126401282114699</c:v>
                </c:pt>
                <c:pt idx="47">
                  <c:v>94.052334004079441</c:v>
                </c:pt>
                <c:pt idx="48">
                  <c:v>94.335992264427887</c:v>
                </c:pt>
                <c:pt idx="49">
                  <c:v>95.31391743225187</c:v>
                </c:pt>
                <c:pt idx="50">
                  <c:v>95.511035010748429</c:v>
                </c:pt>
                <c:pt idx="51">
                  <c:v>95.394169869204561</c:v>
                </c:pt>
                <c:pt idx="52">
                  <c:v>95.072438519520276</c:v>
                </c:pt>
                <c:pt idx="53">
                  <c:v>96.63242150346089</c:v>
                </c:pt>
                <c:pt idx="54">
                  <c:v>97.557034037616745</c:v>
                </c:pt>
                <c:pt idx="55">
                  <c:v>98.144349238813106</c:v>
                </c:pt>
                <c:pt idx="56">
                  <c:v>99.398768191239583</c:v>
                </c:pt>
                <c:pt idx="57">
                  <c:v>97.75167755254634</c:v>
                </c:pt>
                <c:pt idx="58">
                  <c:v>96.592269513489128</c:v>
                </c:pt>
                <c:pt idx="59">
                  <c:v>96.426335444534217</c:v>
                </c:pt>
                <c:pt idx="60">
                  <c:v>96.912660745407905</c:v>
                </c:pt>
                <c:pt idx="61">
                  <c:v>95.565515952212095</c:v>
                </c:pt>
                <c:pt idx="62">
                  <c:v>95.565515952212095</c:v>
                </c:pt>
                <c:pt idx="63">
                  <c:v>94.283865119552246</c:v>
                </c:pt>
                <c:pt idx="64">
                  <c:v>94.961741355896777</c:v>
                </c:pt>
                <c:pt idx="65">
                  <c:v>94.854617839647702</c:v>
                </c:pt>
                <c:pt idx="66">
                  <c:v>94.194764469148481</c:v>
                </c:pt>
                <c:pt idx="67">
                  <c:v>94.402517084783412</c:v>
                </c:pt>
                <c:pt idx="68">
                  <c:v>92.783946901097934</c:v>
                </c:pt>
                <c:pt idx="69">
                  <c:v>92.308840791260508</c:v>
                </c:pt>
                <c:pt idx="70">
                  <c:v>92.766851809090269</c:v>
                </c:pt>
                <c:pt idx="71">
                  <c:v>94.005395520295579</c:v>
                </c:pt>
                <c:pt idx="72">
                  <c:v>93.692581108050561</c:v>
                </c:pt>
                <c:pt idx="73">
                  <c:v>93.360627065155853</c:v>
                </c:pt>
                <c:pt idx="74">
                  <c:v>94.618791474926695</c:v>
                </c:pt>
                <c:pt idx="75">
                  <c:v>95.41813736000924</c:v>
                </c:pt>
                <c:pt idx="76">
                  <c:v>94.872108094586153</c:v>
                </c:pt>
                <c:pt idx="77">
                  <c:v>95.481311885951172</c:v>
                </c:pt>
                <c:pt idx="78">
                  <c:v>96.369088362554692</c:v>
                </c:pt>
                <c:pt idx="79">
                  <c:v>96.202278062753223</c:v>
                </c:pt>
                <c:pt idx="80">
                  <c:v>95.737308741141476</c:v>
                </c:pt>
                <c:pt idx="81">
                  <c:v>96.403914243458857</c:v>
                </c:pt>
                <c:pt idx="82">
                  <c:v>96.105050800771863</c:v>
                </c:pt>
                <c:pt idx="83">
                  <c:v>95.477291532654846</c:v>
                </c:pt>
                <c:pt idx="84">
                  <c:v>95.317508260623356</c:v>
                </c:pt>
                <c:pt idx="85">
                  <c:v>94.739419254812105</c:v>
                </c:pt>
                <c:pt idx="86">
                  <c:v>95.804641068355636</c:v>
                </c:pt>
                <c:pt idx="87">
                  <c:v>95.726828332975956</c:v>
                </c:pt>
                <c:pt idx="88">
                  <c:v>95.994697257088205</c:v>
                </c:pt>
                <c:pt idx="89">
                  <c:v>96.943964521928507</c:v>
                </c:pt>
                <c:pt idx="90">
                  <c:v>97.330365144292898</c:v>
                </c:pt>
                <c:pt idx="91">
                  <c:v>97.80947442642956</c:v>
                </c:pt>
                <c:pt idx="92">
                  <c:v>98.355898854783391</c:v>
                </c:pt>
                <c:pt idx="93">
                  <c:v>99.052880359783785</c:v>
                </c:pt>
                <c:pt idx="94">
                  <c:v>98.76152501278267</c:v>
                </c:pt>
                <c:pt idx="95">
                  <c:v>97.273685035214172</c:v>
                </c:pt>
                <c:pt idx="96">
                  <c:v>96.514130339166641</c:v>
                </c:pt>
                <c:pt idx="97">
                  <c:v>96.89927674875058</c:v>
                </c:pt>
                <c:pt idx="98">
                  <c:v>96.794867830026348</c:v>
                </c:pt>
                <c:pt idx="99">
                  <c:v>96.618951601818722</c:v>
                </c:pt>
                <c:pt idx="100">
                  <c:v>96.307683479303094</c:v>
                </c:pt>
                <c:pt idx="101">
                  <c:v>97.015987261321584</c:v>
                </c:pt>
                <c:pt idx="102">
                  <c:v>98.571760900998981</c:v>
                </c:pt>
                <c:pt idx="103">
                  <c:v>98.470204027775495</c:v>
                </c:pt>
                <c:pt idx="104">
                  <c:v>97.141786521301682</c:v>
                </c:pt>
                <c:pt idx="105">
                  <c:v>97.518686052329173</c:v>
                </c:pt>
                <c:pt idx="106">
                  <c:v>97.498515561859833</c:v>
                </c:pt>
                <c:pt idx="107">
                  <c:v>96.305295320721072</c:v>
                </c:pt>
                <c:pt idx="108">
                  <c:v>96.512291972488384</c:v>
                </c:pt>
                <c:pt idx="109">
                  <c:v>95.702362593258428</c:v>
                </c:pt>
                <c:pt idx="110">
                  <c:v>95.095117435550648</c:v>
                </c:pt>
                <c:pt idx="111">
                  <c:v>94.17603718242637</c:v>
                </c:pt>
                <c:pt idx="112">
                  <c:v>93.611366535266413</c:v>
                </c:pt>
                <c:pt idx="113">
                  <c:v>94.534776399632719</c:v>
                </c:pt>
                <c:pt idx="114">
                  <c:v>94.117089181744717</c:v>
                </c:pt>
                <c:pt idx="115">
                  <c:v>95.023472678091323</c:v>
                </c:pt>
                <c:pt idx="116">
                  <c:v>94.957995898552383</c:v>
                </c:pt>
                <c:pt idx="117">
                  <c:v>95.213528866823907</c:v>
                </c:pt>
                <c:pt idx="118">
                  <c:v>95.812320974011328</c:v>
                </c:pt>
                <c:pt idx="119">
                  <c:v>95.911335059679928</c:v>
                </c:pt>
                <c:pt idx="120">
                  <c:v>97.500646005486914</c:v>
                </c:pt>
                <c:pt idx="121">
                  <c:v>97.500646005486914</c:v>
                </c:pt>
                <c:pt idx="122">
                  <c:v>98.49209261794411</c:v>
                </c:pt>
                <c:pt idx="123">
                  <c:v>99.250856988129982</c:v>
                </c:pt>
                <c:pt idx="124">
                  <c:v>98.891963141950797</c:v>
                </c:pt>
                <c:pt idx="125">
                  <c:v>98.638182635372516</c:v>
                </c:pt>
                <c:pt idx="126">
                  <c:v>98.091208415114906</c:v>
                </c:pt>
                <c:pt idx="127">
                  <c:v>98.352393931396946</c:v>
                </c:pt>
                <c:pt idx="128">
                  <c:v>98.352393931396946</c:v>
                </c:pt>
                <c:pt idx="129">
                  <c:v>98.352393931396946</c:v>
                </c:pt>
                <c:pt idx="130">
                  <c:v>98.671668398511144</c:v>
                </c:pt>
                <c:pt idx="131">
                  <c:v>99.140469082452299</c:v>
                </c:pt>
                <c:pt idx="132">
                  <c:v>98.0761750427463</c:v>
                </c:pt>
                <c:pt idx="133">
                  <c:v>98.0761750427463</c:v>
                </c:pt>
                <c:pt idx="134">
                  <c:v>99.165278442109624</c:v>
                </c:pt>
                <c:pt idx="135">
                  <c:v>99.323343614441896</c:v>
                </c:pt>
                <c:pt idx="136">
                  <c:v>98.267313634289422</c:v>
                </c:pt>
                <c:pt idx="137">
                  <c:v>98.592137563432246</c:v>
                </c:pt>
                <c:pt idx="138">
                  <c:v>98.485477934101922</c:v>
                </c:pt>
                <c:pt idx="139">
                  <c:v>98.152767927339482</c:v>
                </c:pt>
                <c:pt idx="140">
                  <c:v>98.764686316229287</c:v>
                </c:pt>
                <c:pt idx="141">
                  <c:v>98.915672917800606</c:v>
                </c:pt>
                <c:pt idx="142">
                  <c:v>99.593308620187273</c:v>
                </c:pt>
                <c:pt idx="143">
                  <c:v>99.759036517178217</c:v>
                </c:pt>
                <c:pt idx="144">
                  <c:v>100.02334897491301</c:v>
                </c:pt>
                <c:pt idx="145">
                  <c:v>101.3710951030035</c:v>
                </c:pt>
                <c:pt idx="146">
                  <c:v>101.110871722553</c:v>
                </c:pt>
                <c:pt idx="147">
                  <c:v>99.609218223402451</c:v>
                </c:pt>
                <c:pt idx="148">
                  <c:v>99.510427490694781</c:v>
                </c:pt>
                <c:pt idx="149">
                  <c:v>97.750715416714741</c:v>
                </c:pt>
                <c:pt idx="150">
                  <c:v>98.380175603534042</c:v>
                </c:pt>
                <c:pt idx="151">
                  <c:v>96.046824401963903</c:v>
                </c:pt>
                <c:pt idx="152">
                  <c:v>95.781034378487718</c:v>
                </c:pt>
                <c:pt idx="153">
                  <c:v>96.85051707928551</c:v>
                </c:pt>
                <c:pt idx="154">
                  <c:v>97.228859814060357</c:v>
                </c:pt>
                <c:pt idx="155">
                  <c:v>96.350240808853826</c:v>
                </c:pt>
                <c:pt idx="156">
                  <c:v>95.918911879353672</c:v>
                </c:pt>
                <c:pt idx="157">
                  <c:v>97.617322156063892</c:v>
                </c:pt>
                <c:pt idx="158">
                  <c:v>98.663936949864478</c:v>
                </c:pt>
                <c:pt idx="159">
                  <c:v>98.844835667199973</c:v>
                </c:pt>
                <c:pt idx="160">
                  <c:v>98.406720243887705</c:v>
                </c:pt>
                <c:pt idx="161">
                  <c:v>97.670084997828283</c:v>
                </c:pt>
                <c:pt idx="162">
                  <c:v>97.899382583692045</c:v>
                </c:pt>
                <c:pt idx="163">
                  <c:v>99.210172387251404</c:v>
                </c:pt>
                <c:pt idx="164">
                  <c:v>99.367481595716029</c:v>
                </c:pt>
                <c:pt idx="165">
                  <c:v>99.412272454875833</c:v>
                </c:pt>
                <c:pt idx="166">
                  <c:v>99.972716576775653</c:v>
                </c:pt>
                <c:pt idx="167">
                  <c:v>99.159539989114137</c:v>
                </c:pt>
                <c:pt idx="168">
                  <c:v>99.548363132054476</c:v>
                </c:pt>
                <c:pt idx="169">
                  <c:v>99.294187462545423</c:v>
                </c:pt>
                <c:pt idx="170">
                  <c:v>98.509325157927705</c:v>
                </c:pt>
                <c:pt idx="171">
                  <c:v>94.29199173112977</c:v>
                </c:pt>
                <c:pt idx="172">
                  <c:v>94.168202647797813</c:v>
                </c:pt>
                <c:pt idx="173">
                  <c:v>94.576577765315832</c:v>
                </c:pt>
                <c:pt idx="174">
                  <c:v>91.823546350206428</c:v>
                </c:pt>
                <c:pt idx="175">
                  <c:v>87.688681708973149</c:v>
                </c:pt>
                <c:pt idx="176">
                  <c:v>89.066443038809808</c:v>
                </c:pt>
                <c:pt idx="177">
                  <c:v>90.986866158658927</c:v>
                </c:pt>
                <c:pt idx="178">
                  <c:v>90.933433258011846</c:v>
                </c:pt>
                <c:pt idx="179">
                  <c:v>90.949789567148827</c:v>
                </c:pt>
                <c:pt idx="180">
                  <c:v>89.452379774255448</c:v>
                </c:pt>
                <c:pt idx="181">
                  <c:v>83.876854173195426</c:v>
                </c:pt>
                <c:pt idx="182">
                  <c:v>84.98753690478155</c:v>
                </c:pt>
                <c:pt idx="183">
                  <c:v>84.314179270646065</c:v>
                </c:pt>
                <c:pt idx="184">
                  <c:v>76.117778483344054</c:v>
                </c:pt>
                <c:pt idx="185">
                  <c:v>75.901572817188637</c:v>
                </c:pt>
                <c:pt idx="186">
                  <c:v>69.583432983115898</c:v>
                </c:pt>
                <c:pt idx="187">
                  <c:v>71.437863893516322</c:v>
                </c:pt>
                <c:pt idx="188">
                  <c:v>66.327032718116172</c:v>
                </c:pt>
                <c:pt idx="189">
                  <c:v>65.224236064149736</c:v>
                </c:pt>
                <c:pt idx="190">
                  <c:v>69.191311088752911</c:v>
                </c:pt>
                <c:pt idx="191">
                  <c:v>65.746881992665749</c:v>
                </c:pt>
                <c:pt idx="192">
                  <c:v>70.698685859902028</c:v>
                </c:pt>
                <c:pt idx="193">
                  <c:v>74.356348309664725</c:v>
                </c:pt>
                <c:pt idx="194">
                  <c:v>77.394120387933199</c:v>
                </c:pt>
                <c:pt idx="195">
                  <c:v>73.786935707334749</c:v>
                </c:pt>
                <c:pt idx="196">
                  <c:v>74.588944646951106</c:v>
                </c:pt>
                <c:pt idx="197">
                  <c:v>76.438788231154462</c:v>
                </c:pt>
                <c:pt idx="198">
                  <c:v>75.136692012073397</c:v>
                </c:pt>
                <c:pt idx="199">
                  <c:v>77.418757937620583</c:v>
                </c:pt>
                <c:pt idx="200">
                  <c:v>76.625013057557666</c:v>
                </c:pt>
                <c:pt idx="201">
                  <c:v>79.445531428854181</c:v>
                </c:pt>
                <c:pt idx="202">
                  <c:v>81.604100348018306</c:v>
                </c:pt>
                <c:pt idx="203">
                  <c:v>80.217903148658223</c:v>
                </c:pt>
                <c:pt idx="204">
                  <c:v>82.488646797187272</c:v>
                </c:pt>
                <c:pt idx="205">
                  <c:v>82.488646797187272</c:v>
                </c:pt>
                <c:pt idx="206">
                  <c:v>82.488646797187272</c:v>
                </c:pt>
                <c:pt idx="207">
                  <c:v>85.689380631930788</c:v>
                </c:pt>
                <c:pt idx="208">
                  <c:v>82.986414642057994</c:v>
                </c:pt>
                <c:pt idx="209">
                  <c:v>82.889908981950313</c:v>
                </c:pt>
                <c:pt idx="210">
                  <c:v>84.418227388433493</c:v>
                </c:pt>
                <c:pt idx="211">
                  <c:v>83.928345621182402</c:v>
                </c:pt>
                <c:pt idx="212">
                  <c:v>81.831147223276005</c:v>
                </c:pt>
                <c:pt idx="213">
                  <c:v>82.655182201036865</c:v>
                </c:pt>
                <c:pt idx="214">
                  <c:v>85.220872024938544</c:v>
                </c:pt>
                <c:pt idx="215">
                  <c:v>85.092718968370505</c:v>
                </c:pt>
                <c:pt idx="216">
                  <c:v>85.092718968370505</c:v>
                </c:pt>
                <c:pt idx="217">
                  <c:v>85.955187836403852</c:v>
                </c:pt>
                <c:pt idx="218">
                  <c:v>87.377825930385356</c:v>
                </c:pt>
                <c:pt idx="219">
                  <c:v>86.483503493927586</c:v>
                </c:pt>
                <c:pt idx="220">
                  <c:v>86.483503493927586</c:v>
                </c:pt>
                <c:pt idx="221">
                  <c:v>84.507465486813246</c:v>
                </c:pt>
                <c:pt idx="222">
                  <c:v>84.50329050454404</c:v>
                </c:pt>
                <c:pt idx="223">
                  <c:v>85.616327032718104</c:v>
                </c:pt>
                <c:pt idx="224">
                  <c:v>85.938831527266885</c:v>
                </c:pt>
                <c:pt idx="225">
                  <c:v>87.629235459378634</c:v>
                </c:pt>
                <c:pt idx="226">
                  <c:v>86.253501487187094</c:v>
                </c:pt>
                <c:pt idx="227">
                  <c:v>86.453763188133323</c:v>
                </c:pt>
                <c:pt idx="228">
                  <c:v>86.166222022464481</c:v>
                </c:pt>
                <c:pt idx="229">
                  <c:v>84.381133615926373</c:v>
                </c:pt>
                <c:pt idx="230">
                  <c:v>85.26708890684877</c:v>
                </c:pt>
                <c:pt idx="231">
                  <c:v>88.279501833555926</c:v>
                </c:pt>
                <c:pt idx="232">
                  <c:v>89.255519910713801</c:v>
                </c:pt>
                <c:pt idx="233">
                  <c:v>89.586443093788972</c:v>
                </c:pt>
                <c:pt idx="234">
                  <c:v>87.662188611610489</c:v>
                </c:pt>
                <c:pt idx="235">
                  <c:v>86.157906419920053</c:v>
                </c:pt>
                <c:pt idx="236">
                  <c:v>86.032485141873778</c:v>
                </c:pt>
                <c:pt idx="237">
                  <c:v>86.940140031997899</c:v>
                </c:pt>
                <c:pt idx="238">
                  <c:v>86.757076509041312</c:v>
                </c:pt>
                <c:pt idx="239">
                  <c:v>88.291631617432813</c:v>
                </c:pt>
                <c:pt idx="240">
                  <c:v>86.734827117935851</c:v>
                </c:pt>
                <c:pt idx="241">
                  <c:v>87.502113262630104</c:v>
                </c:pt>
                <c:pt idx="242">
                  <c:v>90.194839378295313</c:v>
                </c:pt>
                <c:pt idx="243">
                  <c:v>92.167939434923881</c:v>
                </c:pt>
                <c:pt idx="244">
                  <c:v>91.411133698395204</c:v>
                </c:pt>
                <c:pt idx="245">
                  <c:v>94.018504621000986</c:v>
                </c:pt>
                <c:pt idx="246">
                  <c:v>93.953113746446974</c:v>
                </c:pt>
                <c:pt idx="247">
                  <c:v>93.608050602846802</c:v>
                </c:pt>
                <c:pt idx="248">
                  <c:v>92.214929461698802</c:v>
                </c:pt>
                <c:pt idx="249">
                  <c:v>91.566638902175541</c:v>
                </c:pt>
                <c:pt idx="250">
                  <c:v>92.158249352619976</c:v>
                </c:pt>
                <c:pt idx="251">
                  <c:v>89.805414900460178</c:v>
                </c:pt>
                <c:pt idx="252">
                  <c:v>89.805414900460178</c:v>
                </c:pt>
                <c:pt idx="253">
                  <c:v>92.824494054000553</c:v>
                </c:pt>
                <c:pt idx="254">
                  <c:v>92.676393859923976</c:v>
                </c:pt>
                <c:pt idx="255">
                  <c:v>93.162925332761503</c:v>
                </c:pt>
                <c:pt idx="256">
                  <c:v>93.172838768026224</c:v>
                </c:pt>
                <c:pt idx="257">
                  <c:v>95.311460549681954</c:v>
                </c:pt>
                <c:pt idx="258">
                  <c:v>93.546628538598156</c:v>
                </c:pt>
                <c:pt idx="259">
                  <c:v>92.629713091095013</c:v>
                </c:pt>
                <c:pt idx="260">
                  <c:v>92.172698571090805</c:v>
                </c:pt>
                <c:pt idx="261">
                  <c:v>93.020494867692548</c:v>
                </c:pt>
                <c:pt idx="262">
                  <c:v>93.399954367272002</c:v>
                </c:pt>
              </c:numCache>
            </c:numRef>
          </c:val>
          <c:smooth val="0"/>
          <c:extLst xmlns:c16r2="http://schemas.microsoft.com/office/drawing/2015/06/chart">
            <c:ext xmlns:c16="http://schemas.microsoft.com/office/drawing/2014/chart" uri="{C3380CC4-5D6E-409C-BE32-E72D297353CC}">
              <c16:uniqueId val="{00000004-65D4-4AEF-B385-7A62C3369988}"/>
            </c:ext>
          </c:extLst>
        </c:ser>
        <c:ser>
          <c:idx val="13"/>
          <c:order val="13"/>
          <c:tx>
            <c:strRef>
              <c:f>Index_Charts!$O$2</c:f>
              <c:strCache>
                <c:ptCount val="1"/>
                <c:pt idx="0">
                  <c:v>MSCI Emerging Market Index</c:v>
                </c:pt>
              </c:strCache>
            </c:strRef>
          </c:tx>
          <c:spPr>
            <a:ln w="28575" cap="rnd">
              <a:solidFill>
                <a:schemeClr val="accent5">
                  <a:lumMod val="60000"/>
                  <a:lumOff val="40000"/>
                </a:schemeClr>
              </a:solidFill>
              <a:round/>
            </a:ln>
            <a:effectLst/>
          </c:spPr>
          <c:marker>
            <c:symbol val="none"/>
          </c:marker>
          <c:cat>
            <c:numRef>
              <c:f>Index_Charts!$A$379:$A$641</c:f>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Index_Charts!$O$379:$O$641</c:f>
              <c:numCache>
                <c:formatCode>0.00</c:formatCode>
                <c:ptCount val="263"/>
                <c:pt idx="0">
                  <c:v>100</c:v>
                </c:pt>
                <c:pt idx="1">
                  <c:v>100.8749976300173</c:v>
                </c:pt>
                <c:pt idx="2">
                  <c:v>100.83233794057981</c:v>
                </c:pt>
                <c:pt idx="3">
                  <c:v>100.4521927080371</c:v>
                </c:pt>
                <c:pt idx="4">
                  <c:v>100.9261892573422</c:v>
                </c:pt>
                <c:pt idx="5">
                  <c:v>100.4806325009954</c:v>
                </c:pt>
                <c:pt idx="6">
                  <c:v>99.183777942096526</c:v>
                </c:pt>
                <c:pt idx="7">
                  <c:v>98.825436550821848</c:v>
                </c:pt>
                <c:pt idx="8">
                  <c:v>99.439736078721324</c:v>
                </c:pt>
                <c:pt idx="9">
                  <c:v>100.0274917998597</c:v>
                </c:pt>
                <c:pt idx="10">
                  <c:v>99.624594732950342</c:v>
                </c:pt>
                <c:pt idx="11">
                  <c:v>100.2739700054983</c:v>
                </c:pt>
                <c:pt idx="12">
                  <c:v>100.5232921904329</c:v>
                </c:pt>
                <c:pt idx="13">
                  <c:v>100.0037919723945</c:v>
                </c:pt>
                <c:pt idx="14">
                  <c:v>99.702330167036365</c:v>
                </c:pt>
                <c:pt idx="15">
                  <c:v>100.2493221849345</c:v>
                </c:pt>
                <c:pt idx="16">
                  <c:v>99.900460724645967</c:v>
                </c:pt>
                <c:pt idx="17">
                  <c:v>100.05972356521249</c:v>
                </c:pt>
                <c:pt idx="18">
                  <c:v>100.0455036687333</c:v>
                </c:pt>
                <c:pt idx="19">
                  <c:v>99.945964393379256</c:v>
                </c:pt>
                <c:pt idx="20">
                  <c:v>99.412244278861706</c:v>
                </c:pt>
                <c:pt idx="21">
                  <c:v>99.134482300968841</c:v>
                </c:pt>
                <c:pt idx="22">
                  <c:v>98.888952088428766</c:v>
                </c:pt>
                <c:pt idx="23">
                  <c:v>98.307832318980672</c:v>
                </c:pt>
                <c:pt idx="24">
                  <c:v>97.12758091121097</c:v>
                </c:pt>
                <c:pt idx="25">
                  <c:v>95.155755266101622</c:v>
                </c:pt>
                <c:pt idx="26">
                  <c:v>92.239728494776557</c:v>
                </c:pt>
                <c:pt idx="27">
                  <c:v>92.208444722522387</c:v>
                </c:pt>
                <c:pt idx="28">
                  <c:v>92.206548736325189</c:v>
                </c:pt>
                <c:pt idx="29">
                  <c:v>93.310960696206166</c:v>
                </c:pt>
                <c:pt idx="30">
                  <c:v>93.016134842538349</c:v>
                </c:pt>
                <c:pt idx="31">
                  <c:v>92.380031473370849</c:v>
                </c:pt>
                <c:pt idx="32">
                  <c:v>91.84820734505054</c:v>
                </c:pt>
                <c:pt idx="33">
                  <c:v>91.427298409267607</c:v>
                </c:pt>
                <c:pt idx="34">
                  <c:v>91.341031037294016</c:v>
                </c:pt>
                <c:pt idx="35">
                  <c:v>91.980926378855969</c:v>
                </c:pt>
                <c:pt idx="36">
                  <c:v>92.688129230419179</c:v>
                </c:pt>
                <c:pt idx="37">
                  <c:v>92.913751587888456</c:v>
                </c:pt>
                <c:pt idx="38">
                  <c:v>93.200993496767353</c:v>
                </c:pt>
                <c:pt idx="39">
                  <c:v>92.491894659006903</c:v>
                </c:pt>
                <c:pt idx="40">
                  <c:v>92.302296039284812</c:v>
                </c:pt>
                <c:pt idx="41">
                  <c:v>91.084124907570697</c:v>
                </c:pt>
                <c:pt idx="42">
                  <c:v>91.442466298845375</c:v>
                </c:pt>
                <c:pt idx="43">
                  <c:v>91.514513774339761</c:v>
                </c:pt>
                <c:pt idx="44">
                  <c:v>91.962914509982397</c:v>
                </c:pt>
                <c:pt idx="45">
                  <c:v>93.31380467550197</c:v>
                </c:pt>
                <c:pt idx="46">
                  <c:v>93.259769068881184</c:v>
                </c:pt>
                <c:pt idx="47">
                  <c:v>92.265324308439048</c:v>
                </c:pt>
                <c:pt idx="48">
                  <c:v>93.909144341429212</c:v>
                </c:pt>
                <c:pt idx="49">
                  <c:v>95.084655783705927</c:v>
                </c:pt>
                <c:pt idx="50">
                  <c:v>95.553912367517981</c:v>
                </c:pt>
                <c:pt idx="51">
                  <c:v>95.802286559353846</c:v>
                </c:pt>
                <c:pt idx="52">
                  <c:v>95.570028250194326</c:v>
                </c:pt>
                <c:pt idx="53">
                  <c:v>96.414690101056067</c:v>
                </c:pt>
                <c:pt idx="54">
                  <c:v>96.916178450220883</c:v>
                </c:pt>
                <c:pt idx="55">
                  <c:v>97.321919496426048</c:v>
                </c:pt>
                <c:pt idx="56">
                  <c:v>97.366475172060689</c:v>
                </c:pt>
                <c:pt idx="57">
                  <c:v>96.593860796693377</c:v>
                </c:pt>
                <c:pt idx="58">
                  <c:v>96.824223119655699</c:v>
                </c:pt>
                <c:pt idx="59">
                  <c:v>96.370134425421369</c:v>
                </c:pt>
                <c:pt idx="60">
                  <c:v>96.814743188669581</c:v>
                </c:pt>
                <c:pt idx="61">
                  <c:v>96.243103350207662</c:v>
                </c:pt>
                <c:pt idx="62">
                  <c:v>95.875282027946824</c:v>
                </c:pt>
                <c:pt idx="63">
                  <c:v>95.326394023851464</c:v>
                </c:pt>
                <c:pt idx="64">
                  <c:v>95.680943442731703</c:v>
                </c:pt>
                <c:pt idx="65">
                  <c:v>94.941508825815774</c:v>
                </c:pt>
                <c:pt idx="66">
                  <c:v>94.894109170885244</c:v>
                </c:pt>
                <c:pt idx="67">
                  <c:v>94.655214910035468</c:v>
                </c:pt>
                <c:pt idx="68">
                  <c:v>93.775477314525077</c:v>
                </c:pt>
                <c:pt idx="69">
                  <c:v>94.067459188897104</c:v>
                </c:pt>
                <c:pt idx="70">
                  <c:v>94.475096221299509</c:v>
                </c:pt>
                <c:pt idx="71">
                  <c:v>94.245681891435808</c:v>
                </c:pt>
                <c:pt idx="72">
                  <c:v>94.225774036364982</c:v>
                </c:pt>
                <c:pt idx="73">
                  <c:v>94.1366626850957</c:v>
                </c:pt>
                <c:pt idx="74">
                  <c:v>94.467512276510632</c:v>
                </c:pt>
                <c:pt idx="75">
                  <c:v>95.893293896820438</c:v>
                </c:pt>
                <c:pt idx="76">
                  <c:v>96.453557818099071</c:v>
                </c:pt>
                <c:pt idx="77">
                  <c:v>96.624196575848941</c:v>
                </c:pt>
                <c:pt idx="78">
                  <c:v>97.082077242477652</c:v>
                </c:pt>
                <c:pt idx="79">
                  <c:v>97.490662267978706</c:v>
                </c:pt>
                <c:pt idx="80">
                  <c:v>97.076389283885987</c:v>
                </c:pt>
                <c:pt idx="81">
                  <c:v>97.502038185162007</c:v>
                </c:pt>
                <c:pt idx="82">
                  <c:v>98.030070341087907</c:v>
                </c:pt>
                <c:pt idx="83">
                  <c:v>97.733348501222906</c:v>
                </c:pt>
                <c:pt idx="84">
                  <c:v>98.345752042925128</c:v>
                </c:pt>
                <c:pt idx="85">
                  <c:v>98.196917126443282</c:v>
                </c:pt>
                <c:pt idx="86">
                  <c:v>98.872836205752392</c:v>
                </c:pt>
                <c:pt idx="87">
                  <c:v>98.944883681246793</c:v>
                </c:pt>
                <c:pt idx="88">
                  <c:v>98.733481220256706</c:v>
                </c:pt>
                <c:pt idx="89">
                  <c:v>98.77898488899001</c:v>
                </c:pt>
                <c:pt idx="90">
                  <c:v>99.462487913087983</c:v>
                </c:pt>
                <c:pt idx="91">
                  <c:v>100.9186053125533</c:v>
                </c:pt>
                <c:pt idx="92">
                  <c:v>101.5509167093264</c:v>
                </c:pt>
                <c:pt idx="93">
                  <c:v>101.3281383311529</c:v>
                </c:pt>
                <c:pt idx="94">
                  <c:v>101.7736950874997</c:v>
                </c:pt>
                <c:pt idx="95">
                  <c:v>100.94704510551161</c:v>
                </c:pt>
                <c:pt idx="96">
                  <c:v>99.812297366475178</c:v>
                </c:pt>
                <c:pt idx="97">
                  <c:v>100.0919553305652</c:v>
                </c:pt>
                <c:pt idx="98">
                  <c:v>98.954363612232925</c:v>
                </c:pt>
                <c:pt idx="99">
                  <c:v>98.804580702652459</c:v>
                </c:pt>
                <c:pt idx="100">
                  <c:v>99.424568189143599</c:v>
                </c:pt>
                <c:pt idx="101">
                  <c:v>99.740249890980806</c:v>
                </c:pt>
                <c:pt idx="102">
                  <c:v>100.2180384126803</c:v>
                </c:pt>
                <c:pt idx="103">
                  <c:v>99.728873973797448</c:v>
                </c:pt>
                <c:pt idx="104">
                  <c:v>99.025463094628648</c:v>
                </c:pt>
                <c:pt idx="105">
                  <c:v>99.40181635477694</c:v>
                </c:pt>
                <c:pt idx="106">
                  <c:v>99.868228959293205</c:v>
                </c:pt>
                <c:pt idx="107">
                  <c:v>99.334508844775613</c:v>
                </c:pt>
                <c:pt idx="108">
                  <c:v>99.817037331968208</c:v>
                </c:pt>
                <c:pt idx="109">
                  <c:v>99.576247084921249</c:v>
                </c:pt>
                <c:pt idx="110">
                  <c:v>98.596022220958233</c:v>
                </c:pt>
                <c:pt idx="111">
                  <c:v>98.61213810363455</c:v>
                </c:pt>
                <c:pt idx="112">
                  <c:v>98.342908063629281</c:v>
                </c:pt>
                <c:pt idx="113">
                  <c:v>98.266120622641907</c:v>
                </c:pt>
                <c:pt idx="114">
                  <c:v>98.861460288569106</c:v>
                </c:pt>
                <c:pt idx="115">
                  <c:v>99.440684071820002</c:v>
                </c:pt>
                <c:pt idx="116">
                  <c:v>99.644502588021155</c:v>
                </c:pt>
                <c:pt idx="117">
                  <c:v>99.491875699144913</c:v>
                </c:pt>
                <c:pt idx="118">
                  <c:v>100.3194736742317</c:v>
                </c:pt>
                <c:pt idx="119">
                  <c:v>101.50256906129729</c:v>
                </c:pt>
                <c:pt idx="120">
                  <c:v>103.0383178810459</c:v>
                </c:pt>
                <c:pt idx="121">
                  <c:v>103.1378571563999</c:v>
                </c:pt>
                <c:pt idx="122">
                  <c:v>104.526667045864</c:v>
                </c:pt>
                <c:pt idx="123">
                  <c:v>105.1494985116508</c:v>
                </c:pt>
                <c:pt idx="124">
                  <c:v>104.9077602715053</c:v>
                </c:pt>
                <c:pt idx="125">
                  <c:v>105.0035075744649</c:v>
                </c:pt>
                <c:pt idx="126">
                  <c:v>105.3827048139089</c:v>
                </c:pt>
                <c:pt idx="127">
                  <c:v>105.1390705875661</c:v>
                </c:pt>
                <c:pt idx="128">
                  <c:v>105.14570653925639</c:v>
                </c:pt>
                <c:pt idx="129">
                  <c:v>105.4244165102478</c:v>
                </c:pt>
                <c:pt idx="130">
                  <c:v>106.0434560036403</c:v>
                </c:pt>
                <c:pt idx="131">
                  <c:v>106.0254441347667</c:v>
                </c:pt>
                <c:pt idx="132">
                  <c:v>105.66899872968921</c:v>
                </c:pt>
                <c:pt idx="133">
                  <c:v>105.66710274349209</c:v>
                </c:pt>
                <c:pt idx="134">
                  <c:v>106.93456951633399</c:v>
                </c:pt>
                <c:pt idx="135">
                  <c:v>106.5421003735093</c:v>
                </c:pt>
                <c:pt idx="136">
                  <c:v>105.46707619968529</c:v>
                </c:pt>
                <c:pt idx="137">
                  <c:v>105.7808619153253</c:v>
                </c:pt>
                <c:pt idx="138">
                  <c:v>105.3599529795423</c:v>
                </c:pt>
                <c:pt idx="139">
                  <c:v>107.0634965777449</c:v>
                </c:pt>
                <c:pt idx="140">
                  <c:v>107.4673416377529</c:v>
                </c:pt>
                <c:pt idx="141">
                  <c:v>108.4504104810117</c:v>
                </c:pt>
                <c:pt idx="142">
                  <c:v>108.4371385776311</c:v>
                </c:pt>
                <c:pt idx="143">
                  <c:v>107.8797186356483</c:v>
                </c:pt>
                <c:pt idx="144">
                  <c:v>108.12998881368139</c:v>
                </c:pt>
                <c:pt idx="145">
                  <c:v>108.71869252791841</c:v>
                </c:pt>
                <c:pt idx="146">
                  <c:v>108.6096733215782</c:v>
                </c:pt>
                <c:pt idx="147">
                  <c:v>106.8246023168951</c:v>
                </c:pt>
                <c:pt idx="148">
                  <c:v>107.4455377964848</c:v>
                </c:pt>
                <c:pt idx="149">
                  <c:v>106.3828375329427</c:v>
                </c:pt>
                <c:pt idx="150">
                  <c:v>106.117399465332</c:v>
                </c:pt>
                <c:pt idx="151">
                  <c:v>104.5617427905125</c:v>
                </c:pt>
                <c:pt idx="152">
                  <c:v>104.44229566008759</c:v>
                </c:pt>
                <c:pt idx="153">
                  <c:v>104.0431905655727</c:v>
                </c:pt>
                <c:pt idx="154">
                  <c:v>101.6997516258082</c:v>
                </c:pt>
                <c:pt idx="155">
                  <c:v>100.70909883776039</c:v>
                </c:pt>
                <c:pt idx="156">
                  <c:v>100.5176042318412</c:v>
                </c:pt>
                <c:pt idx="157">
                  <c:v>102.8942229300571</c:v>
                </c:pt>
                <c:pt idx="158">
                  <c:v>103.2743681625998</c:v>
                </c:pt>
                <c:pt idx="159">
                  <c:v>104.5058111976945</c:v>
                </c:pt>
                <c:pt idx="160">
                  <c:v>103.4876666097871</c:v>
                </c:pt>
                <c:pt idx="161">
                  <c:v>103.0402138672431</c:v>
                </c:pt>
                <c:pt idx="162">
                  <c:v>104.2233092543087</c:v>
                </c:pt>
                <c:pt idx="163">
                  <c:v>105.1987941527786</c:v>
                </c:pt>
                <c:pt idx="164">
                  <c:v>104.854672657983</c:v>
                </c:pt>
                <c:pt idx="165">
                  <c:v>104.8764764992511</c:v>
                </c:pt>
                <c:pt idx="166">
                  <c:v>105.0366873329162</c:v>
                </c:pt>
                <c:pt idx="167">
                  <c:v>103.8678118423298</c:v>
                </c:pt>
                <c:pt idx="168">
                  <c:v>104.6290503005138</c:v>
                </c:pt>
                <c:pt idx="169">
                  <c:v>103.835580076977</c:v>
                </c:pt>
                <c:pt idx="170">
                  <c:v>102.78330773751971</c:v>
                </c:pt>
                <c:pt idx="171">
                  <c:v>100.04360768253611</c:v>
                </c:pt>
                <c:pt idx="172">
                  <c:v>100.1592628405665</c:v>
                </c:pt>
                <c:pt idx="173">
                  <c:v>98.905067971105197</c:v>
                </c:pt>
                <c:pt idx="174">
                  <c:v>97.706804694461809</c:v>
                </c:pt>
                <c:pt idx="175">
                  <c:v>95.322602051457039</c:v>
                </c:pt>
                <c:pt idx="176">
                  <c:v>96.413742107957447</c:v>
                </c:pt>
                <c:pt idx="177">
                  <c:v>97.436626661357906</c:v>
                </c:pt>
                <c:pt idx="178">
                  <c:v>98.383671766869512</c:v>
                </c:pt>
                <c:pt idx="179">
                  <c:v>98.528714710956862</c:v>
                </c:pt>
                <c:pt idx="180">
                  <c:v>95.944485524145406</c:v>
                </c:pt>
                <c:pt idx="181">
                  <c:v>89.862161803462044</c:v>
                </c:pt>
                <c:pt idx="182">
                  <c:v>91.438674326450865</c:v>
                </c:pt>
                <c:pt idx="183">
                  <c:v>89.73892270064276</c:v>
                </c:pt>
                <c:pt idx="184">
                  <c:v>83.720114517566302</c:v>
                </c:pt>
                <c:pt idx="185">
                  <c:v>84.484196955046201</c:v>
                </c:pt>
                <c:pt idx="186">
                  <c:v>78.984888990008145</c:v>
                </c:pt>
                <c:pt idx="187">
                  <c:v>78.368693475911499</c:v>
                </c:pt>
                <c:pt idx="188">
                  <c:v>74.683844301613476</c:v>
                </c:pt>
                <c:pt idx="189">
                  <c:v>72.655139070587524</c:v>
                </c:pt>
                <c:pt idx="190">
                  <c:v>76.145649659670497</c:v>
                </c:pt>
                <c:pt idx="191">
                  <c:v>71.876836736628491</c:v>
                </c:pt>
                <c:pt idx="192">
                  <c:v>75.996814743188693</c:v>
                </c:pt>
                <c:pt idx="193">
                  <c:v>79.303414671141198</c:v>
                </c:pt>
                <c:pt idx="194">
                  <c:v>80.70075649849268</c:v>
                </c:pt>
                <c:pt idx="195">
                  <c:v>79.872210530307342</c:v>
                </c:pt>
                <c:pt idx="196">
                  <c:v>78.874921790569346</c:v>
                </c:pt>
                <c:pt idx="197">
                  <c:v>80.444798361867953</c:v>
                </c:pt>
                <c:pt idx="198">
                  <c:v>78.423677075630877</c:v>
                </c:pt>
                <c:pt idx="199">
                  <c:v>79.49206529776464</c:v>
                </c:pt>
                <c:pt idx="200">
                  <c:v>78.84648199761105</c:v>
                </c:pt>
                <c:pt idx="201">
                  <c:v>80.942494738638317</c:v>
                </c:pt>
                <c:pt idx="202">
                  <c:v>83.248013954458429</c:v>
                </c:pt>
                <c:pt idx="203">
                  <c:v>82.840376922055981</c:v>
                </c:pt>
                <c:pt idx="204">
                  <c:v>84.141971446447883</c:v>
                </c:pt>
                <c:pt idx="205">
                  <c:v>84.196955046167261</c:v>
                </c:pt>
                <c:pt idx="206">
                  <c:v>83.721062510664893</c:v>
                </c:pt>
                <c:pt idx="207">
                  <c:v>84.967673435337403</c:v>
                </c:pt>
                <c:pt idx="208">
                  <c:v>84.195059059970063</c:v>
                </c:pt>
                <c:pt idx="209">
                  <c:v>83.884117323625873</c:v>
                </c:pt>
                <c:pt idx="210">
                  <c:v>85.443565970839757</c:v>
                </c:pt>
                <c:pt idx="211">
                  <c:v>85.255863337314906</c:v>
                </c:pt>
                <c:pt idx="212">
                  <c:v>83.256545892345912</c:v>
                </c:pt>
                <c:pt idx="213">
                  <c:v>84.24245871490055</c:v>
                </c:pt>
                <c:pt idx="214">
                  <c:v>84.542972527159961</c:v>
                </c:pt>
                <c:pt idx="215">
                  <c:v>83.367461084883303</c:v>
                </c:pt>
                <c:pt idx="216">
                  <c:v>84.87666609787081</c:v>
                </c:pt>
                <c:pt idx="217">
                  <c:v>85.57533701154648</c:v>
                </c:pt>
                <c:pt idx="218">
                  <c:v>87.183133306789472</c:v>
                </c:pt>
                <c:pt idx="219">
                  <c:v>87.683673662855739</c:v>
                </c:pt>
                <c:pt idx="220">
                  <c:v>86.909163301291201</c:v>
                </c:pt>
                <c:pt idx="221">
                  <c:v>84.179891170392253</c:v>
                </c:pt>
                <c:pt idx="222">
                  <c:v>84.915533814913829</c:v>
                </c:pt>
                <c:pt idx="223">
                  <c:v>85.19613977210247</c:v>
                </c:pt>
                <c:pt idx="224">
                  <c:v>85.024553021253993</c:v>
                </c:pt>
                <c:pt idx="225">
                  <c:v>86.423790834802702</c:v>
                </c:pt>
                <c:pt idx="226">
                  <c:v>86.826687901712106</c:v>
                </c:pt>
                <c:pt idx="227">
                  <c:v>86.201960449727963</c:v>
                </c:pt>
                <c:pt idx="228">
                  <c:v>86.191532525643211</c:v>
                </c:pt>
                <c:pt idx="229">
                  <c:v>85.401854274500906</c:v>
                </c:pt>
                <c:pt idx="230">
                  <c:v>85.429346074360581</c:v>
                </c:pt>
                <c:pt idx="231">
                  <c:v>86.511006199874871</c:v>
                </c:pt>
                <c:pt idx="232">
                  <c:v>87.710217469616865</c:v>
                </c:pt>
                <c:pt idx="233">
                  <c:v>88.305557135544007</c:v>
                </c:pt>
                <c:pt idx="234">
                  <c:v>88.164306163851094</c:v>
                </c:pt>
                <c:pt idx="235">
                  <c:v>85.817075251692174</c:v>
                </c:pt>
                <c:pt idx="236">
                  <c:v>86.401039000436086</c:v>
                </c:pt>
                <c:pt idx="237">
                  <c:v>87.845780482718098</c:v>
                </c:pt>
                <c:pt idx="238">
                  <c:v>87.913087992719412</c:v>
                </c:pt>
                <c:pt idx="239">
                  <c:v>87.721593386800166</c:v>
                </c:pt>
                <c:pt idx="240">
                  <c:v>88.196537929203885</c:v>
                </c:pt>
                <c:pt idx="241">
                  <c:v>90.199647346567303</c:v>
                </c:pt>
                <c:pt idx="242">
                  <c:v>91.716436304343716</c:v>
                </c:pt>
                <c:pt idx="243">
                  <c:v>93.663614128889151</c:v>
                </c:pt>
                <c:pt idx="244">
                  <c:v>93.737557590580749</c:v>
                </c:pt>
                <c:pt idx="245">
                  <c:v>95.050528032155896</c:v>
                </c:pt>
                <c:pt idx="246">
                  <c:v>95.506512712587423</c:v>
                </c:pt>
                <c:pt idx="247">
                  <c:v>95.710331228788647</c:v>
                </c:pt>
                <c:pt idx="248">
                  <c:v>95.985249227385637</c:v>
                </c:pt>
                <c:pt idx="249">
                  <c:v>94.191646284815107</c:v>
                </c:pt>
                <c:pt idx="250">
                  <c:v>93.567866825929514</c:v>
                </c:pt>
                <c:pt idx="251">
                  <c:v>91.606469104904903</c:v>
                </c:pt>
                <c:pt idx="252">
                  <c:v>93.838992852131994</c:v>
                </c:pt>
                <c:pt idx="253">
                  <c:v>94.289289573971914</c:v>
                </c:pt>
                <c:pt idx="254">
                  <c:v>94.342377187494023</c:v>
                </c:pt>
                <c:pt idx="255">
                  <c:v>94.928236922435204</c:v>
                </c:pt>
                <c:pt idx="256">
                  <c:v>94.817321729897813</c:v>
                </c:pt>
                <c:pt idx="257">
                  <c:v>96.18527577119238</c:v>
                </c:pt>
                <c:pt idx="258">
                  <c:v>95.822194414424615</c:v>
                </c:pt>
                <c:pt idx="259">
                  <c:v>95.220218796807174</c:v>
                </c:pt>
                <c:pt idx="260">
                  <c:v>94.695030620177107</c:v>
                </c:pt>
                <c:pt idx="261">
                  <c:v>94.226722029463616</c:v>
                </c:pt>
                <c:pt idx="262">
                  <c:v>94.334793242705203</c:v>
                </c:pt>
              </c:numCache>
            </c:numRef>
          </c:val>
          <c:smooth val="0"/>
          <c:extLst xmlns:c16r2="http://schemas.microsoft.com/office/drawing/2015/06/chart">
            <c:ext xmlns:c16="http://schemas.microsoft.com/office/drawing/2014/chart" uri="{C3380CC4-5D6E-409C-BE32-E72D297353CC}">
              <c16:uniqueId val="{00000005-65D4-4AEF-B385-7A62C3369988}"/>
            </c:ext>
          </c:extLst>
        </c:ser>
        <c:dLbls>
          <c:showLegendKey val="0"/>
          <c:showVal val="0"/>
          <c:showCatName val="0"/>
          <c:showSerName val="0"/>
          <c:showPercent val="0"/>
          <c:showBubbleSize val="0"/>
        </c:dLbls>
        <c:smooth val="0"/>
        <c:axId val="941021168"/>
        <c:axId val="941028224"/>
        <c:extLst xmlns:c16r2="http://schemas.microsoft.com/office/drawing/2015/06/chart">
          <c:ext xmlns:c15="http://schemas.microsoft.com/office/drawing/2012/chart" uri="{02D57815-91ED-43cb-92C2-25804820EDAC}">
            <c15:filteredLineSeries>
              <c15:ser>
                <c:idx val="0"/>
                <c:order val="0"/>
                <c:tx>
                  <c:strRef>
                    <c:extLst xmlns:c16r2="http://schemas.microsoft.com/office/drawing/2015/06/chart">
                      <c:ext uri="{02D57815-91ED-43cb-92C2-25804820EDAC}">
                        <c15:formulaRef>
                          <c15:sqref>Index_Charts!$B$2</c15:sqref>
                        </c15:formulaRef>
                      </c:ext>
                    </c:extLst>
                    <c:strCache>
                      <c:ptCount val="1"/>
                      <c:pt idx="0">
                        <c:v>Dow Jones Industrial Average</c:v>
                      </c:pt>
                    </c:strCache>
                  </c:strRef>
                </c:tx>
                <c:spPr>
                  <a:ln w="28575" cap="rnd">
                    <a:solidFill>
                      <a:schemeClr val="accent6"/>
                    </a:solidFill>
                    <a:round/>
                  </a:ln>
                  <a:effectLst/>
                </c:spPr>
                <c:marker>
                  <c:symbol val="none"/>
                </c:marker>
                <c:cat>
                  <c:numRef>
                    <c:extLst xmlns:c16r2="http://schemas.microsoft.com/office/drawing/2015/06/chart">
                      <c:ex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6r2="http://schemas.microsoft.com/office/drawing/2015/06/chart">
                      <c:ext uri="{02D57815-91ED-43cb-92C2-25804820EDAC}">
                        <c15:formulaRef>
                          <c15:sqref>Index_Charts!$B$379:$B$641</c15:sqref>
                        </c15:formulaRef>
                      </c:ext>
                    </c:extLst>
                    <c:numCache>
                      <c:formatCode>0.00</c:formatCode>
                      <c:ptCount val="263"/>
                      <c:pt idx="0">
                        <c:v>100</c:v>
                      </c:pt>
                      <c:pt idx="1">
                        <c:v>100.4416172054394</c:v>
                      </c:pt>
                      <c:pt idx="2">
                        <c:v>100.701955942791</c:v>
                      </c:pt>
                      <c:pt idx="3">
                        <c:v>101.3760922948756</c:v>
                      </c:pt>
                      <c:pt idx="4">
                        <c:v>101.3760922948756</c:v>
                      </c:pt>
                      <c:pt idx="5">
                        <c:v>101.2111296407965</c:v>
                      </c:pt>
                      <c:pt idx="6">
                        <c:v>100.77511394753979</c:v>
                      </c:pt>
                      <c:pt idx="7">
                        <c:v>100.68996344355401</c:v>
                      </c:pt>
                      <c:pt idx="8">
                        <c:v>100.9783473358606</c:v>
                      </c:pt>
                      <c:pt idx="9">
                        <c:v>101.8350403534441</c:v>
                      </c:pt>
                      <c:pt idx="10">
                        <c:v>102.75214699570979</c:v>
                      </c:pt>
                      <c:pt idx="11">
                        <c:v>102.8541396302852</c:v>
                      </c:pt>
                      <c:pt idx="12">
                        <c:v>102.7656808506479</c:v>
                      </c:pt>
                      <c:pt idx="13">
                        <c:v>102.3304170382211</c:v>
                      </c:pt>
                      <c:pt idx="14">
                        <c:v>102.3421463791675</c:v>
                      </c:pt>
                      <c:pt idx="15">
                        <c:v>102.0836121558078</c:v>
                      </c:pt>
                      <c:pt idx="16">
                        <c:v>102.15015360925361</c:v>
                      </c:pt>
                      <c:pt idx="17">
                        <c:v>102.81665837091489</c:v>
                      </c:pt>
                      <c:pt idx="18">
                        <c:v>102.518838374193</c:v>
                      </c:pt>
                      <c:pt idx="19">
                        <c:v>102.0339128329516</c:v>
                      </c:pt>
                      <c:pt idx="20">
                        <c:v>102.2274093645254</c:v>
                      </c:pt>
                      <c:pt idx="21">
                        <c:v>102.33605614444529</c:v>
                      </c:pt>
                      <c:pt idx="22">
                        <c:v>102.248349245638</c:v>
                      </c:pt>
                      <c:pt idx="23">
                        <c:v>100.99364811074901</c:v>
                      </c:pt>
                      <c:pt idx="24">
                        <c:v>99.937819455367602</c:v>
                      </c:pt>
                      <c:pt idx="25">
                        <c:v>99.567856493017302</c:v>
                      </c:pt>
                      <c:pt idx="26">
                        <c:v>96.683378471245803</c:v>
                      </c:pt>
                      <c:pt idx="27">
                        <c:v>97.855485496970644</c:v>
                      </c:pt>
                      <c:pt idx="28">
                        <c:v>97.771086873814824</c:v>
                      </c:pt>
                      <c:pt idx="29">
                        <c:v>99.166276941769809</c:v>
                      </c:pt>
                      <c:pt idx="30">
                        <c:v>98.825111015204513</c:v>
                      </c:pt>
                      <c:pt idx="31">
                        <c:v>97.396274280111697</c:v>
                      </c:pt>
                      <c:pt idx="32">
                        <c:v>98.796802701958953</c:v>
                      </c:pt>
                      <c:pt idx="33">
                        <c:v>95.787437274341755</c:v>
                      </c:pt>
                      <c:pt idx="34">
                        <c:v>96.163264907165299</c:v>
                      </c:pt>
                      <c:pt idx="35">
                        <c:v>97.315973407478808</c:v>
                      </c:pt>
                      <c:pt idx="36">
                        <c:v>98.254997375935915</c:v>
                      </c:pt>
                      <c:pt idx="37">
                        <c:v>97.603304666623544</c:v>
                      </c:pt>
                      <c:pt idx="38">
                        <c:v>98.506651889702098</c:v>
                      </c:pt>
                      <c:pt idx="39">
                        <c:v>98.692779989142863</c:v>
                      </c:pt>
                      <c:pt idx="40">
                        <c:v>96.349393006606007</c:v>
                      </c:pt>
                      <c:pt idx="41">
                        <c:v>97.364168968675173</c:v>
                      </c:pt>
                      <c:pt idx="42">
                        <c:v>96.909544224878573</c:v>
                      </c:pt>
                      <c:pt idx="43">
                        <c:v>97.880222376274219</c:v>
                      </c:pt>
                      <c:pt idx="44">
                        <c:v>99.106352039627083</c:v>
                      </c:pt>
                      <c:pt idx="45">
                        <c:v>99.260600391880303</c:v>
                      </c:pt>
                      <c:pt idx="46">
                        <c:v>99.260600391880303</c:v>
                      </c:pt>
                      <c:pt idx="47">
                        <c:v>98.188192764199627</c:v>
                      </c:pt>
                      <c:pt idx="48">
                        <c:v>99.080863279493656</c:v>
                      </c:pt>
                      <c:pt idx="49">
                        <c:v>100.4819180179218</c:v>
                      </c:pt>
                      <c:pt idx="50">
                        <c:v>100.7424823195223</c:v>
                      </c:pt>
                      <c:pt idx="51">
                        <c:v>100.88552764741</c:v>
                      </c:pt>
                      <c:pt idx="52">
                        <c:v>101.16342280213949</c:v>
                      </c:pt>
                      <c:pt idx="53">
                        <c:v>102.0191007806027</c:v>
                      </c:pt>
                      <c:pt idx="54">
                        <c:v>102.1898153230306</c:v>
                      </c:pt>
                      <c:pt idx="55">
                        <c:v>102.3291764348517</c:v>
                      </c:pt>
                      <c:pt idx="56">
                        <c:v>101.79270946272101</c:v>
                      </c:pt>
                      <c:pt idx="57">
                        <c:v>101.9204540157203</c:v>
                      </c:pt>
                      <c:pt idx="58">
                        <c:v>102.0568451982634</c:v>
                      </c:pt>
                      <c:pt idx="59">
                        <c:v>101.8602659552872</c:v>
                      </c:pt>
                      <c:pt idx="60">
                        <c:v>101.2598139245322</c:v>
                      </c:pt>
                      <c:pt idx="61">
                        <c:v>101.3159042344425</c:v>
                      </c:pt>
                      <c:pt idx="62">
                        <c:v>100.7812417763034</c:v>
                      </c:pt>
                      <c:pt idx="63">
                        <c:v>101.3937990884197</c:v>
                      </c:pt>
                      <c:pt idx="64">
                        <c:v>101.0945881121626</c:v>
                      </c:pt>
                      <c:pt idx="65">
                        <c:v>100.8281591400889</c:v>
                      </c:pt>
                      <c:pt idx="66">
                        <c:v>101.19124239284569</c:v>
                      </c:pt>
                      <c:pt idx="67">
                        <c:v>99.898796840295986</c:v>
                      </c:pt>
                      <c:pt idx="68">
                        <c:v>98.040072240710145</c:v>
                      </c:pt>
                      <c:pt idx="69">
                        <c:v>98.500298496689453</c:v>
                      </c:pt>
                      <c:pt idx="70">
                        <c:v>99.901353235117696</c:v>
                      </c:pt>
                      <c:pt idx="71">
                        <c:v>99.541578258012422</c:v>
                      </c:pt>
                      <c:pt idx="72">
                        <c:v>98.361200543158716</c:v>
                      </c:pt>
                      <c:pt idx="73">
                        <c:v>99.04529931623955</c:v>
                      </c:pt>
                      <c:pt idx="74">
                        <c:v>99.611691145400215</c:v>
                      </c:pt>
                      <c:pt idx="75">
                        <c:v>100.814399720902</c:v>
                      </c:pt>
                      <c:pt idx="76">
                        <c:v>100.7045123376126</c:v>
                      </c:pt>
                      <c:pt idx="77">
                        <c:v>101.5971452588651</c:v>
                      </c:pt>
                      <c:pt idx="78">
                        <c:v>101.511355656174</c:v>
                      </c:pt>
                      <c:pt idx="79">
                        <c:v>101.6012054153465</c:v>
                      </c:pt>
                      <c:pt idx="80">
                        <c:v>100.6400009624075</c:v>
                      </c:pt>
                      <c:pt idx="81">
                        <c:v>100.8559411367535</c:v>
                      </c:pt>
                      <c:pt idx="82">
                        <c:v>100.7072942966831</c:v>
                      </c:pt>
                      <c:pt idx="83">
                        <c:v>100.8796629769368</c:v>
                      </c:pt>
                      <c:pt idx="84">
                        <c:v>100.77282071100861</c:v>
                      </c:pt>
                      <c:pt idx="85">
                        <c:v>101.3462426259288</c:v>
                      </c:pt>
                      <c:pt idx="86">
                        <c:v>101.8449651803988</c:v>
                      </c:pt>
                      <c:pt idx="87">
                        <c:v>101.7724086803138</c:v>
                      </c:pt>
                      <c:pt idx="88">
                        <c:v>102.2057551966243</c:v>
                      </c:pt>
                      <c:pt idx="89">
                        <c:v>101.6777092897884</c:v>
                      </c:pt>
                      <c:pt idx="90">
                        <c:v>102.8097786613213</c:v>
                      </c:pt>
                      <c:pt idx="91">
                        <c:v>103.24117028747411</c:v>
                      </c:pt>
                      <c:pt idx="92">
                        <c:v>103.35590730211619</c:v>
                      </c:pt>
                      <c:pt idx="93">
                        <c:v>103.3556441438258</c:v>
                      </c:pt>
                      <c:pt idx="94">
                        <c:v>104.04075795602699</c:v>
                      </c:pt>
                      <c:pt idx="95">
                        <c:v>104.06496851874969</c:v>
                      </c:pt>
                      <c:pt idx="96">
                        <c:v>104.1035024112818</c:v>
                      </c:pt>
                      <c:pt idx="97">
                        <c:v>104.1035024112818</c:v>
                      </c:pt>
                      <c:pt idx="98">
                        <c:v>104.4497435334489</c:v>
                      </c:pt>
                      <c:pt idx="99">
                        <c:v>104.4436157046853</c:v>
                      </c:pt>
                      <c:pt idx="100">
                        <c:v>105.2816996717288</c:v>
                      </c:pt>
                      <c:pt idx="101">
                        <c:v>105.399481803732</c:v>
                      </c:pt>
                      <c:pt idx="102">
                        <c:v>105.0152706996552</c:v>
                      </c:pt>
                      <c:pt idx="103">
                        <c:v>104.59072118905441</c:v>
                      </c:pt>
                      <c:pt idx="104">
                        <c:v>104.38470584166291</c:v>
                      </c:pt>
                      <c:pt idx="105">
                        <c:v>104.7957214973256</c:v>
                      </c:pt>
                      <c:pt idx="106">
                        <c:v>105.5132037792538</c:v>
                      </c:pt>
                      <c:pt idx="107">
                        <c:v>105.72076048234661</c:v>
                      </c:pt>
                      <c:pt idx="108">
                        <c:v>105.87985846595259</c:v>
                      </c:pt>
                      <c:pt idx="109">
                        <c:v>105.87985846595259</c:v>
                      </c:pt>
                      <c:pt idx="110">
                        <c:v>105.45658715276259</c:v>
                      </c:pt>
                      <c:pt idx="111">
                        <c:v>104.4476758611667</c:v>
                      </c:pt>
                      <c:pt idx="112">
                        <c:v>103.3941780363579</c:v>
                      </c:pt>
                      <c:pt idx="113">
                        <c:v>103.94669766420709</c:v>
                      </c:pt>
                      <c:pt idx="114">
                        <c:v>104.0519985744339</c:v>
                      </c:pt>
                      <c:pt idx="115">
                        <c:v>105.31993281192899</c:v>
                      </c:pt>
                      <c:pt idx="116">
                        <c:v>104.9234660503249</c:v>
                      </c:pt>
                      <c:pt idx="117">
                        <c:v>104.8186538626374</c:v>
                      </c:pt>
                      <c:pt idx="118">
                        <c:v>104.92985703737899</c:v>
                      </c:pt>
                      <c:pt idx="119">
                        <c:v>105.75974550337671</c:v>
                      </c:pt>
                      <c:pt idx="120">
                        <c:v>105.77226431919441</c:v>
                      </c:pt>
                      <c:pt idx="121">
                        <c:v>106.1501220302587</c:v>
                      </c:pt>
                      <c:pt idx="122">
                        <c:v>106.26767859801301</c:v>
                      </c:pt>
                      <c:pt idx="123">
                        <c:v>106.16286641032541</c:v>
                      </c:pt>
                      <c:pt idx="124">
                        <c:v>106.6804611736258</c:v>
                      </c:pt>
                      <c:pt idx="125">
                        <c:v>106.9741834198247</c:v>
                      </c:pt>
                      <c:pt idx="126">
                        <c:v>107.3367403560005</c:v>
                      </c:pt>
                      <c:pt idx="127">
                        <c:v>107.20110105428731</c:v>
                      </c:pt>
                      <c:pt idx="128">
                        <c:v>107.20110105428731</c:v>
                      </c:pt>
                      <c:pt idx="129">
                        <c:v>107.5993723298832</c:v>
                      </c:pt>
                      <c:pt idx="130">
                        <c:v>107.6891093069313</c:v>
                      </c:pt>
                      <c:pt idx="131">
                        <c:v>107.0006872190785</c:v>
                      </c:pt>
                      <c:pt idx="132">
                        <c:v>107.28752975568401</c:v>
                      </c:pt>
                      <c:pt idx="133">
                        <c:v>107.28752975568401</c:v>
                      </c:pt>
                      <c:pt idx="134">
                        <c:v>108.529486510506</c:v>
                      </c:pt>
                      <c:pt idx="135">
                        <c:v>107.6500866918597</c:v>
                      </c:pt>
                      <c:pt idx="136">
                        <c:v>107.9076058760991</c:v>
                      </c:pt>
                      <c:pt idx="137">
                        <c:v>107.4576051994063</c:v>
                      </c:pt>
                      <c:pt idx="138">
                        <c:v>108.064410623174</c:v>
                      </c:pt>
                      <c:pt idx="139">
                        <c:v>108.8606900160752</c:v>
                      </c:pt>
                      <c:pt idx="140">
                        <c:v>108.3602005416549</c:v>
                      </c:pt>
                      <c:pt idx="141">
                        <c:v>108.6732837192236</c:v>
                      </c:pt>
                      <c:pt idx="142">
                        <c:v>108.7959154825797</c:v>
                      </c:pt>
                      <c:pt idx="143">
                        <c:v>109.1363295283151</c:v>
                      </c:pt>
                      <c:pt idx="144">
                        <c:v>110.141669385969</c:v>
                      </c:pt>
                      <c:pt idx="145">
                        <c:v>110.3313689193517</c:v>
                      </c:pt>
                      <c:pt idx="146">
                        <c:v>110.3313689193517</c:v>
                      </c:pt>
                      <c:pt idx="147">
                        <c:v>109.7597139243818</c:v>
                      </c:pt>
                      <c:pt idx="148">
                        <c:v>109.7229845458414</c:v>
                      </c:pt>
                      <c:pt idx="149">
                        <c:v>109.6245633452081</c:v>
                      </c:pt>
                      <c:pt idx="150">
                        <c:v>108.9841112543026</c:v>
                      </c:pt>
                      <c:pt idx="151">
                        <c:v>107.2776049287292</c:v>
                      </c:pt>
                      <c:pt idx="152">
                        <c:v>107.9808014748894</c:v>
                      </c:pt>
                      <c:pt idx="153">
                        <c:v>108.02441056302339</c:v>
                      </c:pt>
                      <c:pt idx="154">
                        <c:v>108.494298487667</c:v>
                      </c:pt>
                      <c:pt idx="155">
                        <c:v>106.2258364298292</c:v>
                      </c:pt>
                      <c:pt idx="156">
                        <c:v>106.7663635584414</c:v>
                      </c:pt>
                      <c:pt idx="157">
                        <c:v>108.2995237586824</c:v>
                      </c:pt>
                      <c:pt idx="158">
                        <c:v>110.116143031794</c:v>
                      </c:pt>
                      <c:pt idx="159">
                        <c:v>110.4504292487658</c:v>
                      </c:pt>
                      <c:pt idx="160">
                        <c:v>109.408096854281</c:v>
                      </c:pt>
                      <c:pt idx="161">
                        <c:v>110.0633985915768</c:v>
                      </c:pt>
                      <c:pt idx="162">
                        <c:v>110.0615940775851</c:v>
                      </c:pt>
                      <c:pt idx="163">
                        <c:v>111.095730971024</c:v>
                      </c:pt>
                      <c:pt idx="164">
                        <c:v>110.61411370543421</c:v>
                      </c:pt>
                      <c:pt idx="165">
                        <c:v>110.5192639387428</c:v>
                      </c:pt>
                      <c:pt idx="166">
                        <c:v>110.5192639387428</c:v>
                      </c:pt>
                      <c:pt idx="167">
                        <c:v>109.8956163843856</c:v>
                      </c:pt>
                      <c:pt idx="168">
                        <c:v>110.33110576106129</c:v>
                      </c:pt>
                      <c:pt idx="169">
                        <c:v>109.8497140597204</c:v>
                      </c:pt>
                      <c:pt idx="170">
                        <c:v>108.9941864574233</c:v>
                      </c:pt>
                      <c:pt idx="171">
                        <c:v>105.1159475427782</c:v>
                      </c:pt>
                      <c:pt idx="172">
                        <c:v>101.80977715755959</c:v>
                      </c:pt>
                      <c:pt idx="173">
                        <c:v>101.3444757059785</c:v>
                      </c:pt>
                      <c:pt idx="174">
                        <c:v>96.867213334155394</c:v>
                      </c:pt>
                      <c:pt idx="175">
                        <c:v>95.524053419629212</c:v>
                      </c:pt>
                      <c:pt idx="176">
                        <c:v>100.38857201289019</c:v>
                      </c:pt>
                      <c:pt idx="177">
                        <c:v>97.434018697772501</c:v>
                      </c:pt>
                      <c:pt idx="178">
                        <c:v>101.8454914969797</c:v>
                      </c:pt>
                      <c:pt idx="179">
                        <c:v>98.200448421726918</c:v>
                      </c:pt>
                      <c:pt idx="180">
                        <c:v>97.236161257385362</c:v>
                      </c:pt>
                      <c:pt idx="181">
                        <c:v>89.665623557328672</c:v>
                      </c:pt>
                      <c:pt idx="182">
                        <c:v>94.053374516352605</c:v>
                      </c:pt>
                      <c:pt idx="183">
                        <c:v>88.546073001613564</c:v>
                      </c:pt>
                      <c:pt idx="184">
                        <c:v>79.701698799547074</c:v>
                      </c:pt>
                      <c:pt idx="185">
                        <c:v>87.164116036264687</c:v>
                      </c:pt>
                      <c:pt idx="186">
                        <c:v>75.896805859858418</c:v>
                      </c:pt>
                      <c:pt idx="187">
                        <c:v>79.839894496081925</c:v>
                      </c:pt>
                      <c:pt idx="188">
                        <c:v>74.808082418168993</c:v>
                      </c:pt>
                      <c:pt idx="189">
                        <c:v>75.515865437391639</c:v>
                      </c:pt>
                      <c:pt idx="190">
                        <c:v>72.082739974045069</c:v>
                      </c:pt>
                      <c:pt idx="191">
                        <c:v>69.894578788840306</c:v>
                      </c:pt>
                      <c:pt idx="192">
                        <c:v>77.838124568608393</c:v>
                      </c:pt>
                      <c:pt idx="193">
                        <c:v>79.701435641256623</c:v>
                      </c:pt>
                      <c:pt idx="194">
                        <c:v>84.782721477776647</c:v>
                      </c:pt>
                      <c:pt idx="195">
                        <c:v>81.341400513384201</c:v>
                      </c:pt>
                      <c:pt idx="196">
                        <c:v>83.938020959430006</c:v>
                      </c:pt>
                      <c:pt idx="197">
                        <c:v>82.395462248815406</c:v>
                      </c:pt>
                      <c:pt idx="198">
                        <c:v>78.735118398674246</c:v>
                      </c:pt>
                      <c:pt idx="199">
                        <c:v>80.501775190639336</c:v>
                      </c:pt>
                      <c:pt idx="200">
                        <c:v>79.144968639050603</c:v>
                      </c:pt>
                      <c:pt idx="201">
                        <c:v>85.263248516163173</c:v>
                      </c:pt>
                      <c:pt idx="202">
                        <c:v>85.165015285737297</c:v>
                      </c:pt>
                      <c:pt idx="203">
                        <c:v>88.096260295128303</c:v>
                      </c:pt>
                      <c:pt idx="204">
                        <c:v>89.170698001049587</c:v>
                      </c:pt>
                      <c:pt idx="205">
                        <c:v>89.170698001049587</c:v>
                      </c:pt>
                      <c:pt idx="206">
                        <c:v>87.9353577975305</c:v>
                      </c:pt>
                      <c:pt idx="207">
                        <c:v>90.036827123048283</c:v>
                      </c:pt>
                      <c:pt idx="208">
                        <c:v>88.362350920828419</c:v>
                      </c:pt>
                      <c:pt idx="209">
                        <c:v>88.487651861130644</c:v>
                      </c:pt>
                      <c:pt idx="210">
                        <c:v>91.137317499725569</c:v>
                      </c:pt>
                      <c:pt idx="211">
                        <c:v>88.911562273025964</c:v>
                      </c:pt>
                      <c:pt idx="212">
                        <c:v>86.537272988380437</c:v>
                      </c:pt>
                      <c:pt idx="213">
                        <c:v>88.255095120443769</c:v>
                      </c:pt>
                      <c:pt idx="214">
                        <c:v>88.40336602009927</c:v>
                      </c:pt>
                      <c:pt idx="215">
                        <c:v>89.380848693005547</c:v>
                      </c:pt>
                      <c:pt idx="216">
                        <c:v>90.728632674635577</c:v>
                      </c:pt>
                      <c:pt idx="217">
                        <c:v>90.607467078897869</c:v>
                      </c:pt>
                      <c:pt idx="218">
                        <c:v>92.608635501707511</c:v>
                      </c:pt>
                      <c:pt idx="219">
                        <c:v>91.525400790076375</c:v>
                      </c:pt>
                      <c:pt idx="220">
                        <c:v>89.186938626975348</c:v>
                      </c:pt>
                      <c:pt idx="221">
                        <c:v>89.284946293152316</c:v>
                      </c:pt>
                      <c:pt idx="222">
                        <c:v>89.786187648402503</c:v>
                      </c:pt>
                      <c:pt idx="223">
                        <c:v>88.964945811948596</c:v>
                      </c:pt>
                      <c:pt idx="224">
                        <c:v>89.759119938526212</c:v>
                      </c:pt>
                      <c:pt idx="225">
                        <c:v>91.471265370323863</c:v>
                      </c:pt>
                      <c:pt idx="226">
                        <c:v>91.060249714661239</c:v>
                      </c:pt>
                      <c:pt idx="227">
                        <c:v>89.341412543477503</c:v>
                      </c:pt>
                      <c:pt idx="228">
                        <c:v>87.398514884984777</c:v>
                      </c:pt>
                      <c:pt idx="229">
                        <c:v>88.817201228874026</c:v>
                      </c:pt>
                      <c:pt idx="230">
                        <c:v>89.043066230174773</c:v>
                      </c:pt>
                      <c:pt idx="231">
                        <c:v>92.471454844293007</c:v>
                      </c:pt>
                      <c:pt idx="232">
                        <c:v>91.003369929879597</c:v>
                      </c:pt>
                      <c:pt idx="233">
                        <c:v>92.390740437203647</c:v>
                      </c:pt>
                      <c:pt idx="234">
                        <c:v>92.008108282869571</c:v>
                      </c:pt>
                      <c:pt idx="235">
                        <c:v>91.974424021690254</c:v>
                      </c:pt>
                      <c:pt idx="236">
                        <c:v>91.974424021690254</c:v>
                      </c:pt>
                      <c:pt idx="237">
                        <c:v>93.966720250707155</c:v>
                      </c:pt>
                      <c:pt idx="238">
                        <c:v>96.046272250033454</c:v>
                      </c:pt>
                      <c:pt idx="239">
                        <c:v>95.491271415445766</c:v>
                      </c:pt>
                      <c:pt idx="240">
                        <c:v>95.425369060705364</c:v>
                      </c:pt>
                      <c:pt idx="241">
                        <c:v>95.770895896083999</c:v>
                      </c:pt>
                      <c:pt idx="242">
                        <c:v>96.777025228609375</c:v>
                      </c:pt>
                      <c:pt idx="243">
                        <c:v>98.759133472381151</c:v>
                      </c:pt>
                      <c:pt idx="244">
                        <c:v>98.803983163884425</c:v>
                      </c:pt>
                      <c:pt idx="245">
                        <c:v>101.9211307084672</c:v>
                      </c:pt>
                      <c:pt idx="246">
                        <c:v>103.65594534728621</c:v>
                      </c:pt>
                      <c:pt idx="247">
                        <c:v>102.5275977858613</c:v>
                      </c:pt>
                      <c:pt idx="248">
                        <c:v>101.4662804004217</c:v>
                      </c:pt>
                      <c:pt idx="249">
                        <c:v>94.466946566836938</c:v>
                      </c:pt>
                      <c:pt idx="250">
                        <c:v>96.261573325674206</c:v>
                      </c:pt>
                      <c:pt idx="251">
                        <c:v>96.854130607715206</c:v>
                      </c:pt>
                      <c:pt idx="252">
                        <c:v>98.834659901744246</c:v>
                      </c:pt>
                      <c:pt idx="253">
                        <c:v>98.194170216797303</c:v>
                      </c:pt>
                      <c:pt idx="254">
                        <c:v>98.045636158851323</c:v>
                      </c:pt>
                      <c:pt idx="255">
                        <c:v>97.261274077103863</c:v>
                      </c:pt>
                      <c:pt idx="256">
                        <c:v>97.838342614049012</c:v>
                      </c:pt>
                      <c:pt idx="257">
                        <c:v>98.331350874211807</c:v>
                      </c:pt>
                      <c:pt idx="258">
                        <c:v>95.661572423417169</c:v>
                      </c:pt>
                      <c:pt idx="259">
                        <c:v>96.788115470850329</c:v>
                      </c:pt>
                      <c:pt idx="260">
                        <c:v>94.043562471522506</c:v>
                      </c:pt>
                      <c:pt idx="261">
                        <c:v>96.224956729258267</c:v>
                      </c:pt>
                      <c:pt idx="262">
                        <c:v>97.041048182027339</c:v>
                      </c:pt>
                    </c:numCache>
                  </c:numRef>
                </c:val>
                <c:smooth val="0"/>
                <c:extLst xmlns:c16r2="http://schemas.microsoft.com/office/drawing/2015/06/chart">
                  <c:ext xmlns:c16="http://schemas.microsoft.com/office/drawing/2014/chart" uri="{C3380CC4-5D6E-409C-BE32-E72D297353CC}">
                    <c16:uniqueId val="{00000006-65D4-4AEF-B385-7A62C3369988}"/>
                  </c:ext>
                </c:extLst>
              </c15:ser>
            </c15:filteredLineSeries>
            <c15:filteredLineSeries>
              <c15:ser>
                <c:idx val="1"/>
                <c:order val="1"/>
                <c:tx>
                  <c:strRef>
                    <c:extLst xmlns:c15="http://schemas.microsoft.com/office/drawing/2012/chart" xmlns:c16r2="http://schemas.microsoft.com/office/drawing/2015/06/chart">
                      <c:ext xmlns:c15="http://schemas.microsoft.com/office/drawing/2012/chart" uri="{02D57815-91ED-43cb-92C2-25804820EDAC}">
                        <c15:formulaRef>
                          <c15:sqref>Index_Charts!$C$2</c15:sqref>
                        </c15:formulaRef>
                      </c:ext>
                    </c:extLst>
                    <c:strCache>
                      <c:ptCount val="1"/>
                      <c:pt idx="0">
                        <c:v>NASDAQ Composite</c:v>
                      </c:pt>
                    </c:strCache>
                  </c:strRef>
                </c:tx>
                <c:spPr>
                  <a:ln w="28575" cap="rnd">
                    <a:solidFill>
                      <a:schemeClr val="accent5"/>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Index_Charts!$C$379:$C$641</c15:sqref>
                        </c15:formulaRef>
                      </c:ext>
                    </c:extLst>
                    <c:numCache>
                      <c:formatCode>0.00</c:formatCode>
                      <c:ptCount val="263"/>
                      <c:pt idx="0">
                        <c:v>100</c:v>
                      </c:pt>
                      <c:pt idx="1">
                        <c:v>101.0606596551392</c:v>
                      </c:pt>
                      <c:pt idx="2">
                        <c:v>101.2845973717513</c:v>
                      </c:pt>
                      <c:pt idx="3">
                        <c:v>102.0482388495779</c:v>
                      </c:pt>
                      <c:pt idx="4">
                        <c:v>102.0482388495779</c:v>
                      </c:pt>
                      <c:pt idx="5">
                        <c:v>101.9428211281095</c:v>
                      </c:pt>
                      <c:pt idx="6">
                        <c:v>101.15082677969841</c:v>
                      </c:pt>
                      <c:pt idx="7">
                        <c:v>101.6922292150976</c:v>
                      </c:pt>
                      <c:pt idx="8">
                        <c:v>102.4516739684676</c:v>
                      </c:pt>
                      <c:pt idx="9">
                        <c:v>102.37063721765161</c:v>
                      </c:pt>
                      <c:pt idx="10">
                        <c:v>102.9714432885133</c:v>
                      </c:pt>
                      <c:pt idx="11">
                        <c:v>103.1468189078424</c:v>
                      </c:pt>
                      <c:pt idx="12">
                        <c:v>102.7048014025054</c:v>
                      </c:pt>
                      <c:pt idx="13">
                        <c:v>102.2352803636762</c:v>
                      </c:pt>
                      <c:pt idx="14">
                        <c:v>102.510515542619</c:v>
                      </c:pt>
                      <c:pt idx="15">
                        <c:v>101.75169530181699</c:v>
                      </c:pt>
                      <c:pt idx="16">
                        <c:v>102.4717458024012</c:v>
                      </c:pt>
                      <c:pt idx="17">
                        <c:v>103.0620975328756</c:v>
                      </c:pt>
                      <c:pt idx="18">
                        <c:v>103.9376266823744</c:v>
                      </c:pt>
                      <c:pt idx="19">
                        <c:v>102.9014479198985</c:v>
                      </c:pt>
                      <c:pt idx="20">
                        <c:v>104.04642926196109</c:v>
                      </c:pt>
                      <c:pt idx="21">
                        <c:v>103.58575132109389</c:v>
                      </c:pt>
                      <c:pt idx="22">
                        <c:v>103.3395185058062</c:v>
                      </c:pt>
                      <c:pt idx="23">
                        <c:v>102.1130382736274</c:v>
                      </c:pt>
                      <c:pt idx="24">
                        <c:v>101.30994009175841</c:v>
                      </c:pt>
                      <c:pt idx="25">
                        <c:v>99.972883664300014</c:v>
                      </c:pt>
                      <c:pt idx="26">
                        <c:v>96.500181608254749</c:v>
                      </c:pt>
                      <c:pt idx="27">
                        <c:v>97.839448810203606</c:v>
                      </c:pt>
                      <c:pt idx="28">
                        <c:v>98.208673130621506</c:v>
                      </c:pt>
                      <c:pt idx="29">
                        <c:v>100.4110791527213</c:v>
                      </c:pt>
                      <c:pt idx="30">
                        <c:v>99.41165919999446</c:v>
                      </c:pt>
                      <c:pt idx="31">
                        <c:v>98.215979927666453</c:v>
                      </c:pt>
                      <c:pt idx="32">
                        <c:v>100.1263388924943</c:v>
                      </c:pt>
                      <c:pt idx="33">
                        <c:v>97.098452158090566</c:v>
                      </c:pt>
                      <c:pt idx="34">
                        <c:v>97.006998537641351</c:v>
                      </c:pt>
                      <c:pt idx="35">
                        <c:v>98.622949787690672</c:v>
                      </c:pt>
                      <c:pt idx="36">
                        <c:v>99.957145947587932</c:v>
                      </c:pt>
                      <c:pt idx="37">
                        <c:v>99.279524830869477</c:v>
                      </c:pt>
                      <c:pt idx="38">
                        <c:v>100.1744138699745</c:v>
                      </c:pt>
                      <c:pt idx="39">
                        <c:v>99.814444825813453</c:v>
                      </c:pt>
                      <c:pt idx="40">
                        <c:v>96.821505814711585</c:v>
                      </c:pt>
                      <c:pt idx="41">
                        <c:v>98.095124255518584</c:v>
                      </c:pt>
                      <c:pt idx="42">
                        <c:v>97.760522911867298</c:v>
                      </c:pt>
                      <c:pt idx="43">
                        <c:v>98.134431076544701</c:v>
                      </c:pt>
                      <c:pt idx="44">
                        <c:v>99.589695242862973</c:v>
                      </c:pt>
                      <c:pt idx="45">
                        <c:v>99.458397720579057</c:v>
                      </c:pt>
                      <c:pt idx="46">
                        <c:v>99.458397720579057</c:v>
                      </c:pt>
                      <c:pt idx="47">
                        <c:v>98.350225149270997</c:v>
                      </c:pt>
                      <c:pt idx="48">
                        <c:v>99.633223768848453</c:v>
                      </c:pt>
                      <c:pt idx="49">
                        <c:v>101.3812219562632</c:v>
                      </c:pt>
                      <c:pt idx="50">
                        <c:v>101.209431039074</c:v>
                      </c:pt>
                      <c:pt idx="51">
                        <c:v>101.01413346882759</c:v>
                      </c:pt>
                      <c:pt idx="52">
                        <c:v>100.9731279736166</c:v>
                      </c:pt>
                      <c:pt idx="53">
                        <c:v>102.0413317405765</c:v>
                      </c:pt>
                      <c:pt idx="54">
                        <c:v>102.35096507176149</c:v>
                      </c:pt>
                      <c:pt idx="55">
                        <c:v>102.12920065888569</c:v>
                      </c:pt>
                      <c:pt idx="56">
                        <c:v>101.83980153490199</c:v>
                      </c:pt>
                      <c:pt idx="57">
                        <c:v>102.2453974672768</c:v>
                      </c:pt>
                      <c:pt idx="58">
                        <c:v>102.1376815395584</c:v>
                      </c:pt>
                      <c:pt idx="59">
                        <c:v>102.20621554876421</c:v>
                      </c:pt>
                      <c:pt idx="60">
                        <c:v>101.3917887089127</c:v>
                      </c:pt>
                      <c:pt idx="61">
                        <c:v>101.32668951883061</c:v>
                      </c:pt>
                      <c:pt idx="62">
                        <c:v>99.842410498605844</c:v>
                      </c:pt>
                      <c:pt idx="63">
                        <c:v>100.8885564816661</c:v>
                      </c:pt>
                      <c:pt idx="64">
                        <c:v>100.3049744674282</c:v>
                      </c:pt>
                      <c:pt idx="65">
                        <c:v>99.167936925229853</c:v>
                      </c:pt>
                      <c:pt idx="66">
                        <c:v>99.913742324116029</c:v>
                      </c:pt>
                      <c:pt idx="67">
                        <c:v>98.781463567685435</c:v>
                      </c:pt>
                      <c:pt idx="68">
                        <c:v>97.239679430204731</c:v>
                      </c:pt>
                      <c:pt idx="69">
                        <c:v>98.326568613197409</c:v>
                      </c:pt>
                      <c:pt idx="70">
                        <c:v>99.703106725200996</c:v>
                      </c:pt>
                      <c:pt idx="71">
                        <c:v>99.376099454375861</c:v>
                      </c:pt>
                      <c:pt idx="72">
                        <c:v>97.720953795562565</c:v>
                      </c:pt>
                      <c:pt idx="73">
                        <c:v>98.719736745470172</c:v>
                      </c:pt>
                      <c:pt idx="74">
                        <c:v>99.307265679137487</c:v>
                      </c:pt>
                      <c:pt idx="75">
                        <c:v>100.634442317771</c:v>
                      </c:pt>
                      <c:pt idx="76">
                        <c:v>100.5296491088705</c:v>
                      </c:pt>
                      <c:pt idx="77">
                        <c:v>101.7793861890794</c:v>
                      </c:pt>
                      <c:pt idx="78">
                        <c:v>101.47310024525861</c:v>
                      </c:pt>
                      <c:pt idx="79">
                        <c:v>101.8811442668997</c:v>
                      </c:pt>
                      <c:pt idx="80">
                        <c:v>101.04042544793801</c:v>
                      </c:pt>
                      <c:pt idx="81">
                        <c:v>101.95775946873469</c:v>
                      </c:pt>
                      <c:pt idx="82">
                        <c:v>101.2246816359831</c:v>
                      </c:pt>
                      <c:pt idx="83">
                        <c:v>101.418255551542</c:v>
                      </c:pt>
                      <c:pt idx="84">
                        <c:v>102.242649611978</c:v>
                      </c:pt>
                      <c:pt idx="85">
                        <c:v>102.9586282906192</c:v>
                      </c:pt>
                      <c:pt idx="86">
                        <c:v>103.99364545971871</c:v>
                      </c:pt>
                      <c:pt idx="87">
                        <c:v>103.37996193970601</c:v>
                      </c:pt>
                      <c:pt idx="88">
                        <c:v>103.71874751756251</c:v>
                      </c:pt>
                      <c:pt idx="89">
                        <c:v>103.5736607577786</c:v>
                      </c:pt>
                      <c:pt idx="90">
                        <c:v>104.7482065248074</c:v>
                      </c:pt>
                      <c:pt idx="91">
                        <c:v>105.332787759154</c:v>
                      </c:pt>
                      <c:pt idx="92">
                        <c:v>105.3512858214164</c:v>
                      </c:pt>
                      <c:pt idx="93">
                        <c:v>105.05085780548281</c:v>
                      </c:pt>
                      <c:pt idx="94">
                        <c:v>105.3492249299422</c:v>
                      </c:pt>
                      <c:pt idx="95">
                        <c:v>105.8587897146277</c:v>
                      </c:pt>
                      <c:pt idx="96">
                        <c:v>105.7209348103805</c:v>
                      </c:pt>
                      <c:pt idx="97">
                        <c:v>105.99340964377301</c:v>
                      </c:pt>
                      <c:pt idx="98">
                        <c:v>105.9435735408514</c:v>
                      </c:pt>
                      <c:pt idx="99">
                        <c:v>105.9050660959122</c:v>
                      </c:pt>
                      <c:pt idx="100">
                        <c:v>106.6771010226518</c:v>
                      </c:pt>
                      <c:pt idx="101">
                        <c:v>106.7908747222793</c:v>
                      </c:pt>
                      <c:pt idx="102">
                        <c:v>107.0496727304339</c:v>
                      </c:pt>
                      <c:pt idx="103">
                        <c:v>106.5010259492466</c:v>
                      </c:pt>
                      <c:pt idx="104">
                        <c:v>106.2447135011124</c:v>
                      </c:pt>
                      <c:pt idx="105">
                        <c:v>106.4155051981928</c:v>
                      </c:pt>
                      <c:pt idx="106">
                        <c:v>107.8219574622008</c:v>
                      </c:pt>
                      <c:pt idx="107">
                        <c:v>108.0148693944376</c:v>
                      </c:pt>
                      <c:pt idx="108">
                        <c:v>108.72982387246751</c:v>
                      </c:pt>
                      <c:pt idx="109">
                        <c:v>108.72982387246751</c:v>
                      </c:pt>
                      <c:pt idx="110">
                        <c:v>108.2339109325172</c:v>
                      </c:pt>
                      <c:pt idx="111">
                        <c:v>107.0163112690545</c:v>
                      </c:pt>
                      <c:pt idx="112">
                        <c:v>106.4249728087228</c:v>
                      </c:pt>
                      <c:pt idx="113">
                        <c:v>106.9998865885177</c:v>
                      </c:pt>
                      <c:pt idx="114">
                        <c:v>107.0502098112423</c:v>
                      </c:pt>
                      <c:pt idx="115">
                        <c:v>108.1222106146153</c:v>
                      </c:pt>
                      <c:pt idx="116">
                        <c:v>107.6887864022131</c:v>
                      </c:pt>
                      <c:pt idx="117">
                        <c:v>107.6183039137953</c:v>
                      </c:pt>
                      <c:pt idx="118">
                        <c:v>108.09127226199951</c:v>
                      </c:pt>
                      <c:pt idx="119">
                        <c:v>108.8814805044663</c:v>
                      </c:pt>
                      <c:pt idx="120">
                        <c:v>109.1008342988298</c:v>
                      </c:pt>
                      <c:pt idx="121">
                        <c:v>110.0919232539003</c:v>
                      </c:pt>
                      <c:pt idx="122">
                        <c:v>110.2059467585549</c:v>
                      </c:pt>
                      <c:pt idx="123">
                        <c:v>110.2606165887525</c:v>
                      </c:pt>
                      <c:pt idx="124">
                        <c:v>111.0035867005802</c:v>
                      </c:pt>
                      <c:pt idx="125">
                        <c:v>111.4749313161078</c:v>
                      </c:pt>
                      <c:pt idx="126">
                        <c:v>111.73339208747571</c:v>
                      </c:pt>
                      <c:pt idx="127">
                        <c:v>111.82377154630809</c:v>
                      </c:pt>
                      <c:pt idx="128">
                        <c:v>111.82377154630809</c:v>
                      </c:pt>
                      <c:pt idx="129">
                        <c:v>112.69194393775661</c:v>
                      </c:pt>
                      <c:pt idx="130">
                        <c:v>112.49491022257131</c:v>
                      </c:pt>
                      <c:pt idx="131">
                        <c:v>111.737713714446</c:v>
                      </c:pt>
                      <c:pt idx="132">
                        <c:v>112.0700793031039</c:v>
                      </c:pt>
                      <c:pt idx="133">
                        <c:v>112.0700793031039</c:v>
                      </c:pt>
                      <c:pt idx="134">
                        <c:v>113.5637135215964</c:v>
                      </c:pt>
                      <c:pt idx="135">
                        <c:v>112.67168475005261</c:v>
                      </c:pt>
                      <c:pt idx="136">
                        <c:v>113.3048780426877</c:v>
                      </c:pt>
                      <c:pt idx="137">
                        <c:v>113.26885615776889</c:v>
                      </c:pt>
                      <c:pt idx="138">
                        <c:v>114.026527295446</c:v>
                      </c:pt>
                      <c:pt idx="139">
                        <c:v>114.9531041022482</c:v>
                      </c:pt>
                      <c:pt idx="140">
                        <c:v>114.6462685873676</c:v>
                      </c:pt>
                      <c:pt idx="141">
                        <c:v>115.83375425480411</c:v>
                      </c:pt>
                      <c:pt idx="142">
                        <c:v>115.55142461308949</c:v>
                      </c:pt>
                      <c:pt idx="143">
                        <c:v>115.6434278045985</c:v>
                      </c:pt>
                      <c:pt idx="144">
                        <c:v>116.8729181873547</c:v>
                      </c:pt>
                      <c:pt idx="145">
                        <c:v>117.2702705538327</c:v>
                      </c:pt>
                      <c:pt idx="146">
                        <c:v>117.2702705538327</c:v>
                      </c:pt>
                      <c:pt idx="147">
                        <c:v>117.043734864938</c:v>
                      </c:pt>
                      <c:pt idx="148">
                        <c:v>117.2056210127995</c:v>
                      </c:pt>
                      <c:pt idx="149">
                        <c:v>117.43931361572299</c:v>
                      </c:pt>
                      <c:pt idx="150">
                        <c:v>116.34557977498559</c:v>
                      </c:pt>
                      <c:pt idx="151">
                        <c:v>114.1522791461264</c:v>
                      </c:pt>
                      <c:pt idx="152">
                        <c:v>115.78064570602641</c:v>
                      </c:pt>
                      <c:pt idx="153">
                        <c:v>115.84912975422699</c:v>
                      </c:pt>
                      <c:pt idx="154">
                        <c:v>116.146023029026</c:v>
                      </c:pt>
                      <c:pt idx="155">
                        <c:v>114.297490808424</c:v>
                      </c:pt>
                      <c:pt idx="156">
                        <c:v>115.8271219313326</c:v>
                      </c:pt>
                      <c:pt idx="157">
                        <c:v>118.25737511871981</c:v>
                      </c:pt>
                      <c:pt idx="158">
                        <c:v>118.7658407612858</c:v>
                      </c:pt>
                      <c:pt idx="159">
                        <c:v>119.5586095052811</c:v>
                      </c:pt>
                      <c:pt idx="160">
                        <c:v>118.9136004348606</c:v>
                      </c:pt>
                      <c:pt idx="161">
                        <c:v>120.26099879044401</c:v>
                      </c:pt>
                      <c:pt idx="162">
                        <c:v>120.39280841303361</c:v>
                      </c:pt>
                      <c:pt idx="163">
                        <c:v>121.47971008627771</c:v>
                      </c:pt>
                      <c:pt idx="164">
                        <c:v>121.3049215087624</c:v>
                      </c:pt>
                      <c:pt idx="165">
                        <c:v>121.5448342568625</c:v>
                      </c:pt>
                      <c:pt idx="166">
                        <c:v>121.5448342568625</c:v>
                      </c:pt>
                      <c:pt idx="167">
                        <c:v>121.56440648074179</c:v>
                      </c:pt>
                      <c:pt idx="168">
                        <c:v>122.61904583472599</c:v>
                      </c:pt>
                      <c:pt idx="169">
                        <c:v>121.7920038410021</c:v>
                      </c:pt>
                      <c:pt idx="170">
                        <c:v>119.6140162603088</c:v>
                      </c:pt>
                      <c:pt idx="171">
                        <c:v>115.1761050500085</c:v>
                      </c:pt>
                      <c:pt idx="172">
                        <c:v>111.9827474656031</c:v>
                      </c:pt>
                      <c:pt idx="173">
                        <c:v>112.17212465670541</c:v>
                      </c:pt>
                      <c:pt idx="174">
                        <c:v>106.9974759700054</c:v>
                      </c:pt>
                      <c:pt idx="175">
                        <c:v>107.008567313212</c:v>
                      </c:pt>
                      <c:pt idx="176">
                        <c:v>111.8147910555811</c:v>
                      </c:pt>
                      <c:pt idx="177">
                        <c:v>108.46646692256689</c:v>
                      </c:pt>
                      <c:pt idx="178">
                        <c:v>112.63818589590819</c:v>
                      </c:pt>
                      <c:pt idx="179">
                        <c:v>109.14724807287909</c:v>
                      </c:pt>
                      <c:pt idx="180">
                        <c:v>107.1116243771736</c:v>
                      </c:pt>
                      <c:pt idx="181">
                        <c:v>99.305941712493322</c:v>
                      </c:pt>
                      <c:pt idx="182">
                        <c:v>104.2218173715415</c:v>
                      </c:pt>
                      <c:pt idx="183">
                        <c:v>99.323115808111751</c:v>
                      </c:pt>
                      <c:pt idx="184">
                        <c:v>89.952317216412553</c:v>
                      </c:pt>
                      <c:pt idx="185">
                        <c:v>98.359168169243901</c:v>
                      </c:pt>
                      <c:pt idx="186">
                        <c:v>86.240089610059343</c:v>
                      </c:pt>
                      <c:pt idx="187">
                        <c:v>91.613270842107738</c:v>
                      </c:pt>
                      <c:pt idx="188">
                        <c:v>87.304908518900973</c:v>
                      </c:pt>
                      <c:pt idx="189">
                        <c:v>89.312516580808705</c:v>
                      </c:pt>
                      <c:pt idx="190">
                        <c:v>85.926909047488408</c:v>
                      </c:pt>
                      <c:pt idx="191">
                        <c:v>85.691530260631581</c:v>
                      </c:pt>
                      <c:pt idx="192">
                        <c:v>92.650898473741222</c:v>
                      </c:pt>
                      <c:pt idx="193">
                        <c:v>92.231700657636708</c:v>
                      </c:pt>
                      <c:pt idx="194">
                        <c:v>97.393197109655887</c:v>
                      </c:pt>
                      <c:pt idx="195">
                        <c:v>93.706574518588226</c:v>
                      </c:pt>
                      <c:pt idx="196">
                        <c:v>97.101100091378697</c:v>
                      </c:pt>
                      <c:pt idx="197">
                        <c:v>96.176159507504352</c:v>
                      </c:pt>
                      <c:pt idx="198">
                        <c:v>91.935519327165153</c:v>
                      </c:pt>
                      <c:pt idx="199">
                        <c:v>93.518396391616349</c:v>
                      </c:pt>
                      <c:pt idx="200">
                        <c:v>92.091659959401696</c:v>
                      </c:pt>
                      <c:pt idx="201">
                        <c:v>98.838331682122089</c:v>
                      </c:pt>
                      <c:pt idx="202">
                        <c:v>98.513859932322831</c:v>
                      </c:pt>
                      <c:pt idx="203">
                        <c:v>101.05741218978589</c:v>
                      </c:pt>
                      <c:pt idx="204">
                        <c:v>101.8402012229455</c:v>
                      </c:pt>
                      <c:pt idx="205">
                        <c:v>101.8402012229455</c:v>
                      </c:pt>
                      <c:pt idx="206">
                        <c:v>102.3254474882354</c:v>
                      </c:pt>
                      <c:pt idx="207">
                        <c:v>106.36373310631051</c:v>
                      </c:pt>
                      <c:pt idx="208">
                        <c:v>104.8328779387688</c:v>
                      </c:pt>
                      <c:pt idx="209">
                        <c:v>106.57134606439671</c:v>
                      </c:pt>
                      <c:pt idx="210">
                        <c:v>108.0424353791865</c:v>
                      </c:pt>
                      <c:pt idx="211">
                        <c:v>106.9256570246922</c:v>
                      </c:pt>
                      <c:pt idx="212">
                        <c:v>103.20980724544491</c:v>
                      </c:pt>
                      <c:pt idx="213">
                        <c:v>106.1094190983937</c:v>
                      </c:pt>
                      <c:pt idx="214">
                        <c:v>106.1016002010431</c:v>
                      </c:pt>
                      <c:pt idx="215">
                        <c:v>107.8473251627105</c:v>
                      </c:pt>
                      <c:pt idx="216">
                        <c:v>109.04194276367301</c:v>
                      </c:pt>
                      <c:pt idx="217">
                        <c:v>107.5127238190592</c:v>
                      </c:pt>
                      <c:pt idx="218">
                        <c:v>111.34696869093671</c:v>
                      </c:pt>
                      <c:pt idx="219">
                        <c:v>111.03272645700029</c:v>
                      </c:pt>
                      <c:pt idx="220">
                        <c:v>107.47796344952771</c:v>
                      </c:pt>
                      <c:pt idx="221">
                        <c:v>108.7990198649954</c:v>
                      </c:pt>
                      <c:pt idx="222">
                        <c:v>110.0281355402109</c:v>
                      </c:pt>
                      <c:pt idx="223">
                        <c:v>110.5935317484703</c:v>
                      </c:pt>
                      <c:pt idx="224">
                        <c:v>112.1582230069431</c:v>
                      </c:pt>
                      <c:pt idx="225">
                        <c:v>113.9275795241814</c:v>
                      </c:pt>
                      <c:pt idx="226">
                        <c:v>114.8146871366898</c:v>
                      </c:pt>
                      <c:pt idx="227">
                        <c:v>112.4441248605464</c:v>
                      </c:pt>
                      <c:pt idx="228">
                        <c:v>110.7031836651494</c:v>
                      </c:pt>
                      <c:pt idx="229">
                        <c:v>111.7093358633586</c:v>
                      </c:pt>
                      <c:pt idx="230">
                        <c:v>112.5941202891144</c:v>
                      </c:pt>
                      <c:pt idx="231">
                        <c:v>115.3453229754177</c:v>
                      </c:pt>
                      <c:pt idx="232">
                        <c:v>114.72425771685199</c:v>
                      </c:pt>
                      <c:pt idx="233">
                        <c:v>117.1057989239398</c:v>
                      </c:pt>
                      <c:pt idx="234">
                        <c:v>115.9704975266804</c:v>
                      </c:pt>
                      <c:pt idx="235">
                        <c:v>116.46643544713351</c:v>
                      </c:pt>
                      <c:pt idx="236">
                        <c:v>116.46643544713351</c:v>
                      </c:pt>
                      <c:pt idx="237">
                        <c:v>116.6617080368772</c:v>
                      </c:pt>
                      <c:pt idx="238">
                        <c:v>117.5627048088966</c:v>
                      </c:pt>
                      <c:pt idx="239">
                        <c:v>117.02102758796759</c:v>
                      </c:pt>
                      <c:pt idx="240">
                        <c:v>118.5308866429752</c:v>
                      </c:pt>
                      <c:pt idx="241">
                        <c:v>119.3074930017122</c:v>
                      </c:pt>
                      <c:pt idx="242">
                        <c:v>120.01101889974881</c:v>
                      </c:pt>
                      <c:pt idx="243">
                        <c:v>120.94199227502941</c:v>
                      </c:pt>
                      <c:pt idx="244">
                        <c:v>120.10392138935561</c:v>
                      </c:pt>
                      <c:pt idx="245">
                        <c:v>122.580338545765</c:v>
                      </c:pt>
                      <c:pt idx="246">
                        <c:v>123.962559722137</c:v>
                      </c:pt>
                      <c:pt idx="247">
                        <c:v>124.3248769335533</c:v>
                      </c:pt>
                      <c:pt idx="248">
                        <c:v>125.15669020329629</c:v>
                      </c:pt>
                      <c:pt idx="249">
                        <c:v>118.56654631060459</c:v>
                      </c:pt>
                      <c:pt idx="250">
                        <c:v>119.76663464166219</c:v>
                      </c:pt>
                      <c:pt idx="251">
                        <c:v>121.48045950135921</c:v>
                      </c:pt>
                      <c:pt idx="252">
                        <c:v>123.6018662433971</c:v>
                      </c:pt>
                      <c:pt idx="253">
                        <c:v>123.78502328932269</c:v>
                      </c:pt>
                      <c:pt idx="254">
                        <c:v>124.1912062635113</c:v>
                      </c:pt>
                      <c:pt idx="255">
                        <c:v>124.22957631568561</c:v>
                      </c:pt>
                      <c:pt idx="256">
                        <c:v>125.6078380823767</c:v>
                      </c:pt>
                      <c:pt idx="257">
                        <c:v>126.54335790915189</c:v>
                      </c:pt>
                      <c:pt idx="258">
                        <c:v>123.767974096218</c:v>
                      </c:pt>
                      <c:pt idx="259">
                        <c:v>125.1148478612443</c:v>
                      </c:pt>
                      <c:pt idx="260">
                        <c:v>121.8701178730001</c:v>
                      </c:pt>
                      <c:pt idx="261">
                        <c:v>123.3306529253917</c:v>
                      </c:pt>
                      <c:pt idx="262">
                        <c:v>125.636565660502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7-65D4-4AEF-B385-7A62C3369988}"/>
                  </c:ext>
                </c:extLst>
              </c15:ser>
            </c15:filteredLineSeries>
            <c15:filteredLineSeries>
              <c15:ser>
                <c:idx val="2"/>
                <c:order val="2"/>
                <c:tx>
                  <c:strRef>
                    <c:extLst xmlns:c15="http://schemas.microsoft.com/office/drawing/2012/chart" xmlns:c16r2="http://schemas.microsoft.com/office/drawing/2015/06/chart">
                      <c:ext xmlns:c15="http://schemas.microsoft.com/office/drawing/2012/chart" uri="{02D57815-91ED-43cb-92C2-25804820EDAC}">
                        <c15:formulaRef>
                          <c15:sqref>Index_Charts!$D$2</c15:sqref>
                        </c15:formulaRef>
                      </c:ext>
                    </c:extLst>
                    <c:strCache>
                      <c:ptCount val="1"/>
                      <c:pt idx="0">
                        <c:v>FTSE 100</c:v>
                      </c:pt>
                    </c:strCache>
                  </c:strRef>
                </c:tx>
                <c:spPr>
                  <a:ln w="28575" cap="rnd">
                    <a:solidFill>
                      <a:schemeClr val="accent4"/>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Index_Charts!$D$379:$D$641</c15:sqref>
                        </c15:formulaRef>
                      </c:ext>
                    </c:extLst>
                    <c:numCache>
                      <c:formatCode>0.00</c:formatCode>
                      <c:ptCount val="263"/>
                      <c:pt idx="0">
                        <c:v>100</c:v>
                      </c:pt>
                      <c:pt idx="1">
                        <c:v>100.9678640061517</c:v>
                      </c:pt>
                      <c:pt idx="2">
                        <c:v>101.7986352673107</c:v>
                      </c:pt>
                      <c:pt idx="3">
                        <c:v>102.4737295017392</c:v>
                      </c:pt>
                      <c:pt idx="4">
                        <c:v>102.3964296632071</c:v>
                      </c:pt>
                      <c:pt idx="5">
                        <c:v>101.71716069882299</c:v>
                      </c:pt>
                      <c:pt idx="6">
                        <c:v>101.6650439087323</c:v>
                      </c:pt>
                      <c:pt idx="7">
                        <c:v>101.49266796217969</c:v>
                      </c:pt>
                      <c:pt idx="8">
                        <c:v>101.4148294488145</c:v>
                      </c:pt>
                      <c:pt idx="9">
                        <c:v>101.1337758547086</c:v>
                      </c:pt>
                      <c:pt idx="10">
                        <c:v>101.08192840203461</c:v>
                      </c:pt>
                      <c:pt idx="11">
                        <c:v>101.4287003257636</c:v>
                      </c:pt>
                      <c:pt idx="12">
                        <c:v>102.04117361085861</c:v>
                      </c:pt>
                      <c:pt idx="13">
                        <c:v>101.47906642264699</c:v>
                      </c:pt>
                      <c:pt idx="14">
                        <c:v>100.9084751058159</c:v>
                      </c:pt>
                      <c:pt idx="15">
                        <c:v>101.1186929593853</c:v>
                      </c:pt>
                      <c:pt idx="16">
                        <c:v>101.2025915646214</c:v>
                      </c:pt>
                      <c:pt idx="17">
                        <c:v>101.76725745828971</c:v>
                      </c:pt>
                      <c:pt idx="18">
                        <c:v>101.0211928146164</c:v>
                      </c:pt>
                      <c:pt idx="19">
                        <c:v>100.85406894768521</c:v>
                      </c:pt>
                      <c:pt idx="20">
                        <c:v>101.6622158658592</c:v>
                      </c:pt>
                      <c:pt idx="21">
                        <c:v>103.51458394775931</c:v>
                      </c:pt>
                      <c:pt idx="22">
                        <c:v>102.97806381411409</c:v>
                      </c:pt>
                      <c:pt idx="23">
                        <c:v>102.1701862333566</c:v>
                      </c:pt>
                      <c:pt idx="24">
                        <c:v>102.144464510082</c:v>
                      </c:pt>
                      <c:pt idx="25">
                        <c:v>99.7499202087904</c:v>
                      </c:pt>
                      <c:pt idx="26">
                        <c:v>97.28265480504686</c:v>
                      </c:pt>
                      <c:pt idx="27">
                        <c:v>96.580222822844618</c:v>
                      </c:pt>
                      <c:pt idx="28">
                        <c:v>96.943963003812499</c:v>
                      </c:pt>
                      <c:pt idx="29">
                        <c:v>98.118274139702606</c:v>
                      </c:pt>
                      <c:pt idx="30">
                        <c:v>97.686660929779705</c:v>
                      </c:pt>
                      <c:pt idx="31">
                        <c:v>97.321304724312967</c:v>
                      </c:pt>
                      <c:pt idx="32">
                        <c:v>97.646933660847651</c:v>
                      </c:pt>
                      <c:pt idx="33">
                        <c:v>96.259576628515021</c:v>
                      </c:pt>
                      <c:pt idx="34">
                        <c:v>95.170510784943502</c:v>
                      </c:pt>
                      <c:pt idx="35">
                        <c:v>95.845739688080329</c:v>
                      </c:pt>
                      <c:pt idx="36">
                        <c:v>96.822087822851302</c:v>
                      </c:pt>
                      <c:pt idx="37">
                        <c:v>95.951454624052104</c:v>
                      </c:pt>
                      <c:pt idx="38">
                        <c:v>97.014933413057193</c:v>
                      </c:pt>
                      <c:pt idx="39">
                        <c:v>95.994279273273804</c:v>
                      </c:pt>
                      <c:pt idx="40">
                        <c:v>95.547179161902775</c:v>
                      </c:pt>
                      <c:pt idx="41">
                        <c:v>95.547179161902775</c:v>
                      </c:pt>
                      <c:pt idx="42">
                        <c:v>95.474458059450825</c:v>
                      </c:pt>
                      <c:pt idx="43">
                        <c:v>95.812880523268703</c:v>
                      </c:pt>
                      <c:pt idx="44">
                        <c:v>96.7503094013572</c:v>
                      </c:pt>
                      <c:pt idx="45">
                        <c:v>97.058162068403604</c:v>
                      </c:pt>
                      <c:pt idx="46">
                        <c:v>98.064945331237894</c:v>
                      </c:pt>
                      <c:pt idx="47">
                        <c:v>97.879775857401896</c:v>
                      </c:pt>
                      <c:pt idx="48">
                        <c:v>98.459793983810144</c:v>
                      </c:pt>
                      <c:pt idx="49">
                        <c:v>97.919907132458746</c:v>
                      </c:pt>
                      <c:pt idx="50">
                        <c:v>98.070332079567606</c:v>
                      </c:pt>
                      <c:pt idx="51">
                        <c:v>97.443718580107003</c:v>
                      </c:pt>
                      <c:pt idx="52">
                        <c:v>97.876543808404065</c:v>
                      </c:pt>
                      <c:pt idx="53">
                        <c:v>98.820302115779981</c:v>
                      </c:pt>
                      <c:pt idx="54">
                        <c:v>98.909722138054235</c:v>
                      </c:pt>
                      <c:pt idx="55">
                        <c:v>99.216632124143004</c:v>
                      </c:pt>
                      <c:pt idx="56">
                        <c:v>98.596482722678047</c:v>
                      </c:pt>
                      <c:pt idx="57">
                        <c:v>98.582881183145375</c:v>
                      </c:pt>
                      <c:pt idx="58">
                        <c:v>98.497366553410302</c:v>
                      </c:pt>
                      <c:pt idx="59">
                        <c:v>99.067957870241301</c:v>
                      </c:pt>
                      <c:pt idx="60">
                        <c:v>98.913088855760378</c:v>
                      </c:pt>
                      <c:pt idx="61">
                        <c:v>98.659373009428123</c:v>
                      </c:pt>
                      <c:pt idx="62">
                        <c:v>98.192745935361685</c:v>
                      </c:pt>
                      <c:pt idx="63">
                        <c:v>98.173353641374533</c:v>
                      </c:pt>
                      <c:pt idx="64">
                        <c:v>98.996044780038901</c:v>
                      </c:pt>
                      <c:pt idx="65">
                        <c:v>100.00781078507821</c:v>
                      </c:pt>
                      <c:pt idx="66">
                        <c:v>99.765407110238428</c:v>
                      </c:pt>
                      <c:pt idx="67">
                        <c:v>99.120478666456492</c:v>
                      </c:pt>
                      <c:pt idx="68">
                        <c:v>95.918326121824009</c:v>
                      </c:pt>
                      <c:pt idx="69">
                        <c:v>95.313663621807194</c:v>
                      </c:pt>
                      <c:pt idx="70">
                        <c:v>96.360578159698193</c:v>
                      </c:pt>
                      <c:pt idx="71">
                        <c:v>96.932920169736434</c:v>
                      </c:pt>
                      <c:pt idx="72">
                        <c:v>96.195878329515423</c:v>
                      </c:pt>
                      <c:pt idx="73">
                        <c:v>96.510329763265901</c:v>
                      </c:pt>
                      <c:pt idx="74">
                        <c:v>96.777781817838957</c:v>
                      </c:pt>
                      <c:pt idx="75">
                        <c:v>97.595490214298309</c:v>
                      </c:pt>
                      <c:pt idx="76">
                        <c:v>97.142599348472785</c:v>
                      </c:pt>
                      <c:pt idx="77">
                        <c:v>97.118224312280546</c:v>
                      </c:pt>
                      <c:pt idx="78">
                        <c:v>96.529856725961281</c:v>
                      </c:pt>
                      <c:pt idx="79">
                        <c:v>96.723375659708339</c:v>
                      </c:pt>
                      <c:pt idx="80">
                        <c:v>96.295802511032704</c:v>
                      </c:pt>
                      <c:pt idx="81">
                        <c:v>96.471814512708008</c:v>
                      </c:pt>
                      <c:pt idx="82">
                        <c:v>97.129671152481237</c:v>
                      </c:pt>
                      <c:pt idx="83">
                        <c:v>97.779447669760003</c:v>
                      </c:pt>
                      <c:pt idx="84">
                        <c:v>98.68859611911715</c:v>
                      </c:pt>
                      <c:pt idx="85">
                        <c:v>98.637691347400803</c:v>
                      </c:pt>
                      <c:pt idx="86">
                        <c:v>98.729400737715181</c:v>
                      </c:pt>
                      <c:pt idx="87">
                        <c:v>98.392459629688005</c:v>
                      </c:pt>
                      <c:pt idx="88">
                        <c:v>98.722667302302952</c:v>
                      </c:pt>
                      <c:pt idx="89">
                        <c:v>97.612997146370049</c:v>
                      </c:pt>
                      <c:pt idx="90">
                        <c:v>98.34074684572218</c:v>
                      </c:pt>
                      <c:pt idx="91">
                        <c:v>99.246663246081496</c:v>
                      </c:pt>
                      <c:pt idx="92">
                        <c:v>99.494319000542703</c:v>
                      </c:pt>
                      <c:pt idx="93">
                        <c:v>99.60973008350804</c:v>
                      </c:pt>
                      <c:pt idx="94">
                        <c:v>99.741166742754487</c:v>
                      </c:pt>
                      <c:pt idx="95">
                        <c:v>99.107819807881583</c:v>
                      </c:pt>
                      <c:pt idx="96">
                        <c:v>98.692501511656189</c:v>
                      </c:pt>
                      <c:pt idx="97">
                        <c:v>99.189429045077674</c:v>
                      </c:pt>
                      <c:pt idx="98">
                        <c:v>98.997795473246072</c:v>
                      </c:pt>
                      <c:pt idx="99">
                        <c:v>98.210656873558179</c:v>
                      </c:pt>
                      <c:pt idx="100">
                        <c:v>98.347749618550878</c:v>
                      </c:pt>
                      <c:pt idx="101">
                        <c:v>98.411851923675201</c:v>
                      </c:pt>
                      <c:pt idx="102">
                        <c:v>98.62866854394845</c:v>
                      </c:pt>
                      <c:pt idx="103">
                        <c:v>97.803014693702764</c:v>
                      </c:pt>
                      <c:pt idx="104">
                        <c:v>97.480617806165952</c:v>
                      </c:pt>
                      <c:pt idx="105">
                        <c:v>98.669203825129998</c:v>
                      </c:pt>
                      <c:pt idx="106">
                        <c:v>99.604882010011252</c:v>
                      </c:pt>
                      <c:pt idx="107">
                        <c:v>99.697130075158611</c:v>
                      </c:pt>
                      <c:pt idx="108">
                        <c:v>100.05588751392131</c:v>
                      </c:pt>
                      <c:pt idx="109">
                        <c:v>99.876104788415262</c:v>
                      </c:pt>
                      <c:pt idx="110">
                        <c:v>98.934770517787683</c:v>
                      </c:pt>
                      <c:pt idx="111">
                        <c:v>98.118812814535545</c:v>
                      </c:pt>
                      <c:pt idx="112">
                        <c:v>96.40609618308477</c:v>
                      </c:pt>
                      <c:pt idx="113">
                        <c:v>96.806600921403302</c:v>
                      </c:pt>
                      <c:pt idx="114">
                        <c:v>96.124503914146004</c:v>
                      </c:pt>
                      <c:pt idx="115">
                        <c:v>97.495566032781028</c:v>
                      </c:pt>
                      <c:pt idx="116">
                        <c:v>97.417996856832346</c:v>
                      </c:pt>
                      <c:pt idx="117">
                        <c:v>97.146774078428322</c:v>
                      </c:pt>
                      <c:pt idx="118">
                        <c:v>97.180306586781128</c:v>
                      </c:pt>
                      <c:pt idx="119">
                        <c:v>97.950880935354945</c:v>
                      </c:pt>
                      <c:pt idx="120">
                        <c:v>99.027826595184479</c:v>
                      </c:pt>
                      <c:pt idx="121">
                        <c:v>101.25807507241809</c:v>
                      </c:pt>
                      <c:pt idx="122">
                        <c:v>101.34197367765429</c:v>
                      </c:pt>
                      <c:pt idx="123">
                        <c:v>101.5503061693082</c:v>
                      </c:pt>
                      <c:pt idx="124">
                        <c:v>101.995655587472</c:v>
                      </c:pt>
                      <c:pt idx="125">
                        <c:v>102.1122786888116</c:v>
                      </c:pt>
                      <c:pt idx="126">
                        <c:v>102.6659017484038</c:v>
                      </c:pt>
                      <c:pt idx="127">
                        <c:v>102.7823901810351</c:v>
                      </c:pt>
                      <c:pt idx="128">
                        <c:v>102.7823901810351</c:v>
                      </c:pt>
                      <c:pt idx="129">
                        <c:v>102.7823901810351</c:v>
                      </c:pt>
                      <c:pt idx="130">
                        <c:v>102.9528807656724</c:v>
                      </c:pt>
                      <c:pt idx="131">
                        <c:v>102.1738222884792</c:v>
                      </c:pt>
                      <c:pt idx="132">
                        <c:v>101.5730651810015</c:v>
                      </c:pt>
                      <c:pt idx="133">
                        <c:v>101.5730651810015</c:v>
                      </c:pt>
                      <c:pt idx="134">
                        <c:v>102.40612581020061</c:v>
                      </c:pt>
                      <c:pt idx="135">
                        <c:v>102.6498761721227</c:v>
                      </c:pt>
                      <c:pt idx="136">
                        <c:v>102.0161252311252</c:v>
                      </c:pt>
                      <c:pt idx="137">
                        <c:v>101.9960595935968</c:v>
                      </c:pt>
                      <c:pt idx="138">
                        <c:v>102.0106038140872</c:v>
                      </c:pt>
                      <c:pt idx="139">
                        <c:v>102.3229005485056</c:v>
                      </c:pt>
                      <c:pt idx="140">
                        <c:v>102.1845957851388</c:v>
                      </c:pt>
                      <c:pt idx="141">
                        <c:v>102.5852351921655</c:v>
                      </c:pt>
                      <c:pt idx="142">
                        <c:v>102.64920282858149</c:v>
                      </c:pt>
                      <c:pt idx="143">
                        <c:v>102.9246003369411</c:v>
                      </c:pt>
                      <c:pt idx="144">
                        <c:v>102.4803282684432</c:v>
                      </c:pt>
                      <c:pt idx="145">
                        <c:v>103.3523081543249</c:v>
                      </c:pt>
                      <c:pt idx="146">
                        <c:v>103.0409541008642</c:v>
                      </c:pt>
                      <c:pt idx="147">
                        <c:v>102.492313783477</c:v>
                      </c:pt>
                      <c:pt idx="148">
                        <c:v>101.9700685329056</c:v>
                      </c:pt>
                      <c:pt idx="149">
                        <c:v>101.1048220824361</c:v>
                      </c:pt>
                      <c:pt idx="150">
                        <c:v>102.15941273669711</c:v>
                      </c:pt>
                      <c:pt idx="151">
                        <c:v>99.817119894204296</c:v>
                      </c:pt>
                      <c:pt idx="152">
                        <c:v>100.741485907593</c:v>
                      </c:pt>
                      <c:pt idx="153">
                        <c:v>100.78027049556739</c:v>
                      </c:pt>
                      <c:pt idx="154">
                        <c:v>99.411901751097204</c:v>
                      </c:pt>
                      <c:pt idx="155">
                        <c:v>98.119755495493308</c:v>
                      </c:pt>
                      <c:pt idx="156">
                        <c:v>98.662470389717782</c:v>
                      </c:pt>
                      <c:pt idx="157">
                        <c:v>100.19109489699861</c:v>
                      </c:pt>
                      <c:pt idx="158">
                        <c:v>100.7655916063688</c:v>
                      </c:pt>
                      <c:pt idx="159">
                        <c:v>101.0660374944617</c:v>
                      </c:pt>
                      <c:pt idx="160">
                        <c:v>100.5530843847593</c:v>
                      </c:pt>
                      <c:pt idx="161">
                        <c:v>100.2861710050191</c:v>
                      </c:pt>
                      <c:pt idx="162">
                        <c:v>100.9939897355511</c:v>
                      </c:pt>
                      <c:pt idx="163">
                        <c:v>101.4643875334483</c:v>
                      </c:pt>
                      <c:pt idx="164">
                        <c:v>100.35552538976491</c:v>
                      </c:pt>
                      <c:pt idx="165">
                        <c:v>99.77779663139691</c:v>
                      </c:pt>
                      <c:pt idx="166">
                        <c:v>100.1026175556821</c:v>
                      </c:pt>
                      <c:pt idx="167">
                        <c:v>99.412575094638413</c:v>
                      </c:pt>
                      <c:pt idx="168">
                        <c:v>100.4227250751788</c:v>
                      </c:pt>
                      <c:pt idx="169">
                        <c:v>100.14827024777691</c:v>
                      </c:pt>
                      <c:pt idx="170">
                        <c:v>99.707634234401652</c:v>
                      </c:pt>
                      <c:pt idx="171">
                        <c:v>96.380105122393644</c:v>
                      </c:pt>
                      <c:pt idx="172">
                        <c:v>94.508883421339334</c:v>
                      </c:pt>
                      <c:pt idx="173">
                        <c:v>94.840033774912044</c:v>
                      </c:pt>
                      <c:pt idx="174">
                        <c:v>91.526240871144907</c:v>
                      </c:pt>
                      <c:pt idx="175">
                        <c:v>88.62022481594154</c:v>
                      </c:pt>
                      <c:pt idx="176">
                        <c:v>89.620543980780084</c:v>
                      </c:pt>
                      <c:pt idx="177">
                        <c:v>90.473131572674575</c:v>
                      </c:pt>
                      <c:pt idx="178">
                        <c:v>91.784670122265709</c:v>
                      </c:pt>
                      <c:pt idx="179">
                        <c:v>90.301159632246694</c:v>
                      </c:pt>
                      <c:pt idx="180">
                        <c:v>87.030326046409485</c:v>
                      </c:pt>
                      <c:pt idx="181">
                        <c:v>80.340253958250003</c:v>
                      </c:pt>
                      <c:pt idx="182">
                        <c:v>80.265647493882668</c:v>
                      </c:pt>
                      <c:pt idx="183">
                        <c:v>79.138335737169726</c:v>
                      </c:pt>
                      <c:pt idx="184">
                        <c:v>70.532466605527063</c:v>
                      </c:pt>
                      <c:pt idx="185">
                        <c:v>72.264710199673303</c:v>
                      </c:pt>
                      <c:pt idx="186">
                        <c:v>69.368928966296451</c:v>
                      </c:pt>
                      <c:pt idx="187">
                        <c:v>71.305734328265714</c:v>
                      </c:pt>
                      <c:pt idx="188">
                        <c:v>68.419514573174254</c:v>
                      </c:pt>
                      <c:pt idx="189">
                        <c:v>69.376066407833378</c:v>
                      </c:pt>
                      <c:pt idx="190">
                        <c:v>69.903563738026264</c:v>
                      </c:pt>
                      <c:pt idx="191">
                        <c:v>67.252071541404504</c:v>
                      </c:pt>
                      <c:pt idx="192">
                        <c:v>73.34071317854513</c:v>
                      </c:pt>
                      <c:pt idx="193">
                        <c:v>76.602254623513403</c:v>
                      </c:pt>
                      <c:pt idx="194">
                        <c:v>78.319684659752767</c:v>
                      </c:pt>
                      <c:pt idx="195">
                        <c:v>74.206902309972364</c:v>
                      </c:pt>
                      <c:pt idx="196">
                        <c:v>74.926167880705066</c:v>
                      </c:pt>
                      <c:pt idx="197">
                        <c:v>76.383552641324698</c:v>
                      </c:pt>
                      <c:pt idx="198">
                        <c:v>73.455989592802212</c:v>
                      </c:pt>
                      <c:pt idx="199">
                        <c:v>73.801414829448817</c:v>
                      </c:pt>
                      <c:pt idx="200">
                        <c:v>72.929838949691771</c:v>
                      </c:pt>
                      <c:pt idx="201">
                        <c:v>75.177325021580643</c:v>
                      </c:pt>
                      <c:pt idx="202">
                        <c:v>76.821091274410378</c:v>
                      </c:pt>
                      <c:pt idx="203">
                        <c:v>76.461256485981707</c:v>
                      </c:pt>
                      <c:pt idx="204">
                        <c:v>78.682347491054571</c:v>
                      </c:pt>
                      <c:pt idx="205">
                        <c:v>78.682347491054571</c:v>
                      </c:pt>
                      <c:pt idx="206">
                        <c:v>78.682347491054571</c:v>
                      </c:pt>
                      <c:pt idx="207">
                        <c:v>77.99082367422028</c:v>
                      </c:pt>
                      <c:pt idx="208">
                        <c:v>75.382829470361429</c:v>
                      </c:pt>
                      <c:pt idx="209">
                        <c:v>75.797339754337372</c:v>
                      </c:pt>
                      <c:pt idx="210">
                        <c:v>77.932242786133969</c:v>
                      </c:pt>
                      <c:pt idx="211">
                        <c:v>78.280630734361907</c:v>
                      </c:pt>
                      <c:pt idx="212">
                        <c:v>75.967022326725129</c:v>
                      </c:pt>
                      <c:pt idx="213">
                        <c:v>77.712328785571046</c:v>
                      </c:pt>
                      <c:pt idx="214">
                        <c:v>78.466204214322602</c:v>
                      </c:pt>
                      <c:pt idx="215">
                        <c:v>77.464538362401541</c:v>
                      </c:pt>
                      <c:pt idx="216">
                        <c:v>78.737965667559521</c:v>
                      </c:pt>
                      <c:pt idx="217">
                        <c:v>80.242349807356405</c:v>
                      </c:pt>
                      <c:pt idx="218">
                        <c:v>82.353281809085544</c:v>
                      </c:pt>
                      <c:pt idx="219">
                        <c:v>79.470832777824853</c:v>
                      </c:pt>
                      <c:pt idx="220">
                        <c:v>77.610384573430096</c:v>
                      </c:pt>
                      <c:pt idx="221">
                        <c:v>77.485412012179395</c:v>
                      </c:pt>
                      <c:pt idx="222">
                        <c:v>78.77338353782774</c:v>
                      </c:pt>
                      <c:pt idx="223">
                        <c:v>78.831829757205796</c:v>
                      </c:pt>
                      <c:pt idx="224">
                        <c:v>79.939075876390248</c:v>
                      </c:pt>
                      <c:pt idx="225">
                        <c:v>79.939075876390248</c:v>
                      </c:pt>
                      <c:pt idx="226">
                        <c:v>79.989576641981884</c:v>
                      </c:pt>
                      <c:pt idx="227">
                        <c:v>80.730793212158403</c:v>
                      </c:pt>
                      <c:pt idx="228">
                        <c:v>79.509078690966277</c:v>
                      </c:pt>
                      <c:pt idx="229">
                        <c:v>77.320577513288384</c:v>
                      </c:pt>
                      <c:pt idx="230">
                        <c:v>78.104753401394902</c:v>
                      </c:pt>
                      <c:pt idx="231">
                        <c:v>81.455580199929145</c:v>
                      </c:pt>
                      <c:pt idx="232">
                        <c:v>80.831256068508665</c:v>
                      </c:pt>
                      <c:pt idx="233">
                        <c:v>81.705659991138802</c:v>
                      </c:pt>
                      <c:pt idx="234">
                        <c:v>81.006594726642703</c:v>
                      </c:pt>
                      <c:pt idx="235">
                        <c:v>80.710727574630013</c:v>
                      </c:pt>
                      <c:pt idx="236">
                        <c:v>80.710727574630013</c:v>
                      </c:pt>
                      <c:pt idx="237">
                        <c:v>81.713740113633406</c:v>
                      </c:pt>
                      <c:pt idx="238">
                        <c:v>82.743821062993973</c:v>
                      </c:pt>
                      <c:pt idx="239">
                        <c:v>83.747641614246902</c:v>
                      </c:pt>
                      <c:pt idx="240">
                        <c:v>81.832787251721356</c:v>
                      </c:pt>
                      <c:pt idx="241">
                        <c:v>83.042381589171555</c:v>
                      </c:pt>
                      <c:pt idx="242">
                        <c:v>83.765821889859851</c:v>
                      </c:pt>
                      <c:pt idx="243">
                        <c:v>85.951091018539813</c:v>
                      </c:pt>
                      <c:pt idx="244">
                        <c:v>85.399353320863</c:v>
                      </c:pt>
                      <c:pt idx="245">
                        <c:v>87.323230486840856</c:v>
                      </c:pt>
                      <c:pt idx="246">
                        <c:v>87.165533429486771</c:v>
                      </c:pt>
                      <c:pt idx="247">
                        <c:v>85.322322819747257</c:v>
                      </c:pt>
                      <c:pt idx="248">
                        <c:v>85.233576141014282</c:v>
                      </c:pt>
                      <c:pt idx="249">
                        <c:v>81.834133938803845</c:v>
                      </c:pt>
                      <c:pt idx="250">
                        <c:v>82.217670419883575</c:v>
                      </c:pt>
                      <c:pt idx="251">
                        <c:v>81.672531488910678</c:v>
                      </c:pt>
                      <c:pt idx="252">
                        <c:v>84.070846514033121</c:v>
                      </c:pt>
                      <c:pt idx="253">
                        <c:v>84.211709982856675</c:v>
                      </c:pt>
                      <c:pt idx="254">
                        <c:v>83.818746692199824</c:v>
                      </c:pt>
                      <c:pt idx="255">
                        <c:v>84.741631349797913</c:v>
                      </c:pt>
                      <c:pt idx="256">
                        <c:v>84.095490887641844</c:v>
                      </c:pt>
                      <c:pt idx="257">
                        <c:v>85.11223963488618</c:v>
                      </c:pt>
                      <c:pt idx="258">
                        <c:v>82.466942198843711</c:v>
                      </c:pt>
                      <c:pt idx="259">
                        <c:v>82.782740319676535</c:v>
                      </c:pt>
                      <c:pt idx="260">
                        <c:v>82.946497468901626</c:v>
                      </c:pt>
                      <c:pt idx="261">
                        <c:v>83.841640372601375</c:v>
                      </c:pt>
                      <c:pt idx="262">
                        <c:v>83.087091600308653</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8-65D4-4AEF-B385-7A62C3369988}"/>
                  </c:ext>
                </c:extLst>
              </c15:ser>
            </c15:filteredLineSeries>
            <c15:filteredLineSeries>
              <c15:ser>
                <c:idx val="3"/>
                <c:order val="3"/>
                <c:tx>
                  <c:strRef>
                    <c:extLst xmlns:c15="http://schemas.microsoft.com/office/drawing/2012/chart" xmlns:c16r2="http://schemas.microsoft.com/office/drawing/2015/06/chart">
                      <c:ext xmlns:c15="http://schemas.microsoft.com/office/drawing/2012/chart" uri="{02D57815-91ED-43cb-92C2-25804820EDAC}">
                        <c15:formulaRef>
                          <c15:sqref>Index_Charts!$E$2</c15:sqref>
                        </c15:formulaRef>
                      </c:ext>
                    </c:extLst>
                    <c:strCache>
                      <c:ptCount val="1"/>
                      <c:pt idx="0">
                        <c:v>DAX</c:v>
                      </c:pt>
                    </c:strCache>
                  </c:strRef>
                </c:tx>
                <c:spPr>
                  <a:ln w="28575" cap="rnd">
                    <a:solidFill>
                      <a:schemeClr val="accent6">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Index_Charts!$E$379:$E$641</c15:sqref>
                        </c15:formulaRef>
                      </c:ext>
                    </c:extLst>
                    <c:numCache>
                      <c:formatCode>0.00</c:formatCode>
                      <c:ptCount val="263"/>
                      <c:pt idx="0">
                        <c:v>100</c:v>
                      </c:pt>
                      <c:pt idx="1">
                        <c:v>100.9886440623286</c:v>
                      </c:pt>
                      <c:pt idx="2">
                        <c:v>101.0317127463948</c:v>
                      </c:pt>
                      <c:pt idx="3">
                        <c:v>101.7537181017517</c:v>
                      </c:pt>
                      <c:pt idx="4">
                        <c:v>101.8638900538762</c:v>
                      </c:pt>
                      <c:pt idx="5">
                        <c:v>101.36892279898051</c:v>
                      </c:pt>
                      <c:pt idx="6">
                        <c:v>101.1671290770075</c:v>
                      </c:pt>
                      <c:pt idx="7">
                        <c:v>100.3044649482208</c:v>
                      </c:pt>
                      <c:pt idx="8">
                        <c:v>99.795222118269479</c:v>
                      </c:pt>
                      <c:pt idx="9">
                        <c:v>99.462206019937426</c:v>
                      </c:pt>
                      <c:pt idx="10">
                        <c:v>99.39123140949124</c:v>
                      </c:pt>
                      <c:pt idx="11">
                        <c:v>99.907571700487154</c:v>
                      </c:pt>
                      <c:pt idx="12">
                        <c:v>100.25946059296059</c:v>
                      </c:pt>
                      <c:pt idx="13">
                        <c:v>99.534067813014147</c:v>
                      </c:pt>
                      <c:pt idx="14">
                        <c:v>98.621237539116677</c:v>
                      </c:pt>
                      <c:pt idx="15">
                        <c:v>98.881101396909344</c:v>
                      </c:pt>
                      <c:pt idx="16">
                        <c:v>99.117656547407833</c:v>
                      </c:pt>
                      <c:pt idx="17">
                        <c:v>100.7415233732297</c:v>
                      </c:pt>
                      <c:pt idx="18">
                        <c:v>101.0008226602575</c:v>
                      </c:pt>
                      <c:pt idx="19">
                        <c:v>99.704003613252894</c:v>
                      </c:pt>
                      <c:pt idx="20">
                        <c:v>100.170177759138</c:v>
                      </c:pt>
                      <c:pt idx="21">
                        <c:v>100.1505790882989</c:v>
                      </c:pt>
                      <c:pt idx="22">
                        <c:v>97.971093976836471</c:v>
                      </c:pt>
                      <c:pt idx="23">
                        <c:v>98.308223376455771</c:v>
                      </c:pt>
                      <c:pt idx="24">
                        <c:v>98.825289544149442</c:v>
                      </c:pt>
                      <c:pt idx="25">
                        <c:v>95.754750459721905</c:v>
                      </c:pt>
                      <c:pt idx="26">
                        <c:v>94.029341549182178</c:v>
                      </c:pt>
                      <c:pt idx="27">
                        <c:v>93.299028938284351</c:v>
                      </c:pt>
                      <c:pt idx="28">
                        <c:v>93.961915669258374</c:v>
                      </c:pt>
                      <c:pt idx="29">
                        <c:v>95.536745491499175</c:v>
                      </c:pt>
                      <c:pt idx="30">
                        <c:v>94.313965867664606</c:v>
                      </c:pt>
                      <c:pt idx="31">
                        <c:v>94.200083879085085</c:v>
                      </c:pt>
                      <c:pt idx="32">
                        <c:v>94.768284027486501</c:v>
                      </c:pt>
                      <c:pt idx="33">
                        <c:v>92.691712101171078</c:v>
                      </c:pt>
                      <c:pt idx="34">
                        <c:v>92.046569022808697</c:v>
                      </c:pt>
                      <c:pt idx="35">
                        <c:v>93.256928089815204</c:v>
                      </c:pt>
                      <c:pt idx="36">
                        <c:v>94.487934316224141</c:v>
                      </c:pt>
                      <c:pt idx="37">
                        <c:v>93.970222924799202</c:v>
                      </c:pt>
                      <c:pt idx="38">
                        <c:v>95.193486466432248</c:v>
                      </c:pt>
                      <c:pt idx="39">
                        <c:v>94.743362260863975</c:v>
                      </c:pt>
                      <c:pt idx="40">
                        <c:v>93.650272607026452</c:v>
                      </c:pt>
                      <c:pt idx="41">
                        <c:v>94.0255508597606</c:v>
                      </c:pt>
                      <c:pt idx="42">
                        <c:v>94.606090912023703</c:v>
                      </c:pt>
                      <c:pt idx="43">
                        <c:v>94.372197309417018</c:v>
                      </c:pt>
                      <c:pt idx="44">
                        <c:v>95.484079104429441</c:v>
                      </c:pt>
                      <c:pt idx="45">
                        <c:v>96.293834887247201</c:v>
                      </c:pt>
                      <c:pt idx="46">
                        <c:v>96.410781688550514</c:v>
                      </c:pt>
                      <c:pt idx="47">
                        <c:v>96.064619156692601</c:v>
                      </c:pt>
                      <c:pt idx="48">
                        <c:v>96.985514727231674</c:v>
                      </c:pt>
                      <c:pt idx="49">
                        <c:v>97.806078007549075</c:v>
                      </c:pt>
                      <c:pt idx="50">
                        <c:v>98.329919024421685</c:v>
                      </c:pt>
                      <c:pt idx="51">
                        <c:v>98.607123269993906</c:v>
                      </c:pt>
                      <c:pt idx="52">
                        <c:v>98.950785559892878</c:v>
                      </c:pt>
                      <c:pt idx="53">
                        <c:v>99.679565764428801</c:v>
                      </c:pt>
                      <c:pt idx="54">
                        <c:v>100.0923476465464</c:v>
                      </c:pt>
                      <c:pt idx="55">
                        <c:v>100.5623931348195</c:v>
                      </c:pt>
                      <c:pt idx="56">
                        <c:v>99.850872665096603</c:v>
                      </c:pt>
                      <c:pt idx="57">
                        <c:v>99.78876988095621</c:v>
                      </c:pt>
                      <c:pt idx="58">
                        <c:v>99.925960576830008</c:v>
                      </c:pt>
                      <c:pt idx="59">
                        <c:v>100.4750459721909</c:v>
                      </c:pt>
                      <c:pt idx="60">
                        <c:v>100.55819918056589</c:v>
                      </c:pt>
                      <c:pt idx="61">
                        <c:v>99.544552698648275</c:v>
                      </c:pt>
                      <c:pt idx="62">
                        <c:v>99.260815562796381</c:v>
                      </c:pt>
                      <c:pt idx="63">
                        <c:v>98.672290866858035</c:v>
                      </c:pt>
                      <c:pt idx="64">
                        <c:v>99.110720392296003</c:v>
                      </c:pt>
                      <c:pt idx="65">
                        <c:v>99.855953801980817</c:v>
                      </c:pt>
                      <c:pt idx="66">
                        <c:v>100.2361518856664</c:v>
                      </c:pt>
                      <c:pt idx="67">
                        <c:v>98.91142691228184</c:v>
                      </c:pt>
                      <c:pt idx="68">
                        <c:v>96.180678775365351</c:v>
                      </c:pt>
                      <c:pt idx="69">
                        <c:v>96.180678775365351</c:v>
                      </c:pt>
                      <c:pt idx="70">
                        <c:v>96.88687614930474</c:v>
                      </c:pt>
                      <c:pt idx="71">
                        <c:v>97.569361551117865</c:v>
                      </c:pt>
                      <c:pt idx="72">
                        <c:v>96.543213859405796</c:v>
                      </c:pt>
                      <c:pt idx="73">
                        <c:v>97.543794560763956</c:v>
                      </c:pt>
                      <c:pt idx="74">
                        <c:v>98.107881407878182</c:v>
                      </c:pt>
                      <c:pt idx="75">
                        <c:v>100.91016872600579</c:v>
                      </c:pt>
                      <c:pt idx="76">
                        <c:v>100.7078104332677</c:v>
                      </c:pt>
                      <c:pt idx="77">
                        <c:v>101.8630028712456</c:v>
                      </c:pt>
                      <c:pt idx="78">
                        <c:v>102.1881956318353</c:v>
                      </c:pt>
                      <c:pt idx="79">
                        <c:v>102.0659257347485</c:v>
                      </c:pt>
                      <c:pt idx="80">
                        <c:v>101.8937316514501</c:v>
                      </c:pt>
                      <c:pt idx="81">
                        <c:v>102.8160789753847</c:v>
                      </c:pt>
                      <c:pt idx="82">
                        <c:v>102.8703584217827</c:v>
                      </c:pt>
                      <c:pt idx="83">
                        <c:v>103.2211988256928</c:v>
                      </c:pt>
                      <c:pt idx="84">
                        <c:v>103.8173049004743</c:v>
                      </c:pt>
                      <c:pt idx="85">
                        <c:v>103.9980481982127</c:v>
                      </c:pt>
                      <c:pt idx="86">
                        <c:v>104.3787301996967</c:v>
                      </c:pt>
                      <c:pt idx="87">
                        <c:v>104.3618737297158</c:v>
                      </c:pt>
                      <c:pt idx="88">
                        <c:v>104.1248346614188</c:v>
                      </c:pt>
                      <c:pt idx="89">
                        <c:v>103.77447817530729</c:v>
                      </c:pt>
                      <c:pt idx="90">
                        <c:v>104.5347130367455</c:v>
                      </c:pt>
                      <c:pt idx="91">
                        <c:v>105.947994967255</c:v>
                      </c:pt>
                      <c:pt idx="92">
                        <c:v>106.0465528922154</c:v>
                      </c:pt>
                      <c:pt idx="93">
                        <c:v>106.2997225537955</c:v>
                      </c:pt>
                      <c:pt idx="94">
                        <c:v>107.1834371068168</c:v>
                      </c:pt>
                      <c:pt idx="95">
                        <c:v>106.6922605413427</c:v>
                      </c:pt>
                      <c:pt idx="96">
                        <c:v>106.4487692357325</c:v>
                      </c:pt>
                      <c:pt idx="97">
                        <c:v>107.1354485917992</c:v>
                      </c:pt>
                      <c:pt idx="98">
                        <c:v>106.7044391392715</c:v>
                      </c:pt>
                      <c:pt idx="99">
                        <c:v>106.3024647546537</c:v>
                      </c:pt>
                      <c:pt idx="100">
                        <c:v>106.7986418040456</c:v>
                      </c:pt>
                      <c:pt idx="101">
                        <c:v>106.51845339871601</c:v>
                      </c:pt>
                      <c:pt idx="102">
                        <c:v>106.63225473432909</c:v>
                      </c:pt>
                      <c:pt idx="103">
                        <c:v>106.1243023518405</c:v>
                      </c:pt>
                      <c:pt idx="104">
                        <c:v>105.95944768848599</c:v>
                      </c:pt>
                      <c:pt idx="105">
                        <c:v>106.1705971545633</c:v>
                      </c:pt>
                      <c:pt idx="106">
                        <c:v>106.8365486982611</c:v>
                      </c:pt>
                      <c:pt idx="107">
                        <c:v>106.75565377294581</c:v>
                      </c:pt>
                      <c:pt idx="108">
                        <c:v>107.16416104784339</c:v>
                      </c:pt>
                      <c:pt idx="109">
                        <c:v>106.82953189018291</c:v>
                      </c:pt>
                      <c:pt idx="110">
                        <c:v>106.75533116108009</c:v>
                      </c:pt>
                      <c:pt idx="111">
                        <c:v>104.5639900635545</c:v>
                      </c:pt>
                      <c:pt idx="112">
                        <c:v>104.7624770139045</c:v>
                      </c:pt>
                      <c:pt idx="113">
                        <c:v>105.98259508984739</c:v>
                      </c:pt>
                      <c:pt idx="114">
                        <c:v>105.2908345968965</c:v>
                      </c:pt>
                      <c:pt idx="115">
                        <c:v>106.1923734554957</c:v>
                      </c:pt>
                      <c:pt idx="116">
                        <c:v>105.7006323192567</c:v>
                      </c:pt>
                      <c:pt idx="117">
                        <c:v>105.4192341194309</c:v>
                      </c:pt>
                      <c:pt idx="118">
                        <c:v>106.0323579701261</c:v>
                      </c:pt>
                      <c:pt idx="119">
                        <c:v>106.6364486885828</c:v>
                      </c:pt>
                      <c:pt idx="120">
                        <c:v>107.1290770074523</c:v>
                      </c:pt>
                      <c:pt idx="121">
                        <c:v>108.13675516985511</c:v>
                      </c:pt>
                      <c:pt idx="122">
                        <c:v>107.17029067329101</c:v>
                      </c:pt>
                      <c:pt idx="123">
                        <c:v>106.6406426428364</c:v>
                      </c:pt>
                      <c:pt idx="124">
                        <c:v>106.55837661709199</c:v>
                      </c:pt>
                      <c:pt idx="125">
                        <c:v>107.42087943994579</c:v>
                      </c:pt>
                      <c:pt idx="126">
                        <c:v>107.27634932412811</c:v>
                      </c:pt>
                      <c:pt idx="127">
                        <c:v>107.27634932412811</c:v>
                      </c:pt>
                      <c:pt idx="128">
                        <c:v>107.27634932412811</c:v>
                      </c:pt>
                      <c:pt idx="129">
                        <c:v>107.27634932412811</c:v>
                      </c:pt>
                      <c:pt idx="130">
                        <c:v>107.5677484917895</c:v>
                      </c:pt>
                      <c:pt idx="131">
                        <c:v>106.8571958576636</c:v>
                      </c:pt>
                      <c:pt idx="132">
                        <c:v>106.8571958576636</c:v>
                      </c:pt>
                      <c:pt idx="133">
                        <c:v>106.8571958576636</c:v>
                      </c:pt>
                      <c:pt idx="134">
                        <c:v>107.96149627383301</c:v>
                      </c:pt>
                      <c:pt idx="135">
                        <c:v>106.61628544697879</c:v>
                      </c:pt>
                      <c:pt idx="136">
                        <c:v>105.8730683614543</c:v>
                      </c:pt>
                      <c:pt idx="137">
                        <c:v>106.6783075781527</c:v>
                      </c:pt>
                      <c:pt idx="138">
                        <c:v>107.4312030196471</c:v>
                      </c:pt>
                      <c:pt idx="139">
                        <c:v>108.841662096332</c:v>
                      </c:pt>
                      <c:pt idx="140">
                        <c:v>108.74689486079301</c:v>
                      </c:pt>
                      <c:pt idx="141">
                        <c:v>108.49049908055621</c:v>
                      </c:pt>
                      <c:pt idx="142">
                        <c:v>108.530583604865</c:v>
                      </c:pt>
                      <c:pt idx="143">
                        <c:v>108.3354840791044</c:v>
                      </c:pt>
                      <c:pt idx="144">
                        <c:v>108.312336677743</c:v>
                      </c:pt>
                      <c:pt idx="145">
                        <c:v>109.0922508629867</c:v>
                      </c:pt>
                      <c:pt idx="146">
                        <c:v>109.276220279382</c:v>
                      </c:pt>
                      <c:pt idx="147">
                        <c:v>109.33211278510829</c:v>
                      </c:pt>
                      <c:pt idx="148">
                        <c:v>109.0085330838468</c:v>
                      </c:pt>
                      <c:pt idx="149">
                        <c:v>107.9815788624706</c:v>
                      </c:pt>
                      <c:pt idx="150">
                        <c:v>109.4999516082202</c:v>
                      </c:pt>
                      <c:pt idx="151">
                        <c:v>106.50038713423881</c:v>
                      </c:pt>
                      <c:pt idx="152">
                        <c:v>107.4595122108591</c:v>
                      </c:pt>
                      <c:pt idx="153">
                        <c:v>107.6313836822918</c:v>
                      </c:pt>
                      <c:pt idx="154">
                        <c:v>106.1160757492661</c:v>
                      </c:pt>
                      <c:pt idx="155">
                        <c:v>104.703439042488</c:v>
                      </c:pt>
                      <c:pt idx="156">
                        <c:v>105.2133270961706</c:v>
                      </c:pt>
                      <c:pt idx="157">
                        <c:v>107.1211730167435</c:v>
                      </c:pt>
                      <c:pt idx="158">
                        <c:v>108.70672968351781</c:v>
                      </c:pt>
                      <c:pt idx="159">
                        <c:v>109.4849501564667</c:v>
                      </c:pt>
                      <c:pt idx="160">
                        <c:v>108.9928864083621</c:v>
                      </c:pt>
                      <c:pt idx="161">
                        <c:v>108.833354840791</c:v>
                      </c:pt>
                      <c:pt idx="162">
                        <c:v>109.91257218440489</c:v>
                      </c:pt>
                      <c:pt idx="163">
                        <c:v>110.89605445688289</c:v>
                      </c:pt>
                      <c:pt idx="164">
                        <c:v>110.8609704164919</c:v>
                      </c:pt>
                      <c:pt idx="165">
                        <c:v>110.85113075458909</c:v>
                      </c:pt>
                      <c:pt idx="166">
                        <c:v>111.1711617253283</c:v>
                      </c:pt>
                      <c:pt idx="167">
                        <c:v>110.3428557602349</c:v>
                      </c:pt>
                      <c:pt idx="168">
                        <c:v>111.2123753911669</c:v>
                      </c:pt>
                      <c:pt idx="169">
                        <c:v>110.2042133109656</c:v>
                      </c:pt>
                      <c:pt idx="170">
                        <c:v>109.5213246443204</c:v>
                      </c:pt>
                      <c:pt idx="171">
                        <c:v>105.13307739458649</c:v>
                      </c:pt>
                      <c:pt idx="172">
                        <c:v>103.1590960415524</c:v>
                      </c:pt>
                      <c:pt idx="173">
                        <c:v>103.03319676097701</c:v>
                      </c:pt>
                      <c:pt idx="174">
                        <c:v>99.747233603251956</c:v>
                      </c:pt>
                      <c:pt idx="175">
                        <c:v>95.89919992257316</c:v>
                      </c:pt>
                      <c:pt idx="176">
                        <c:v>95.637239087653654</c:v>
                      </c:pt>
                      <c:pt idx="177">
                        <c:v>96.665725715391787</c:v>
                      </c:pt>
                      <c:pt idx="178">
                        <c:v>97.813417427492979</c:v>
                      </c:pt>
                      <c:pt idx="179">
                        <c:v>96.337710100977503</c:v>
                      </c:pt>
                      <c:pt idx="180">
                        <c:v>93.088605348904707</c:v>
                      </c:pt>
                      <c:pt idx="181">
                        <c:v>85.693938123044134</c:v>
                      </c:pt>
                      <c:pt idx="182">
                        <c:v>84.487934316224127</c:v>
                      </c:pt>
                      <c:pt idx="183">
                        <c:v>84.191050746846471</c:v>
                      </c:pt>
                      <c:pt idx="184">
                        <c:v>73.887231022357</c:v>
                      </c:pt>
                      <c:pt idx="185">
                        <c:v>74.459463819079275</c:v>
                      </c:pt>
                      <c:pt idx="186">
                        <c:v>70.508839565119203</c:v>
                      </c:pt>
                      <c:pt idx="187">
                        <c:v>72.096493209020267</c:v>
                      </c:pt>
                      <c:pt idx="188">
                        <c:v>68.084895312449561</c:v>
                      </c:pt>
                      <c:pt idx="189">
                        <c:v>69.445672161822117</c:v>
                      </c:pt>
                      <c:pt idx="190">
                        <c:v>72.014630448107894</c:v>
                      </c:pt>
                      <c:pt idx="191">
                        <c:v>70.499967738813424</c:v>
                      </c:pt>
                      <c:pt idx="192">
                        <c:v>78.2379746427074</c:v>
                      </c:pt>
                      <c:pt idx="193">
                        <c:v>79.638836016388623</c:v>
                      </c:pt>
                      <c:pt idx="194">
                        <c:v>80.660709100880666</c:v>
                      </c:pt>
                      <c:pt idx="195">
                        <c:v>77.689131206245747</c:v>
                      </c:pt>
                      <c:pt idx="196">
                        <c:v>79.168709875149204</c:v>
                      </c:pt>
                      <c:pt idx="197">
                        <c:v>80.135496983579046</c:v>
                      </c:pt>
                      <c:pt idx="198">
                        <c:v>76.981240120011606</c:v>
                      </c:pt>
                      <c:pt idx="199">
                        <c:v>77.191502403458372</c:v>
                      </c:pt>
                      <c:pt idx="200">
                        <c:v>76.828160789753852</c:v>
                      </c:pt>
                      <c:pt idx="201">
                        <c:v>81.25923476465465</c:v>
                      </c:pt>
                      <c:pt idx="202">
                        <c:v>83.529857728167272</c:v>
                      </c:pt>
                      <c:pt idx="203">
                        <c:v>83.337823015130496</c:v>
                      </c:pt>
                      <c:pt idx="204">
                        <c:v>85.207762041487882</c:v>
                      </c:pt>
                      <c:pt idx="205">
                        <c:v>85.207762041487882</c:v>
                      </c:pt>
                      <c:pt idx="206">
                        <c:v>85.207762041487882</c:v>
                      </c:pt>
                      <c:pt idx="207">
                        <c:v>86.270929444784983</c:v>
                      </c:pt>
                      <c:pt idx="208">
                        <c:v>82.909313804561705</c:v>
                      </c:pt>
                      <c:pt idx="209">
                        <c:v>83.084975965416021</c:v>
                      </c:pt>
                      <c:pt idx="210">
                        <c:v>85.700067748491776</c:v>
                      </c:pt>
                      <c:pt idx="211">
                        <c:v>86.104300416169266</c:v>
                      </c:pt>
                      <c:pt idx="212">
                        <c:v>82.668080782011145</c:v>
                      </c:pt>
                      <c:pt idx="213">
                        <c:v>84.000306481272403</c:v>
                      </c:pt>
                      <c:pt idx="214">
                        <c:v>84.796835177597814</c:v>
                      </c:pt>
                      <c:pt idx="215">
                        <c:v>83.363631964383643</c:v>
                      </c:pt>
                      <c:pt idx="216">
                        <c:v>85.975981546601233</c:v>
                      </c:pt>
                      <c:pt idx="217">
                        <c:v>87.069958383069306</c:v>
                      </c:pt>
                      <c:pt idx="218">
                        <c:v>89.587218117882358</c:v>
                      </c:pt>
                      <c:pt idx="219">
                        <c:v>87.602348614381995</c:v>
                      </c:pt>
                      <c:pt idx="220">
                        <c:v>87.602348614381995</c:v>
                      </c:pt>
                      <c:pt idx="221">
                        <c:v>84.417846888408562</c:v>
                      </c:pt>
                      <c:pt idx="222">
                        <c:v>86.536277704293951</c:v>
                      </c:pt>
                      <c:pt idx="223">
                        <c:v>85.542149240249074</c:v>
                      </c:pt>
                      <c:pt idx="224">
                        <c:v>86.776704197180337</c:v>
                      </c:pt>
                      <c:pt idx="225">
                        <c:v>87.947865922508626</c:v>
                      </c:pt>
                      <c:pt idx="226">
                        <c:v>87.306755492467005</c:v>
                      </c:pt>
                      <c:pt idx="227">
                        <c:v>87.262477013904515</c:v>
                      </c:pt>
                      <c:pt idx="228">
                        <c:v>85.029680291641128</c:v>
                      </c:pt>
                      <c:pt idx="229">
                        <c:v>83.371132690260353</c:v>
                      </c:pt>
                      <c:pt idx="230">
                        <c:v>84.404700454882729</c:v>
                      </c:pt>
                      <c:pt idx="231">
                        <c:v>89.19306707100688</c:v>
                      </c:pt>
                      <c:pt idx="232">
                        <c:v>89.325499241862133</c:v>
                      </c:pt>
                      <c:pt idx="233">
                        <c:v>90.522550569409916</c:v>
                      </c:pt>
                      <c:pt idx="234">
                        <c:v>89.250008065296655</c:v>
                      </c:pt>
                      <c:pt idx="235">
                        <c:v>89.314046520631038</c:v>
                      </c:pt>
                      <c:pt idx="236">
                        <c:v>91.874052327644563</c:v>
                      </c:pt>
                      <c:pt idx="237">
                        <c:v>92.788415007903978</c:v>
                      </c:pt>
                      <c:pt idx="238">
                        <c:v>94.022728005936045</c:v>
                      </c:pt>
                      <c:pt idx="239">
                        <c:v>95.018308223376451</c:v>
                      </c:pt>
                      <c:pt idx="240">
                        <c:v>93.451382391844376</c:v>
                      </c:pt>
                      <c:pt idx="241">
                        <c:v>93.451382391844376</c:v>
                      </c:pt>
                      <c:pt idx="242">
                        <c:v>96.955189211859206</c:v>
                      </c:pt>
                      <c:pt idx="243">
                        <c:v>100.71426267058099</c:v>
                      </c:pt>
                      <c:pt idx="244">
                        <c:v>100.25615382133761</c:v>
                      </c:pt>
                      <c:pt idx="245">
                        <c:v>103.6203503564861</c:v>
                      </c:pt>
                      <c:pt idx="246">
                        <c:v>103.3937961738233</c:v>
                      </c:pt>
                      <c:pt idx="247">
                        <c:v>101.7678323708746</c:v>
                      </c:pt>
                      <c:pt idx="248">
                        <c:v>101.059457366842</c:v>
                      </c:pt>
                      <c:pt idx="249">
                        <c:v>96.543939736103482</c:v>
                      </c:pt>
                      <c:pt idx="250">
                        <c:v>96.374487853663211</c:v>
                      </c:pt>
                      <c:pt idx="251">
                        <c:v>96.068571152046914</c:v>
                      </c:pt>
                      <c:pt idx="252">
                        <c:v>99.329451237216475</c:v>
                      </c:pt>
                      <c:pt idx="253">
                        <c:v>99.865632157950714</c:v>
                      </c:pt>
                      <c:pt idx="254">
                        <c:v>99.054182662838343</c:v>
                      </c:pt>
                      <c:pt idx="255">
                        <c:v>99.451237216504765</c:v>
                      </c:pt>
                      <c:pt idx="256">
                        <c:v>98.904490757170066</c:v>
                      </c:pt>
                      <c:pt idx="257">
                        <c:v>101.0078394683357</c:v>
                      </c:pt>
                      <c:pt idx="258">
                        <c:v>97.541213665838697</c:v>
                      </c:pt>
                      <c:pt idx="259">
                        <c:v>98.218134012968974</c:v>
                      </c:pt>
                      <c:pt idx="260">
                        <c:v>97.504516566119307</c:v>
                      </c:pt>
                      <c:pt idx="261">
                        <c:v>98.655676355776336</c:v>
                      </c:pt>
                      <c:pt idx="262">
                        <c:v>99.291302384101698</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9-65D4-4AEF-B385-7A62C3369988}"/>
                  </c:ext>
                </c:extLst>
              </c15:ser>
            </c15:filteredLineSeries>
            <c15:filteredLineSeries>
              <c15:ser>
                <c:idx val="4"/>
                <c:order val="4"/>
                <c:tx>
                  <c:strRef>
                    <c:extLst xmlns:c15="http://schemas.microsoft.com/office/drawing/2012/chart" xmlns:c16r2="http://schemas.microsoft.com/office/drawing/2015/06/chart">
                      <c:ext xmlns:c15="http://schemas.microsoft.com/office/drawing/2012/chart" uri="{02D57815-91ED-43cb-92C2-25804820EDAC}">
                        <c15:formulaRef>
                          <c15:sqref>Index_Charts!$F$2</c15:sqref>
                        </c15:formulaRef>
                      </c:ext>
                    </c:extLst>
                    <c:strCache>
                      <c:ptCount val="1"/>
                      <c:pt idx="0">
                        <c:v>Hang Seng</c:v>
                      </c:pt>
                    </c:strCache>
                  </c:strRef>
                </c:tx>
                <c:spPr>
                  <a:ln w="28575" cap="rnd">
                    <a:solidFill>
                      <a:schemeClr val="accent5">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Index_Charts!$F$379:$F$641</c15:sqref>
                        </c15:formulaRef>
                      </c:ext>
                    </c:extLst>
                    <c:numCache>
                      <c:formatCode>0.00</c:formatCode>
                      <c:ptCount val="263"/>
                      <c:pt idx="0">
                        <c:v>100</c:v>
                      </c:pt>
                      <c:pt idx="1">
                        <c:v>100</c:v>
                      </c:pt>
                      <c:pt idx="2">
                        <c:v>101.16646614781681</c:v>
                      </c:pt>
                      <c:pt idx="3">
                        <c:v>101.0949240118812</c:v>
                      </c:pt>
                      <c:pt idx="4">
                        <c:v>100.8869192807108</c:v>
                      </c:pt>
                      <c:pt idx="5">
                        <c:v>100.8135553078169</c:v>
                      </c:pt>
                      <c:pt idx="6">
                        <c:v>99.260999866165065</c:v>
                      </c:pt>
                      <c:pt idx="7">
                        <c:v>98.506303906228652</c:v>
                      </c:pt>
                      <c:pt idx="8">
                        <c:v>98.816051224449609</c:v>
                      </c:pt>
                      <c:pt idx="9">
                        <c:v>99.611738515945603</c:v>
                      </c:pt>
                      <c:pt idx="10">
                        <c:v>99.751249184552776</c:v>
                      </c:pt>
                      <c:pt idx="11">
                        <c:v>100.04295330982229</c:v>
                      </c:pt>
                      <c:pt idx="12">
                        <c:v>100.2697720111188</c:v>
                      </c:pt>
                      <c:pt idx="13">
                        <c:v>100.1771035735332</c:v>
                      </c:pt>
                      <c:pt idx="14">
                        <c:v>99.716353999737962</c:v>
                      </c:pt>
                      <c:pt idx="15">
                        <c:v>100.7805169952864</c:v>
                      </c:pt>
                      <c:pt idx="16">
                        <c:v>99.399634651619223</c:v>
                      </c:pt>
                      <c:pt idx="17">
                        <c:v>99.733241026927473</c:v>
                      </c:pt>
                      <c:pt idx="18">
                        <c:v>99.934904364070306</c:v>
                      </c:pt>
                      <c:pt idx="19">
                        <c:v>100.18106256538471</c:v>
                      </c:pt>
                      <c:pt idx="20">
                        <c:v>99.492408195183188</c:v>
                      </c:pt>
                      <c:pt idx="21">
                        <c:v>98.471724039348899</c:v>
                      </c:pt>
                      <c:pt idx="22">
                        <c:v>98.612180661761272</c:v>
                      </c:pt>
                      <c:pt idx="23">
                        <c:v>97.320253011111106</c:v>
                      </c:pt>
                      <c:pt idx="24">
                        <c:v>96.577328920750773</c:v>
                      </c:pt>
                      <c:pt idx="25">
                        <c:v>94.310122896916951</c:v>
                      </c:pt>
                      <c:pt idx="26">
                        <c:v>91.622002465085515</c:v>
                      </c:pt>
                      <c:pt idx="27">
                        <c:v>91.008603975388397</c:v>
                      </c:pt>
                      <c:pt idx="28">
                        <c:v>91.081442418390452</c:v>
                      </c:pt>
                      <c:pt idx="29">
                        <c:v>91.514969543791025</c:v>
                      </c:pt>
                      <c:pt idx="30">
                        <c:v>90.879183480703603</c:v>
                      </c:pt>
                      <c:pt idx="31">
                        <c:v>90.477748714028323</c:v>
                      </c:pt>
                      <c:pt idx="32">
                        <c:v>88.573859022051892</c:v>
                      </c:pt>
                      <c:pt idx="33">
                        <c:v>88.647363136250249</c:v>
                      </c:pt>
                      <c:pt idx="34">
                        <c:v>89.324175566223389</c:v>
                      </c:pt>
                      <c:pt idx="35">
                        <c:v>90.160679012648444</c:v>
                      </c:pt>
                      <c:pt idx="36">
                        <c:v>92.114318867714289</c:v>
                      </c:pt>
                      <c:pt idx="37">
                        <c:v>91.903055851214802</c:v>
                      </c:pt>
                      <c:pt idx="38">
                        <c:v>92.037941856774154</c:v>
                      </c:pt>
                      <c:pt idx="39">
                        <c:v>91.262540019101252</c:v>
                      </c:pt>
                      <c:pt idx="40">
                        <c:v>91.720136413545774</c:v>
                      </c:pt>
                      <c:pt idx="41">
                        <c:v>89.971873640191433</c:v>
                      </c:pt>
                      <c:pt idx="42">
                        <c:v>89.914906199921376</c:v>
                      </c:pt>
                      <c:pt idx="43">
                        <c:v>89.744669550307606</c:v>
                      </c:pt>
                      <c:pt idx="44">
                        <c:v>90.053050490809881</c:v>
                      </c:pt>
                      <c:pt idx="45">
                        <c:v>90.12743048816121</c:v>
                      </c:pt>
                      <c:pt idx="46">
                        <c:v>89.783453656321669</c:v>
                      </c:pt>
                      <c:pt idx="47">
                        <c:v>89.437654987523914</c:v>
                      </c:pt>
                      <c:pt idx="48">
                        <c:v>92.925001278789381</c:v>
                      </c:pt>
                      <c:pt idx="49">
                        <c:v>92.898024077677533</c:v>
                      </c:pt>
                      <c:pt idx="50">
                        <c:v>93.511948097266469</c:v>
                      </c:pt>
                      <c:pt idx="51">
                        <c:v>93.479155032018781</c:v>
                      </c:pt>
                      <c:pt idx="52">
                        <c:v>93.487143086374004</c:v>
                      </c:pt>
                      <c:pt idx="53">
                        <c:v>95.152652419434474</c:v>
                      </c:pt>
                      <c:pt idx="54">
                        <c:v>94.902395084964169</c:v>
                      </c:pt>
                      <c:pt idx="55">
                        <c:v>95.831041439083009</c:v>
                      </c:pt>
                      <c:pt idx="56">
                        <c:v>95.031745508996707</c:v>
                      </c:pt>
                      <c:pt idx="57">
                        <c:v>93.860479521501503</c:v>
                      </c:pt>
                      <c:pt idx="58">
                        <c:v>93.733931923558487</c:v>
                      </c:pt>
                      <c:pt idx="59">
                        <c:v>92.734829528613702</c:v>
                      </c:pt>
                      <c:pt idx="60">
                        <c:v>92.618231963288579</c:v>
                      </c:pt>
                      <c:pt idx="61">
                        <c:v>91.871033563141708</c:v>
                      </c:pt>
                      <c:pt idx="62">
                        <c:v>92.076340574200941</c:v>
                      </c:pt>
                      <c:pt idx="63">
                        <c:v>90.900379853005774</c:v>
                      </c:pt>
                      <c:pt idx="64">
                        <c:v>91.238751032666187</c:v>
                      </c:pt>
                      <c:pt idx="65">
                        <c:v>90.933523271514701</c:v>
                      </c:pt>
                      <c:pt idx="66">
                        <c:v>91.41511886435093</c:v>
                      </c:pt>
                      <c:pt idx="67">
                        <c:v>91.41511886435093</c:v>
                      </c:pt>
                      <c:pt idx="68">
                        <c:v>91.241413717451309</c:v>
                      </c:pt>
                      <c:pt idx="69">
                        <c:v>91.478322592670153</c:v>
                      </c:pt>
                      <c:pt idx="70">
                        <c:v>90.464820678690344</c:v>
                      </c:pt>
                      <c:pt idx="71">
                        <c:v>90.464820678690344</c:v>
                      </c:pt>
                      <c:pt idx="72">
                        <c:v>90.718371333815853</c:v>
                      </c:pt>
                      <c:pt idx="73">
                        <c:v>89.980562401069022</c:v>
                      </c:pt>
                      <c:pt idx="74">
                        <c:v>90.068571140280724</c:v>
                      </c:pt>
                      <c:pt idx="75">
                        <c:v>92.172477509072351</c:v>
                      </c:pt>
                      <c:pt idx="76">
                        <c:v>92.920166403784904</c:v>
                      </c:pt>
                      <c:pt idx="77">
                        <c:v>92.857383099379106</c:v>
                      </c:pt>
                      <c:pt idx="78">
                        <c:v>93.419174553702504</c:v>
                      </c:pt>
                      <c:pt idx="79">
                        <c:v>94.064560296146624</c:v>
                      </c:pt>
                      <c:pt idx="80">
                        <c:v>93.612919907142398</c:v>
                      </c:pt>
                      <c:pt idx="81">
                        <c:v>93.634291456075175</c:v>
                      </c:pt>
                      <c:pt idx="82">
                        <c:v>93.846325249749313</c:v>
                      </c:pt>
                      <c:pt idx="83">
                        <c:v>93.077404947408468</c:v>
                      </c:pt>
                      <c:pt idx="84">
                        <c:v>93.8874917579395</c:v>
                      </c:pt>
                      <c:pt idx="85">
                        <c:v>93.430070540125612</c:v>
                      </c:pt>
                      <c:pt idx="86">
                        <c:v>94.214406385958966</c:v>
                      </c:pt>
                      <c:pt idx="87">
                        <c:v>93.848287228012026</c:v>
                      </c:pt>
                      <c:pt idx="88">
                        <c:v>93.431191670561432</c:v>
                      </c:pt>
                      <c:pt idx="89">
                        <c:v>94.268571000139417</c:v>
                      </c:pt>
                      <c:pt idx="90">
                        <c:v>94.948396468158833</c:v>
                      </c:pt>
                      <c:pt idx="91">
                        <c:v>96.512863920691245</c:v>
                      </c:pt>
                      <c:pt idx="92">
                        <c:v>96.989694709175296</c:v>
                      </c:pt>
                      <c:pt idx="93">
                        <c:v>97.008053220061782</c:v>
                      </c:pt>
                      <c:pt idx="94">
                        <c:v>97.563678456988157</c:v>
                      </c:pt>
                      <c:pt idx="95">
                        <c:v>96.876670747114304</c:v>
                      </c:pt>
                      <c:pt idx="96">
                        <c:v>94.338046051834041</c:v>
                      </c:pt>
                      <c:pt idx="97">
                        <c:v>94.824091131087442</c:v>
                      </c:pt>
                      <c:pt idx="98">
                        <c:v>93.093976656662889</c:v>
                      </c:pt>
                      <c:pt idx="99">
                        <c:v>92.225906381404343</c:v>
                      </c:pt>
                      <c:pt idx="100">
                        <c:v>92.236311873261783</c:v>
                      </c:pt>
                      <c:pt idx="101">
                        <c:v>93.478068936909054</c:v>
                      </c:pt>
                      <c:pt idx="102">
                        <c:v>94.924011881179794</c:v>
                      </c:pt>
                      <c:pt idx="103">
                        <c:v>94.208625557149276</c:v>
                      </c:pt>
                      <c:pt idx="104">
                        <c:v>92.727577216107008</c:v>
                      </c:pt>
                      <c:pt idx="105">
                        <c:v>93.176730096956689</c:v>
                      </c:pt>
                      <c:pt idx="106">
                        <c:v>94.570995935201481</c:v>
                      </c:pt>
                      <c:pt idx="107">
                        <c:v>94.293796434945364</c:v>
                      </c:pt>
                      <c:pt idx="108">
                        <c:v>94.434218022031615</c:v>
                      </c:pt>
                      <c:pt idx="109">
                        <c:v>94.223060111510407</c:v>
                      </c:pt>
                      <c:pt idx="110">
                        <c:v>92.305786924956422</c:v>
                      </c:pt>
                      <c:pt idx="111">
                        <c:v>92.649938933426526</c:v>
                      </c:pt>
                      <c:pt idx="112">
                        <c:v>92.462780221297123</c:v>
                      </c:pt>
                      <c:pt idx="113">
                        <c:v>91.311028910450403</c:v>
                      </c:pt>
                      <c:pt idx="114">
                        <c:v>91.852254628341797</c:v>
                      </c:pt>
                      <c:pt idx="115">
                        <c:v>92.837903458056772</c:v>
                      </c:pt>
                      <c:pt idx="116">
                        <c:v>92.825150599349328</c:v>
                      </c:pt>
                      <c:pt idx="117">
                        <c:v>92.621560319269904</c:v>
                      </c:pt>
                      <c:pt idx="118">
                        <c:v>93.353132963967582</c:v>
                      </c:pt>
                      <c:pt idx="119">
                        <c:v>94.574849821074579</c:v>
                      </c:pt>
                      <c:pt idx="120">
                        <c:v>97.004970111363278</c:v>
                      </c:pt>
                      <c:pt idx="121">
                        <c:v>96.375490406977349</c:v>
                      </c:pt>
                      <c:pt idx="122">
                        <c:v>97.551346022194124</c:v>
                      </c:pt>
                      <c:pt idx="123">
                        <c:v>97.693239092977464</c:v>
                      </c:pt>
                      <c:pt idx="124">
                        <c:v>97.399923342706472</c:v>
                      </c:pt>
                      <c:pt idx="125">
                        <c:v>97.648183663588</c:v>
                      </c:pt>
                      <c:pt idx="126">
                        <c:v>97.771017516962345</c:v>
                      </c:pt>
                      <c:pt idx="127">
                        <c:v>97.62316844073878</c:v>
                      </c:pt>
                      <c:pt idx="128">
                        <c:v>97.62316844073878</c:v>
                      </c:pt>
                      <c:pt idx="129">
                        <c:v>97.62316844073878</c:v>
                      </c:pt>
                      <c:pt idx="130">
                        <c:v>98.888679455494952</c:v>
                      </c:pt>
                      <c:pt idx="131">
                        <c:v>99.2179064150383</c:v>
                      </c:pt>
                      <c:pt idx="132">
                        <c:v>98.763708447227344</c:v>
                      </c:pt>
                      <c:pt idx="133">
                        <c:v>98.763708447227344</c:v>
                      </c:pt>
                      <c:pt idx="134">
                        <c:v>100.0031531793507</c:v>
                      </c:pt>
                      <c:pt idx="135">
                        <c:v>99.680758108400624</c:v>
                      </c:pt>
                      <c:pt idx="136">
                        <c:v>98.891377175606124</c:v>
                      </c:pt>
                      <c:pt idx="137">
                        <c:v>99.227260847112206</c:v>
                      </c:pt>
                      <c:pt idx="138">
                        <c:v>98.406943721354267</c:v>
                      </c:pt>
                      <c:pt idx="139">
                        <c:v>100.0643949294073</c:v>
                      </c:pt>
                      <c:pt idx="140">
                        <c:v>100.3348676470485</c:v>
                      </c:pt>
                      <c:pt idx="141">
                        <c:v>101.4445765665521</c:v>
                      </c:pt>
                      <c:pt idx="142">
                        <c:v>101.2000299902392</c:v>
                      </c:pt>
                      <c:pt idx="143">
                        <c:v>100.8092109273781</c:v>
                      </c:pt>
                      <c:pt idx="144">
                        <c:v>101.1926725717541</c:v>
                      </c:pt>
                      <c:pt idx="145">
                        <c:v>101.80011505601099</c:v>
                      </c:pt>
                      <c:pt idx="146">
                        <c:v>100.8874097752764</c:v>
                      </c:pt>
                      <c:pt idx="147">
                        <c:v>98.047516310696082</c:v>
                      </c:pt>
                      <c:pt idx="148">
                        <c:v>99.293757896086575</c:v>
                      </c:pt>
                      <c:pt idx="149">
                        <c:v>97.780512090340693</c:v>
                      </c:pt>
                      <c:pt idx="150">
                        <c:v>97.922475231776176</c:v>
                      </c:pt>
                      <c:pt idx="151">
                        <c:v>97.922475231776176</c:v>
                      </c:pt>
                      <c:pt idx="152">
                        <c:v>97.922475231776176</c:v>
                      </c:pt>
                      <c:pt idx="153">
                        <c:v>95.158152965635253</c:v>
                      </c:pt>
                      <c:pt idx="154">
                        <c:v>92.66538951224517</c:v>
                      </c:pt>
                      <c:pt idx="155">
                        <c:v>92.187157310716373</c:v>
                      </c:pt>
                      <c:pt idx="156">
                        <c:v>92.342538982055586</c:v>
                      </c:pt>
                      <c:pt idx="157">
                        <c:v>93.460165885262171</c:v>
                      </c:pt>
                      <c:pt idx="158">
                        <c:v>93.848217157359741</c:v>
                      </c:pt>
                      <c:pt idx="159">
                        <c:v>96.325074572691577</c:v>
                      </c:pt>
                      <c:pt idx="160">
                        <c:v>96.011753651206561</c:v>
                      </c:pt>
                      <c:pt idx="161">
                        <c:v>95.440923082744362</c:v>
                      </c:pt>
                      <c:pt idx="162">
                        <c:v>96.641023143635735</c:v>
                      </c:pt>
                      <c:pt idx="163">
                        <c:v>97.481100193324906</c:v>
                      </c:pt>
                      <c:pt idx="164">
                        <c:v>97.152959328891285</c:v>
                      </c:pt>
                      <c:pt idx="165">
                        <c:v>97.452861720472754</c:v>
                      </c:pt>
                      <c:pt idx="166">
                        <c:v>97.95737041659099</c:v>
                      </c:pt>
                      <c:pt idx="167">
                        <c:v>96.452953513027182</c:v>
                      </c:pt>
                      <c:pt idx="168">
                        <c:v>96.893032244412041</c:v>
                      </c:pt>
                      <c:pt idx="169">
                        <c:v>96.729592448065375</c:v>
                      </c:pt>
                      <c:pt idx="170">
                        <c:v>95.677306428071404</c:v>
                      </c:pt>
                      <c:pt idx="171">
                        <c:v>93.967827760731154</c:v>
                      </c:pt>
                      <c:pt idx="172">
                        <c:v>94.221308345204449</c:v>
                      </c:pt>
                      <c:pt idx="173">
                        <c:v>93.532023339132863</c:v>
                      </c:pt>
                      <c:pt idx="174">
                        <c:v>93.819768472550805</c:v>
                      </c:pt>
                      <c:pt idx="175">
                        <c:v>91.547061902516333</c:v>
                      </c:pt>
                      <c:pt idx="176">
                        <c:v>92.113758302496322</c:v>
                      </c:pt>
                      <c:pt idx="177">
                        <c:v>92.089724068778565</c:v>
                      </c:pt>
                      <c:pt idx="178">
                        <c:v>91.869877397379753</c:v>
                      </c:pt>
                      <c:pt idx="179">
                        <c:v>93.782105496972605</c:v>
                      </c:pt>
                      <c:pt idx="180">
                        <c:v>91.605711038440006</c:v>
                      </c:pt>
                      <c:pt idx="181">
                        <c:v>87.730068227794078</c:v>
                      </c:pt>
                      <c:pt idx="182">
                        <c:v>88.963486883824928</c:v>
                      </c:pt>
                      <c:pt idx="183">
                        <c:v>88.399768486565009</c:v>
                      </c:pt>
                      <c:pt idx="184">
                        <c:v>85.167619510752687</c:v>
                      </c:pt>
                      <c:pt idx="185">
                        <c:v>84.200083944641406</c:v>
                      </c:pt>
                      <c:pt idx="186">
                        <c:v>80.80396964259063</c:v>
                      </c:pt>
                      <c:pt idx="187">
                        <c:v>81.505236730195051</c:v>
                      </c:pt>
                      <c:pt idx="188">
                        <c:v>78.100118349331638</c:v>
                      </c:pt>
                      <c:pt idx="189">
                        <c:v>76.058644931684583</c:v>
                      </c:pt>
                      <c:pt idx="190">
                        <c:v>79.898306462406012</c:v>
                      </c:pt>
                      <c:pt idx="191">
                        <c:v>76.01309900772948</c:v>
                      </c:pt>
                      <c:pt idx="192">
                        <c:v>79.40227631520861</c:v>
                      </c:pt>
                      <c:pt idx="193">
                        <c:v>82.428277432134763</c:v>
                      </c:pt>
                      <c:pt idx="194">
                        <c:v>81.815684754938417</c:v>
                      </c:pt>
                      <c:pt idx="195">
                        <c:v>82.277940847756753</c:v>
                      </c:pt>
                      <c:pt idx="196">
                        <c:v>81.194753670125607</c:v>
                      </c:pt>
                      <c:pt idx="197">
                        <c:v>82.69556193509915</c:v>
                      </c:pt>
                      <c:pt idx="198">
                        <c:v>80.881818137227739</c:v>
                      </c:pt>
                      <c:pt idx="199">
                        <c:v>81.562449417747914</c:v>
                      </c:pt>
                      <c:pt idx="200">
                        <c:v>81.408469159453446</c:v>
                      </c:pt>
                      <c:pt idx="201">
                        <c:v>83.205816424701013</c:v>
                      </c:pt>
                      <c:pt idx="202">
                        <c:v>84.972192461659077</c:v>
                      </c:pt>
                      <c:pt idx="203">
                        <c:v>83.980973015091109</c:v>
                      </c:pt>
                      <c:pt idx="204">
                        <c:v>85.136998635724382</c:v>
                      </c:pt>
                      <c:pt idx="205">
                        <c:v>85.136998635724382</c:v>
                      </c:pt>
                      <c:pt idx="206">
                        <c:v>85.136998635724382</c:v>
                      </c:pt>
                      <c:pt idx="207">
                        <c:v>85.610220785618196</c:v>
                      </c:pt>
                      <c:pt idx="208">
                        <c:v>84.593986116200924</c:v>
                      </c:pt>
                      <c:pt idx="209">
                        <c:v>84.107380471729627</c:v>
                      </c:pt>
                      <c:pt idx="210">
                        <c:v>85.416125078917105</c:v>
                      </c:pt>
                      <c:pt idx="211">
                        <c:v>85.241018518972695</c:v>
                      </c:pt>
                      <c:pt idx="212">
                        <c:v>83.361478378649153</c:v>
                      </c:pt>
                      <c:pt idx="213">
                        <c:v>83.711165968646199</c:v>
                      </c:pt>
                      <c:pt idx="214">
                        <c:v>84.005322566744013</c:v>
                      </c:pt>
                      <c:pt idx="215">
                        <c:v>83.49384184072801</c:v>
                      </c:pt>
                      <c:pt idx="216">
                        <c:v>85.066262312289453</c:v>
                      </c:pt>
                      <c:pt idx="217">
                        <c:v>86.102677329551341</c:v>
                      </c:pt>
                      <c:pt idx="218">
                        <c:v>86.339621240096406</c:v>
                      </c:pt>
                      <c:pt idx="219">
                        <c:v>86.339621240096406</c:v>
                      </c:pt>
                      <c:pt idx="220">
                        <c:v>86.339621240096406</c:v>
                      </c:pt>
                      <c:pt idx="221">
                        <c:v>82.731718391654283</c:v>
                      </c:pt>
                      <c:pt idx="222">
                        <c:v>83.624628713131429</c:v>
                      </c:pt>
                      <c:pt idx="223">
                        <c:v>84.56644834987118</c:v>
                      </c:pt>
                      <c:pt idx="224">
                        <c:v>84.016919259689544</c:v>
                      </c:pt>
                      <c:pt idx="225">
                        <c:v>84.891190787671206</c:v>
                      </c:pt>
                      <c:pt idx="226">
                        <c:v>86.19411953072283</c:v>
                      </c:pt>
                      <c:pt idx="227">
                        <c:v>84.945530578482277</c:v>
                      </c:pt>
                      <c:pt idx="228">
                        <c:v>84.716469616314157</c:v>
                      </c:pt>
                      <c:pt idx="229">
                        <c:v>83.488271223875046</c:v>
                      </c:pt>
                      <c:pt idx="230">
                        <c:v>83.375212226487932</c:v>
                      </c:pt>
                      <c:pt idx="231">
                        <c:v>83.856247254106307</c:v>
                      </c:pt>
                      <c:pt idx="232">
                        <c:v>85.444608799052105</c:v>
                      </c:pt>
                      <c:pt idx="233">
                        <c:v>85.486020554525112</c:v>
                      </c:pt>
                      <c:pt idx="234">
                        <c:v>85.065876923702149</c:v>
                      </c:pt>
                      <c:pt idx="235">
                        <c:v>80.336493286180456</c:v>
                      </c:pt>
                      <c:pt idx="236">
                        <c:v>80.413921356904169</c:v>
                      </c:pt>
                      <c:pt idx="237">
                        <c:v>81.92891892895608</c:v>
                      </c:pt>
                      <c:pt idx="238">
                        <c:v>81.637074662382076</c:v>
                      </c:pt>
                      <c:pt idx="239">
                        <c:v>81.046379064010253</c:v>
                      </c:pt>
                      <c:pt idx="240">
                        <c:v>80.446258962912353</c:v>
                      </c:pt>
                      <c:pt idx="241">
                        <c:v>83.147657783343007</c:v>
                      </c:pt>
                      <c:pt idx="242">
                        <c:v>84.070558343978206</c:v>
                      </c:pt>
                      <c:pt idx="243">
                        <c:v>85.225602975480143</c:v>
                      </c:pt>
                      <c:pt idx="244">
                        <c:v>85.368126682133607</c:v>
                      </c:pt>
                      <c:pt idx="245">
                        <c:v>86.783939245941696</c:v>
                      </c:pt>
                      <c:pt idx="246">
                        <c:v>86.80622171335358</c:v>
                      </c:pt>
                      <c:pt idx="247">
                        <c:v>87.788787434370079</c:v>
                      </c:pt>
                      <c:pt idx="248">
                        <c:v>87.762545975106704</c:v>
                      </c:pt>
                      <c:pt idx="249">
                        <c:v>85.767003870002156</c:v>
                      </c:pt>
                      <c:pt idx="250">
                        <c:v>85.140677344966917</c:v>
                      </c:pt>
                      <c:pt idx="251">
                        <c:v>83.303319737291105</c:v>
                      </c:pt>
                      <c:pt idx="252">
                        <c:v>85.290313222822576</c:v>
                      </c:pt>
                      <c:pt idx="253">
                        <c:v>85.771418321093151</c:v>
                      </c:pt>
                      <c:pt idx="254">
                        <c:v>85.713715138974607</c:v>
                      </c:pt>
                      <c:pt idx="255">
                        <c:v>86.340672299879969</c:v>
                      </c:pt>
                      <c:pt idx="256">
                        <c:v>85.876279052168272</c:v>
                      </c:pt>
                      <c:pt idx="257">
                        <c:v>87.263677966493603</c:v>
                      </c:pt>
                      <c:pt idx="258">
                        <c:v>86.823073705216984</c:v>
                      </c:pt>
                      <c:pt idx="259">
                        <c:v>86.823073705216984</c:v>
                      </c:pt>
                      <c:pt idx="260">
                        <c:v>86.011690587619526</c:v>
                      </c:pt>
                      <c:pt idx="261">
                        <c:v>85.140326991705734</c:v>
                      </c:pt>
                      <c:pt idx="262">
                        <c:v>85.58145678287417</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A-65D4-4AEF-B385-7A62C3369988}"/>
                  </c:ext>
                </c:extLst>
              </c15:ser>
            </c15:filteredLineSeries>
            <c15:filteredLineSeries>
              <c15:ser>
                <c:idx val="5"/>
                <c:order val="5"/>
                <c:tx>
                  <c:strRef>
                    <c:extLst xmlns:c15="http://schemas.microsoft.com/office/drawing/2012/chart" xmlns:c16r2="http://schemas.microsoft.com/office/drawing/2015/06/chart">
                      <c:ext xmlns:c15="http://schemas.microsoft.com/office/drawing/2012/chart" uri="{02D57815-91ED-43cb-92C2-25804820EDAC}">
                        <c15:formulaRef>
                          <c15:sqref>Index_Charts!$G$2</c15:sqref>
                        </c15:formulaRef>
                      </c:ext>
                    </c:extLst>
                    <c:strCache>
                      <c:ptCount val="1"/>
                      <c:pt idx="0">
                        <c:v>NIKKEI 225</c:v>
                      </c:pt>
                    </c:strCache>
                  </c:strRef>
                </c:tx>
                <c:spPr>
                  <a:ln w="28575" cap="rnd">
                    <a:solidFill>
                      <a:schemeClr val="accent4">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Index_Charts!$G$379:$G$641</c15:sqref>
                        </c15:formulaRef>
                      </c:ext>
                    </c:extLst>
                    <c:numCache>
                      <c:formatCode>0.00</c:formatCode>
                      <c:ptCount val="263"/>
                      <c:pt idx="0">
                        <c:v>100</c:v>
                      </c:pt>
                      <c:pt idx="1">
                        <c:v>102.1341027791043</c:v>
                      </c:pt>
                      <c:pt idx="2">
                        <c:v>102.2483164065291</c:v>
                      </c:pt>
                      <c:pt idx="3">
                        <c:v>101.7025820740067</c:v>
                      </c:pt>
                      <c:pt idx="4">
                        <c:v>102.0047546710084</c:v>
                      </c:pt>
                      <c:pt idx="5">
                        <c:v>102.2112322287356</c:v>
                      </c:pt>
                      <c:pt idx="6">
                        <c:v>101.21465957758819</c:v>
                      </c:pt>
                      <c:pt idx="7">
                        <c:v>101.3594241753118</c:v>
                      </c:pt>
                      <c:pt idx="8">
                        <c:v>101.2105704477174</c:v>
                      </c:pt>
                      <c:pt idx="9">
                        <c:v>101.72782187562279</c:v>
                      </c:pt>
                      <c:pt idx="10">
                        <c:v>101.9269672004783</c:v>
                      </c:pt>
                      <c:pt idx="11">
                        <c:v>101.9269672004783</c:v>
                      </c:pt>
                      <c:pt idx="12">
                        <c:v>101.21888971193729</c:v>
                      </c:pt>
                      <c:pt idx="13">
                        <c:v>100.908350849223</c:v>
                      </c:pt>
                      <c:pt idx="14">
                        <c:v>98.920469714118127</c:v>
                      </c:pt>
                      <c:pt idx="15">
                        <c:v>100.8980575223069</c:v>
                      </c:pt>
                      <c:pt idx="16">
                        <c:v>100.66211002861451</c:v>
                      </c:pt>
                      <c:pt idx="17">
                        <c:v>101.62136349450461</c:v>
                      </c:pt>
                      <c:pt idx="18">
                        <c:v>102.0382197338588</c:v>
                      </c:pt>
                      <c:pt idx="19">
                        <c:v>102.25903274688</c:v>
                      </c:pt>
                      <c:pt idx="20">
                        <c:v>101.7965380580487</c:v>
                      </c:pt>
                      <c:pt idx="21">
                        <c:v>101.6021868854555</c:v>
                      </c:pt>
                      <c:pt idx="22">
                        <c:v>102.03699769504679</c:v>
                      </c:pt>
                      <c:pt idx="23">
                        <c:v>101.15440366386041</c:v>
                      </c:pt>
                      <c:pt idx="24">
                        <c:v>101.2458685687858</c:v>
                      </c:pt>
                      <c:pt idx="25">
                        <c:v>99.112799822522305</c:v>
                      </c:pt>
                      <c:pt idx="26">
                        <c:v>97.388456057364351</c:v>
                      </c:pt>
                      <c:pt idx="27">
                        <c:v>96.754029907989903</c:v>
                      </c:pt>
                      <c:pt idx="28">
                        <c:v>96.430894645213996</c:v>
                      </c:pt>
                      <c:pt idx="29">
                        <c:v>96.791819108174863</c:v>
                      </c:pt>
                      <c:pt idx="30">
                        <c:v>97.221741762518377</c:v>
                      </c:pt>
                      <c:pt idx="31">
                        <c:v>97.221741762518377</c:v>
                      </c:pt>
                      <c:pt idx="32">
                        <c:v>96.143621521419533</c:v>
                      </c:pt>
                      <c:pt idx="33">
                        <c:v>97.082194330491888</c:v>
                      </c:pt>
                      <c:pt idx="34">
                        <c:v>95.9096010889306</c:v>
                      </c:pt>
                      <c:pt idx="35">
                        <c:v>95.971455053412512</c:v>
                      </c:pt>
                      <c:pt idx="36">
                        <c:v>96.649921601510101</c:v>
                      </c:pt>
                      <c:pt idx="37">
                        <c:v>97.186020628015186</c:v>
                      </c:pt>
                      <c:pt idx="38">
                        <c:v>96.910356872934258</c:v>
                      </c:pt>
                      <c:pt idx="39">
                        <c:v>96.954726282106733</c:v>
                      </c:pt>
                      <c:pt idx="40">
                        <c:v>97.344368657148564</c:v>
                      </c:pt>
                      <c:pt idx="41">
                        <c:v>95.229912502021051</c:v>
                      </c:pt>
                      <c:pt idx="42">
                        <c:v>96.146629616956645</c:v>
                      </c:pt>
                      <c:pt idx="43">
                        <c:v>96.256331101075745</c:v>
                      </c:pt>
                      <c:pt idx="44">
                        <c:v>96.169425340948834</c:v>
                      </c:pt>
                      <c:pt idx="45">
                        <c:v>97.313629680878705</c:v>
                      </c:pt>
                      <c:pt idx="46">
                        <c:v>96.917971114762608</c:v>
                      </c:pt>
                      <c:pt idx="47">
                        <c:v>96.941330856667989</c:v>
                      </c:pt>
                      <c:pt idx="48">
                        <c:v>97.054040436324229</c:v>
                      </c:pt>
                      <c:pt idx="49">
                        <c:v>99.107065640404741</c:v>
                      </c:pt>
                      <c:pt idx="50">
                        <c:v>99.641143602720831</c:v>
                      </c:pt>
                      <c:pt idx="51">
                        <c:v>100.1997563442615</c:v>
                      </c:pt>
                      <c:pt idx="52">
                        <c:v>100.54606334297181</c:v>
                      </c:pt>
                      <c:pt idx="53">
                        <c:v>101.5126960432263</c:v>
                      </c:pt>
                      <c:pt idx="54">
                        <c:v>102.2734152036669</c:v>
                      </c:pt>
                      <c:pt idx="55">
                        <c:v>103.348245340272</c:v>
                      </c:pt>
                      <c:pt idx="56">
                        <c:v>103.348245340272</c:v>
                      </c:pt>
                      <c:pt idx="57">
                        <c:v>103.409488285348</c:v>
                      </c:pt>
                      <c:pt idx="58">
                        <c:v>103.2186152232195</c:v>
                      </c:pt>
                      <c:pt idx="59">
                        <c:v>103.6122057236538</c:v>
                      </c:pt>
                      <c:pt idx="60">
                        <c:v>103.77501889460009</c:v>
                      </c:pt>
                      <c:pt idx="61">
                        <c:v>103.77501889460009</c:v>
                      </c:pt>
                      <c:pt idx="62">
                        <c:v>103.86784684281569</c:v>
                      </c:pt>
                      <c:pt idx="63">
                        <c:v>103.497992096229</c:v>
                      </c:pt>
                      <c:pt idx="64">
                        <c:v>103.6300192894127</c:v>
                      </c:pt>
                      <c:pt idx="65">
                        <c:v>102.8340960108893</c:v>
                      </c:pt>
                      <c:pt idx="66">
                        <c:v>102.25569564089361</c:v>
                      </c:pt>
                      <c:pt idx="67">
                        <c:v>102.8638949573039</c:v>
                      </c:pt>
                      <c:pt idx="68">
                        <c:v>102.3627180399249</c:v>
                      </c:pt>
                      <c:pt idx="69">
                        <c:v>100.3093638253951</c:v>
                      </c:pt>
                      <c:pt idx="70">
                        <c:v>100.6311360448808</c:v>
                      </c:pt>
                      <c:pt idx="71">
                        <c:v>100.46686582765869</c:v>
                      </c:pt>
                      <c:pt idx="72">
                        <c:v>101.4657885534444</c:v>
                      </c:pt>
                      <c:pt idx="73">
                        <c:v>100.8481889384807</c:v>
                      </c:pt>
                      <c:pt idx="74">
                        <c:v>101.2975232093372</c:v>
                      </c:pt>
                      <c:pt idx="75">
                        <c:v>102.4579430642717</c:v>
                      </c:pt>
                      <c:pt idx="76">
                        <c:v>102.4579430642717</c:v>
                      </c:pt>
                      <c:pt idx="77">
                        <c:v>104.37720201993611</c:v>
                      </c:pt>
                      <c:pt idx="78">
                        <c:v>105.626078684259</c:v>
                      </c:pt>
                      <c:pt idx="79">
                        <c:v>105.5270935404909</c:v>
                      </c:pt>
                      <c:pt idx="80">
                        <c:v>105.7189536339674</c:v>
                      </c:pt>
                      <c:pt idx="81">
                        <c:v>105.98319602630581</c:v>
                      </c:pt>
                      <c:pt idx="82">
                        <c:v>105.98319602630581</c:v>
                      </c:pt>
                      <c:pt idx="83">
                        <c:v>106.342663442991</c:v>
                      </c:pt>
                      <c:pt idx="84">
                        <c:v>106.93121613542441</c:v>
                      </c:pt>
                      <c:pt idx="85">
                        <c:v>107.162510481333</c:v>
                      </c:pt>
                      <c:pt idx="86">
                        <c:v>107.4795825515418</c:v>
                      </c:pt>
                      <c:pt idx="87">
                        <c:v>107.9818405032544</c:v>
                      </c:pt>
                      <c:pt idx="88">
                        <c:v>107.36607394650849</c:v>
                      </c:pt>
                      <c:pt idx="89">
                        <c:v>107.7605104738127</c:v>
                      </c:pt>
                      <c:pt idx="90">
                        <c:v>107.4020300884756</c:v>
                      </c:pt>
                      <c:pt idx="91">
                        <c:v>107.4020300884756</c:v>
                      </c:pt>
                      <c:pt idx="92">
                        <c:v>109.2878239812897</c:v>
                      </c:pt>
                      <c:pt idx="93">
                        <c:v>109.53143271830319</c:v>
                      </c:pt>
                      <c:pt idx="94">
                        <c:v>109.6559866741368</c:v>
                      </c:pt>
                      <c:pt idx="95">
                        <c:v>109.9452808621202</c:v>
                      </c:pt>
                      <c:pt idx="96">
                        <c:v>109.66313090103741</c:v>
                      </c:pt>
                      <c:pt idx="97">
                        <c:v>110.5475579904418</c:v>
                      </c:pt>
                      <c:pt idx="98">
                        <c:v>109.60687011419481</c:v>
                      </c:pt>
                      <c:pt idx="99">
                        <c:v>108.7687394951664</c:v>
                      </c:pt>
                      <c:pt idx="100">
                        <c:v>109.52908264366469</c:v>
                      </c:pt>
                      <c:pt idx="101">
                        <c:v>110.0622675776183</c:v>
                      </c:pt>
                      <c:pt idx="102">
                        <c:v>109.47893205088189</c:v>
                      </c:pt>
                      <c:pt idx="103">
                        <c:v>108.8017345430891</c:v>
                      </c:pt>
                      <c:pt idx="104">
                        <c:v>108.28476512414041</c:v>
                      </c:pt>
                      <c:pt idx="105">
                        <c:v>108.6339862154022</c:v>
                      </c:pt>
                      <c:pt idx="106">
                        <c:v>109.4796840747662</c:v>
                      </c:pt>
                      <c:pt idx="107">
                        <c:v>109.8580930930366</c:v>
                      </c:pt>
                      <c:pt idx="108">
                        <c:v>110.1610177139226</c:v>
                      </c:pt>
                      <c:pt idx="109">
                        <c:v>110.0264524401295</c:v>
                      </c:pt>
                      <c:pt idx="110">
                        <c:v>109.4848542389706</c:v>
                      </c:pt>
                      <c:pt idx="111">
                        <c:v>110.59216240707811</c:v>
                      </c:pt>
                      <c:pt idx="112">
                        <c:v>109.8885970618427</c:v>
                      </c:pt>
                      <c:pt idx="113">
                        <c:v>108.7390345517374</c:v>
                      </c:pt>
                      <c:pt idx="114">
                        <c:v>109.5139011615009</c:v>
                      </c:pt>
                      <c:pt idx="115">
                        <c:v>109.7691662687207</c:v>
                      </c:pt>
                      <c:pt idx="116">
                        <c:v>110.12778765853599</c:v>
                      </c:pt>
                      <c:pt idx="117">
                        <c:v>110.0313875968701</c:v>
                      </c:pt>
                      <c:pt idx="118">
                        <c:v>109.9452338606274</c:v>
                      </c:pt>
                      <c:pt idx="119">
                        <c:v>110.10010377929611</c:v>
                      </c:pt>
                      <c:pt idx="120">
                        <c:v>112.9121560900774</c:v>
                      </c:pt>
                      <c:pt idx="121">
                        <c:v>112.57962052874799</c:v>
                      </c:pt>
                      <c:pt idx="122">
                        <c:v>113.1143565119628</c:v>
                      </c:pt>
                      <c:pt idx="123">
                        <c:v>112.4953938537088</c:v>
                      </c:pt>
                      <c:pt idx="124">
                        <c:v>112.1683574670331</c:v>
                      </c:pt>
                      <c:pt idx="125">
                        <c:v>111.94171626890871</c:v>
                      </c:pt>
                      <c:pt idx="126">
                        <c:v>111.9627729376685</c:v>
                      </c:pt>
                      <c:pt idx="127">
                        <c:v>112.0072833513193</c:v>
                      </c:pt>
                      <c:pt idx="128">
                        <c:v>111.78303922932599</c:v>
                      </c:pt>
                      <c:pt idx="129">
                        <c:v>112.450695434087</c:v>
                      </c:pt>
                      <c:pt idx="130">
                        <c:v>112.0408424171552</c:v>
                      </c:pt>
                      <c:pt idx="131">
                        <c:v>111.1896453831374</c:v>
                      </c:pt>
                      <c:pt idx="132">
                        <c:v>111.1896453831374</c:v>
                      </c:pt>
                      <c:pt idx="133">
                        <c:v>111.1896453831374</c:v>
                      </c:pt>
                      <c:pt idx="134">
                        <c:v>111.1896453831374</c:v>
                      </c:pt>
                      <c:pt idx="135">
                        <c:v>111.1896453831374</c:v>
                      </c:pt>
                      <c:pt idx="136">
                        <c:v>109.06630594587701</c:v>
                      </c:pt>
                      <c:pt idx="137">
                        <c:v>110.809403306649</c:v>
                      </c:pt>
                      <c:pt idx="138">
                        <c:v>109.06583593094911</c:v>
                      </c:pt>
                      <c:pt idx="139">
                        <c:v>111.58093281042601</c:v>
                      </c:pt>
                      <c:pt idx="140">
                        <c:v>112.1012393353613</c:v>
                      </c:pt>
                      <c:pt idx="141">
                        <c:v>112.1012393353613</c:v>
                      </c:pt>
                      <c:pt idx="142">
                        <c:v>112.9218853990803</c:v>
                      </c:pt>
                      <c:pt idx="143">
                        <c:v>112.41149618911901</c:v>
                      </c:pt>
                      <c:pt idx="144">
                        <c:v>112.4892836596491</c:v>
                      </c:pt>
                      <c:pt idx="145">
                        <c:v>112.9975108009431</c:v>
                      </c:pt>
                      <c:pt idx="146">
                        <c:v>113.19609210788531</c:v>
                      </c:pt>
                      <c:pt idx="147">
                        <c:v>112.16699442374301</c:v>
                      </c:pt>
                      <c:pt idx="148">
                        <c:v>112.95093232161049</c:v>
                      </c:pt>
                      <c:pt idx="149">
                        <c:v>111.84212010573459</c:v>
                      </c:pt>
                      <c:pt idx="150">
                        <c:v>111.9913028437783</c:v>
                      </c:pt>
                      <c:pt idx="151">
                        <c:v>109.717981643097</c:v>
                      </c:pt>
                      <c:pt idx="152">
                        <c:v>109.1173025655295</c:v>
                      </c:pt>
                      <c:pt idx="153">
                        <c:v>109.8866700006392</c:v>
                      </c:pt>
                      <c:pt idx="154">
                        <c:v>107.9988550436362</c:v>
                      </c:pt>
                      <c:pt idx="155">
                        <c:v>109.0678099936454</c:v>
                      </c:pt>
                      <c:pt idx="156">
                        <c:v>107.97154717633831</c:v>
                      </c:pt>
                      <c:pt idx="157">
                        <c:v>108.5010189923632</c:v>
                      </c:pt>
                      <c:pt idx="158">
                        <c:v>109.6054130679191</c:v>
                      </c:pt>
                      <c:pt idx="159">
                        <c:v>112.20943677171191</c:v>
                      </c:pt>
                      <c:pt idx="160">
                        <c:v>111.9950629631997</c:v>
                      </c:pt>
                      <c:pt idx="161">
                        <c:v>111.3276417659025</c:v>
                      </c:pt>
                      <c:pt idx="162">
                        <c:v>111.3276417659025</c:v>
                      </c:pt>
                      <c:pt idx="163">
                        <c:v>112.1512489236658</c:v>
                      </c:pt>
                      <c:pt idx="164">
                        <c:v>111.9938879258805</c:v>
                      </c:pt>
                      <c:pt idx="165">
                        <c:v>111.3352090062381</c:v>
                      </c:pt>
                      <c:pt idx="166">
                        <c:v>110.5627394726057</c:v>
                      </c:pt>
                      <c:pt idx="167">
                        <c:v>109.0143222948761</c:v>
                      </c:pt>
                      <c:pt idx="168">
                        <c:v>109.9867831802338</c:v>
                      </c:pt>
                      <c:pt idx="169">
                        <c:v>110.3555098909942</c:v>
                      </c:pt>
                      <c:pt idx="170">
                        <c:v>109.9211690963305</c:v>
                      </c:pt>
                      <c:pt idx="171">
                        <c:v>109.9211690963305</c:v>
                      </c:pt>
                      <c:pt idx="172">
                        <c:v>106.24880146193451</c:v>
                      </c:pt>
                      <c:pt idx="173">
                        <c:v>105.4064407085569</c:v>
                      </c:pt>
                      <c:pt idx="174">
                        <c:v>103.1599573602458</c:v>
                      </c:pt>
                      <c:pt idx="175">
                        <c:v>99.375068152164431</c:v>
                      </c:pt>
                      <c:pt idx="176">
                        <c:v>100.32036217470269</c:v>
                      </c:pt>
                      <c:pt idx="177">
                        <c:v>99.091978161226379</c:v>
                      </c:pt>
                      <c:pt idx="178">
                        <c:v>99.173431748192314</c:v>
                      </c:pt>
                      <c:pt idx="179">
                        <c:v>100.2500479415226</c:v>
                      </c:pt>
                      <c:pt idx="180">
                        <c:v>97.526922455057203</c:v>
                      </c:pt>
                      <c:pt idx="181">
                        <c:v>92.587112566695112</c:v>
                      </c:pt>
                      <c:pt idx="182">
                        <c:v>93.378429698927263</c:v>
                      </c:pt>
                      <c:pt idx="183">
                        <c:v>91.258380366160395</c:v>
                      </c:pt>
                      <c:pt idx="184">
                        <c:v>87.233031521081088</c:v>
                      </c:pt>
                      <c:pt idx="185">
                        <c:v>81.928537050336701</c:v>
                      </c:pt>
                      <c:pt idx="186">
                        <c:v>79.912126009122105</c:v>
                      </c:pt>
                      <c:pt idx="187">
                        <c:v>79.956730425758309</c:v>
                      </c:pt>
                      <c:pt idx="188">
                        <c:v>78.617281884872696</c:v>
                      </c:pt>
                      <c:pt idx="189">
                        <c:v>77.800771952517167</c:v>
                      </c:pt>
                      <c:pt idx="190">
                        <c:v>77.800771952517167</c:v>
                      </c:pt>
                      <c:pt idx="191">
                        <c:v>79.375086952761549</c:v>
                      </c:pt>
                      <c:pt idx="192">
                        <c:v>85.036745767045574</c:v>
                      </c:pt>
                      <c:pt idx="193">
                        <c:v>91.872078857224423</c:v>
                      </c:pt>
                      <c:pt idx="194">
                        <c:v>87.726406190660583</c:v>
                      </c:pt>
                      <c:pt idx="195">
                        <c:v>91.13321539092081</c:v>
                      </c:pt>
                      <c:pt idx="196">
                        <c:v>89.702207942124247</c:v>
                      </c:pt>
                      <c:pt idx="197">
                        <c:v>88.912770869602809</c:v>
                      </c:pt>
                      <c:pt idx="198">
                        <c:v>84.9101237455302</c:v>
                      </c:pt>
                      <c:pt idx="199">
                        <c:v>83.750643920450912</c:v>
                      </c:pt>
                      <c:pt idx="200">
                        <c:v>83.757553139887733</c:v>
                      </c:pt>
                      <c:pt idx="201">
                        <c:v>87.311383009524377</c:v>
                      </c:pt>
                      <c:pt idx="202">
                        <c:v>89.068674821112324</c:v>
                      </c:pt>
                      <c:pt idx="203">
                        <c:v>90.963116988595601</c:v>
                      </c:pt>
                      <c:pt idx="204">
                        <c:v>90.928006873498276</c:v>
                      </c:pt>
                      <c:pt idx="205">
                        <c:v>91.645860672534923</c:v>
                      </c:pt>
                      <c:pt idx="206">
                        <c:v>89.506822736690083</c:v>
                      </c:pt>
                      <c:pt idx="207">
                        <c:v>92.305338617554426</c:v>
                      </c:pt>
                      <c:pt idx="208">
                        <c:v>91.888341373721985</c:v>
                      </c:pt>
                      <c:pt idx="209">
                        <c:v>90.666819578189788</c:v>
                      </c:pt>
                      <c:pt idx="210">
                        <c:v>93.520092198128182</c:v>
                      </c:pt>
                      <c:pt idx="211">
                        <c:v>92.447800142132522</c:v>
                      </c:pt>
                      <c:pt idx="212">
                        <c:v>90.622544172002861</c:v>
                      </c:pt>
                      <c:pt idx="213">
                        <c:v>89.951221850805993</c:v>
                      </c:pt>
                      <c:pt idx="214">
                        <c:v>91.321268363483185</c:v>
                      </c:pt>
                      <c:pt idx="215">
                        <c:v>90.53427536858571</c:v>
                      </c:pt>
                      <c:pt idx="216">
                        <c:v>92.984087174608646</c:v>
                      </c:pt>
                      <c:pt idx="217">
                        <c:v>92.927544378809472</c:v>
                      </c:pt>
                      <c:pt idx="218">
                        <c:v>92.927544378809472</c:v>
                      </c:pt>
                      <c:pt idx="219">
                        <c:v>94.913357448232574</c:v>
                      </c:pt>
                      <c:pt idx="220">
                        <c:v>92.213873712629066</c:v>
                      </c:pt>
                      <c:pt idx="221">
                        <c:v>92.213873712629066</c:v>
                      </c:pt>
                      <c:pt idx="222">
                        <c:v>92.213873712629066</c:v>
                      </c:pt>
                      <c:pt idx="223">
                        <c:v>92.213873712629066</c:v>
                      </c:pt>
                      <c:pt idx="224">
                        <c:v>92.474355985546126</c:v>
                      </c:pt>
                      <c:pt idx="225">
                        <c:v>94.844735268792164</c:v>
                      </c:pt>
                      <c:pt idx="226">
                        <c:v>95.839145851272264</c:v>
                      </c:pt>
                      <c:pt idx="227">
                        <c:v>95.725496241760638</c:v>
                      </c:pt>
                      <c:pt idx="228">
                        <c:v>95.258160399174287</c:v>
                      </c:pt>
                      <c:pt idx="229">
                        <c:v>93.602438813456615</c:v>
                      </c:pt>
                      <c:pt idx="230">
                        <c:v>94.179100128220057</c:v>
                      </c:pt>
                      <c:pt idx="231">
                        <c:v>94.631536497599143</c:v>
                      </c:pt>
                      <c:pt idx="232">
                        <c:v>96.040265238824006</c:v>
                      </c:pt>
                      <c:pt idx="233">
                        <c:v>96.800279376873007</c:v>
                      </c:pt>
                      <c:pt idx="234">
                        <c:v>96.598924981857465</c:v>
                      </c:pt>
                      <c:pt idx="235">
                        <c:v>95.827395478080376</c:v>
                      </c:pt>
                      <c:pt idx="236">
                        <c:v>97.488851245915598</c:v>
                      </c:pt>
                      <c:pt idx="237">
                        <c:v>99.977674290935497</c:v>
                      </c:pt>
                      <c:pt idx="238">
                        <c:v>100.67357839284971</c:v>
                      </c:pt>
                      <c:pt idx="239">
                        <c:v>103.0099285953322</c:v>
                      </c:pt>
                      <c:pt idx="240">
                        <c:v>102.82934886011979</c:v>
                      </c:pt>
                      <c:pt idx="241">
                        <c:v>103.6965264016785</c:v>
                      </c:pt>
                      <c:pt idx="242">
                        <c:v>104.93369969430231</c:v>
                      </c:pt>
                      <c:pt idx="243">
                        <c:v>106.2880477083952</c:v>
                      </c:pt>
                      <c:pt idx="244">
                        <c:v>106.67336594610251</c:v>
                      </c:pt>
                      <c:pt idx="245">
                        <c:v>107.4629440231022</c:v>
                      </c:pt>
                      <c:pt idx="246">
                        <c:v>108.9405299512313</c:v>
                      </c:pt>
                      <c:pt idx="247">
                        <c:v>108.5312879537054</c:v>
                      </c:pt>
                      <c:pt idx="248">
                        <c:v>108.6907170171725</c:v>
                      </c:pt>
                      <c:pt idx="249">
                        <c:v>105.6260316827662</c:v>
                      </c:pt>
                      <c:pt idx="250">
                        <c:v>104.8390856893615</c:v>
                      </c:pt>
                      <c:pt idx="251">
                        <c:v>101.19867907004731</c:v>
                      </c:pt>
                      <c:pt idx="252">
                        <c:v>106.139757998714</c:v>
                      </c:pt>
                      <c:pt idx="253">
                        <c:v>105.5454241226701</c:v>
                      </c:pt>
                      <c:pt idx="254">
                        <c:v>105.073999150213</c:v>
                      </c:pt>
                      <c:pt idx="255">
                        <c:v>105.65366856051349</c:v>
                      </c:pt>
                      <c:pt idx="256">
                        <c:v>105.4585183625432</c:v>
                      </c:pt>
                      <c:pt idx="257">
                        <c:v>105.98390104869731</c:v>
                      </c:pt>
                      <c:pt idx="258">
                        <c:v>105.914667849851</c:v>
                      </c:pt>
                      <c:pt idx="259">
                        <c:v>104.6243358689072</c:v>
                      </c:pt>
                      <c:pt idx="260">
                        <c:v>105.8101365299362</c:v>
                      </c:pt>
                      <c:pt idx="261">
                        <c:v>103.37997134789001</c:v>
                      </c:pt>
                      <c:pt idx="262">
                        <c:v>104.7575851009028</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B-65D4-4AEF-B385-7A62C3369988}"/>
                  </c:ext>
                </c:extLst>
              </c15:ser>
            </c15:filteredLineSeries>
            <c15:filteredLineSeries>
              <c15:ser>
                <c:idx val="6"/>
                <c:order val="6"/>
                <c:tx>
                  <c:strRef>
                    <c:extLst xmlns:c15="http://schemas.microsoft.com/office/drawing/2012/chart" xmlns:c16r2="http://schemas.microsoft.com/office/drawing/2015/06/chart">
                      <c:ext xmlns:c15="http://schemas.microsoft.com/office/drawing/2012/chart" uri="{02D57815-91ED-43cb-92C2-25804820EDAC}">
                        <c15:formulaRef>
                          <c15:sqref>Index_Charts!$H$2</c15:sqref>
                        </c15:formulaRef>
                      </c:ext>
                    </c:extLst>
                    <c:strCache>
                      <c:ptCount val="1"/>
                      <c:pt idx="0">
                        <c:v>MSCI Developed Market Index</c:v>
                      </c:pt>
                    </c:strCache>
                  </c:strRef>
                </c:tx>
                <c:spPr>
                  <a:ln w="28575" cap="rnd">
                    <a:solidFill>
                      <a:schemeClr val="accent6">
                        <a:lumMod val="80000"/>
                        <a:lumOff val="2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Index_Charts!$H$379:$H$641</c15:sqref>
                        </c15:formulaRef>
                      </c:ext>
                    </c:extLst>
                    <c:numCache>
                      <c:formatCode>0.00</c:formatCode>
                      <c:ptCount val="263"/>
                      <c:pt idx="0">
                        <c:v>100</c:v>
                      </c:pt>
                      <c:pt idx="1">
                        <c:v>100.6376385796589</c:v>
                      </c:pt>
                      <c:pt idx="2">
                        <c:v>100.92730736566671</c:v>
                      </c:pt>
                      <c:pt idx="3">
                        <c:v>101.6067206830858</c:v>
                      </c:pt>
                      <c:pt idx="4">
                        <c:v>101.6902701586063</c:v>
                      </c:pt>
                      <c:pt idx="5">
                        <c:v>101.2495696283885</c:v>
                      </c:pt>
                      <c:pt idx="6">
                        <c:v>100.74689558610871</c:v>
                      </c:pt>
                      <c:pt idx="7">
                        <c:v>100.7019074069823</c:v>
                      </c:pt>
                      <c:pt idx="8">
                        <c:v>101.046204696215</c:v>
                      </c:pt>
                      <c:pt idx="9">
                        <c:v>101.2394702412376</c:v>
                      </c:pt>
                      <c:pt idx="10">
                        <c:v>101.5741272063718</c:v>
                      </c:pt>
                      <c:pt idx="11">
                        <c:v>101.65216792526449</c:v>
                      </c:pt>
                      <c:pt idx="12">
                        <c:v>101.36525351757059</c:v>
                      </c:pt>
                      <c:pt idx="13">
                        <c:v>100.89930451947571</c:v>
                      </c:pt>
                      <c:pt idx="14">
                        <c:v>100.920421419882</c:v>
                      </c:pt>
                      <c:pt idx="15">
                        <c:v>100.7464365230564</c:v>
                      </c:pt>
                      <c:pt idx="16">
                        <c:v>100.8869098170634</c:v>
                      </c:pt>
                      <c:pt idx="17">
                        <c:v>101.43411297541719</c:v>
                      </c:pt>
                      <c:pt idx="18">
                        <c:v>101.8087084261023</c:v>
                      </c:pt>
                      <c:pt idx="19">
                        <c:v>101.3115431404503</c:v>
                      </c:pt>
                      <c:pt idx="20">
                        <c:v>101.7150595634311</c:v>
                      </c:pt>
                      <c:pt idx="21">
                        <c:v>101.5677003236395</c:v>
                      </c:pt>
                      <c:pt idx="22">
                        <c:v>101.1499529460372</c:v>
                      </c:pt>
                      <c:pt idx="23">
                        <c:v>100.4227970711777</c:v>
                      </c:pt>
                      <c:pt idx="24">
                        <c:v>99.762664401955604</c:v>
                      </c:pt>
                      <c:pt idx="25">
                        <c:v>98.698097183648144</c:v>
                      </c:pt>
                      <c:pt idx="26">
                        <c:v>96.280212087130195</c:v>
                      </c:pt>
                      <c:pt idx="27">
                        <c:v>96.825578993274675</c:v>
                      </c:pt>
                      <c:pt idx="28">
                        <c:v>97.0482245736452</c:v>
                      </c:pt>
                      <c:pt idx="29">
                        <c:v>98.556705763536584</c:v>
                      </c:pt>
                      <c:pt idx="30">
                        <c:v>98.025569812013657</c:v>
                      </c:pt>
                      <c:pt idx="31">
                        <c:v>97.213487272476854</c:v>
                      </c:pt>
                      <c:pt idx="32">
                        <c:v>97.988844767828851</c:v>
                      </c:pt>
                      <c:pt idx="33">
                        <c:v>95.772488351275044</c:v>
                      </c:pt>
                      <c:pt idx="34">
                        <c:v>95.615488787384905</c:v>
                      </c:pt>
                      <c:pt idx="35">
                        <c:v>96.793444579613023</c:v>
                      </c:pt>
                      <c:pt idx="36">
                        <c:v>97.863520554548145</c:v>
                      </c:pt>
                      <c:pt idx="37">
                        <c:v>97.30162737852045</c:v>
                      </c:pt>
                      <c:pt idx="38">
                        <c:v>98.033832946955243</c:v>
                      </c:pt>
                      <c:pt idx="39">
                        <c:v>97.857552734868108</c:v>
                      </c:pt>
                      <c:pt idx="40">
                        <c:v>96.156724126058663</c:v>
                      </c:pt>
                      <c:pt idx="41">
                        <c:v>96.642871898455198</c:v>
                      </c:pt>
                      <c:pt idx="42">
                        <c:v>96.625886565519721</c:v>
                      </c:pt>
                      <c:pt idx="43">
                        <c:v>96.950444143503105</c:v>
                      </c:pt>
                      <c:pt idx="44">
                        <c:v>97.921821562191568</c:v>
                      </c:pt>
                      <c:pt idx="45">
                        <c:v>98.171551862648315</c:v>
                      </c:pt>
                      <c:pt idx="46">
                        <c:v>98.082493630500139</c:v>
                      </c:pt>
                      <c:pt idx="47">
                        <c:v>97.639038721968447</c:v>
                      </c:pt>
                      <c:pt idx="48">
                        <c:v>98.689374985654254</c:v>
                      </c:pt>
                      <c:pt idx="49">
                        <c:v>99.812702274657383</c:v>
                      </c:pt>
                      <c:pt idx="50">
                        <c:v>100.02524846787711</c:v>
                      </c:pt>
                      <c:pt idx="51">
                        <c:v>100.0027543783139</c:v>
                      </c:pt>
                      <c:pt idx="52">
                        <c:v>100.0495788096495</c:v>
                      </c:pt>
                      <c:pt idx="53">
                        <c:v>100.7377143250626</c:v>
                      </c:pt>
                      <c:pt idx="54">
                        <c:v>101.0769619207198</c:v>
                      </c:pt>
                      <c:pt idx="55">
                        <c:v>101.2605871416439</c:v>
                      </c:pt>
                      <c:pt idx="56">
                        <c:v>100.8047375306998</c:v>
                      </c:pt>
                      <c:pt idx="57">
                        <c:v>101.07512566851059</c:v>
                      </c:pt>
                      <c:pt idx="58">
                        <c:v>101.04069593958729</c:v>
                      </c:pt>
                      <c:pt idx="59">
                        <c:v>101.2082539536805</c:v>
                      </c:pt>
                      <c:pt idx="60">
                        <c:v>100.88140106043561</c:v>
                      </c:pt>
                      <c:pt idx="61">
                        <c:v>100.7064980375054</c:v>
                      </c:pt>
                      <c:pt idx="62">
                        <c:v>100.1707714554594</c:v>
                      </c:pt>
                      <c:pt idx="63">
                        <c:v>100.2850781554846</c:v>
                      </c:pt>
                      <c:pt idx="64">
                        <c:v>100.2345812197305</c:v>
                      </c:pt>
                      <c:pt idx="65">
                        <c:v>99.871003282300833</c:v>
                      </c:pt>
                      <c:pt idx="66">
                        <c:v>100.0766635297358</c:v>
                      </c:pt>
                      <c:pt idx="67">
                        <c:v>99.08738265200725</c:v>
                      </c:pt>
                      <c:pt idx="68">
                        <c:v>97.388849358459325</c:v>
                      </c:pt>
                      <c:pt idx="69">
                        <c:v>97.842862717194166</c:v>
                      </c:pt>
                      <c:pt idx="70">
                        <c:v>98.873918332682919</c:v>
                      </c:pt>
                      <c:pt idx="71">
                        <c:v>98.782105722220948</c:v>
                      </c:pt>
                      <c:pt idx="72">
                        <c:v>97.511419193426207</c:v>
                      </c:pt>
                      <c:pt idx="73">
                        <c:v>98.130236187940412</c:v>
                      </c:pt>
                      <c:pt idx="74">
                        <c:v>98.705901255537441</c:v>
                      </c:pt>
                      <c:pt idx="75">
                        <c:v>100.04498817912641</c:v>
                      </c:pt>
                      <c:pt idx="76">
                        <c:v>99.859067642940772</c:v>
                      </c:pt>
                      <c:pt idx="77">
                        <c:v>100.8382491335185</c:v>
                      </c:pt>
                      <c:pt idx="78">
                        <c:v>100.7804071889274</c:v>
                      </c:pt>
                      <c:pt idx="79">
                        <c:v>101.0820116142952</c:v>
                      </c:pt>
                      <c:pt idx="80">
                        <c:v>100.7771937475612</c:v>
                      </c:pt>
                      <c:pt idx="81">
                        <c:v>101.42263639910939</c:v>
                      </c:pt>
                      <c:pt idx="82">
                        <c:v>101.1908095576927</c:v>
                      </c:pt>
                      <c:pt idx="83">
                        <c:v>101.3739757155645</c:v>
                      </c:pt>
                      <c:pt idx="84">
                        <c:v>101.7118461220649</c:v>
                      </c:pt>
                      <c:pt idx="85">
                        <c:v>102.0382399522574</c:v>
                      </c:pt>
                      <c:pt idx="86">
                        <c:v>102.4353294925058</c:v>
                      </c:pt>
                      <c:pt idx="87">
                        <c:v>102.48353111299841</c:v>
                      </c:pt>
                      <c:pt idx="88">
                        <c:v>102.70663575642109</c:v>
                      </c:pt>
                      <c:pt idx="89">
                        <c:v>102.53310992264799</c:v>
                      </c:pt>
                      <c:pt idx="90">
                        <c:v>103.3842128216311</c:v>
                      </c:pt>
                      <c:pt idx="91">
                        <c:v>103.8148139646981</c:v>
                      </c:pt>
                      <c:pt idx="92">
                        <c:v>103.7142791562421</c:v>
                      </c:pt>
                      <c:pt idx="93">
                        <c:v>103.8111414602796</c:v>
                      </c:pt>
                      <c:pt idx="94">
                        <c:v>104.0553630041086</c:v>
                      </c:pt>
                      <c:pt idx="95">
                        <c:v>104.153602497303</c:v>
                      </c:pt>
                      <c:pt idx="96">
                        <c:v>104.0402139233824</c:v>
                      </c:pt>
                      <c:pt idx="97">
                        <c:v>104.2077719374756</c:v>
                      </c:pt>
                      <c:pt idx="98">
                        <c:v>104.1306493446875</c:v>
                      </c:pt>
                      <c:pt idx="99">
                        <c:v>103.9910941767852</c:v>
                      </c:pt>
                      <c:pt idx="100">
                        <c:v>104.7949135813805</c:v>
                      </c:pt>
                      <c:pt idx="101">
                        <c:v>104.9307962448643</c:v>
                      </c:pt>
                      <c:pt idx="102">
                        <c:v>104.889021507104</c:v>
                      </c:pt>
                      <c:pt idx="103">
                        <c:v>104.43317189615991</c:v>
                      </c:pt>
                      <c:pt idx="104">
                        <c:v>104.2238391443065</c:v>
                      </c:pt>
                      <c:pt idx="105">
                        <c:v>104.38588840177199</c:v>
                      </c:pt>
                      <c:pt idx="106">
                        <c:v>105.1552780774439</c:v>
                      </c:pt>
                      <c:pt idx="107">
                        <c:v>105.344871118048</c:v>
                      </c:pt>
                      <c:pt idx="108">
                        <c:v>105.7070718663208</c:v>
                      </c:pt>
                      <c:pt idx="109">
                        <c:v>105.66667431771759</c:v>
                      </c:pt>
                      <c:pt idx="110">
                        <c:v>105.2291872288659</c:v>
                      </c:pt>
                      <c:pt idx="111">
                        <c:v>104.501113227902</c:v>
                      </c:pt>
                      <c:pt idx="112">
                        <c:v>103.89055936832931</c:v>
                      </c:pt>
                      <c:pt idx="113">
                        <c:v>104.458420364037</c:v>
                      </c:pt>
                      <c:pt idx="114">
                        <c:v>104.6034842885671</c:v>
                      </c:pt>
                      <c:pt idx="115">
                        <c:v>105.41878026947001</c:v>
                      </c:pt>
                      <c:pt idx="116">
                        <c:v>105.2438772465398</c:v>
                      </c:pt>
                      <c:pt idx="117">
                        <c:v>105.1102898983176</c:v>
                      </c:pt>
                      <c:pt idx="118">
                        <c:v>105.3558886313035</c:v>
                      </c:pt>
                      <c:pt idx="119">
                        <c:v>106.01418504831641</c:v>
                      </c:pt>
                      <c:pt idx="120">
                        <c:v>106.4902334335621</c:v>
                      </c:pt>
                      <c:pt idx="121">
                        <c:v>107.3036931622558</c:v>
                      </c:pt>
                      <c:pt idx="122">
                        <c:v>107.26559092891409</c:v>
                      </c:pt>
                      <c:pt idx="123">
                        <c:v>107.1122638694425</c:v>
                      </c:pt>
                      <c:pt idx="124">
                        <c:v>107.45059333899511</c:v>
                      </c:pt>
                      <c:pt idx="125">
                        <c:v>107.87384947322511</c:v>
                      </c:pt>
                      <c:pt idx="126">
                        <c:v>107.9142470218285</c:v>
                      </c:pt>
                      <c:pt idx="127">
                        <c:v>107.96428489453029</c:v>
                      </c:pt>
                      <c:pt idx="128">
                        <c:v>107.935822985287</c:v>
                      </c:pt>
                      <c:pt idx="129">
                        <c:v>108.348520669314</c:v>
                      </c:pt>
                      <c:pt idx="130">
                        <c:v>108.5638212408475</c:v>
                      </c:pt>
                      <c:pt idx="131">
                        <c:v>108.029012784906</c:v>
                      </c:pt>
                      <c:pt idx="132">
                        <c:v>108.268643698212</c:v>
                      </c:pt>
                      <c:pt idx="133">
                        <c:v>108.26910276126431</c:v>
                      </c:pt>
                      <c:pt idx="134">
                        <c:v>109.0706268505979</c:v>
                      </c:pt>
                      <c:pt idx="135">
                        <c:v>108.48210801753621</c:v>
                      </c:pt>
                      <c:pt idx="136">
                        <c:v>108.5449996557027</c:v>
                      </c:pt>
                      <c:pt idx="137">
                        <c:v>108.4504326669268</c:v>
                      </c:pt>
                      <c:pt idx="138">
                        <c:v>108.6570110404664</c:v>
                      </c:pt>
                      <c:pt idx="139">
                        <c:v>109.2501205040512</c:v>
                      </c:pt>
                      <c:pt idx="140">
                        <c:v>109.1477494433861</c:v>
                      </c:pt>
                      <c:pt idx="141">
                        <c:v>109.6357334679918</c:v>
                      </c:pt>
                      <c:pt idx="142">
                        <c:v>109.6472100442996</c:v>
                      </c:pt>
                      <c:pt idx="143">
                        <c:v>109.81063649092199</c:v>
                      </c:pt>
                      <c:pt idx="144">
                        <c:v>110.45837445773169</c:v>
                      </c:pt>
                      <c:pt idx="145">
                        <c:v>110.8871393485895</c:v>
                      </c:pt>
                      <c:pt idx="146">
                        <c:v>110.86510432207869</c:v>
                      </c:pt>
                      <c:pt idx="147">
                        <c:v>110.6016021300526</c:v>
                      </c:pt>
                      <c:pt idx="148">
                        <c:v>110.6447540569697</c:v>
                      </c:pt>
                      <c:pt idx="149">
                        <c:v>110.4569972685748</c:v>
                      </c:pt>
                      <c:pt idx="150">
                        <c:v>109.95983198292291</c:v>
                      </c:pt>
                      <c:pt idx="151">
                        <c:v>108.15938669176209</c:v>
                      </c:pt>
                      <c:pt idx="152">
                        <c:v>108.91362728670801</c:v>
                      </c:pt>
                      <c:pt idx="153">
                        <c:v>108.95953359193901</c:v>
                      </c:pt>
                      <c:pt idx="154">
                        <c:v>108.89021507104</c:v>
                      </c:pt>
                      <c:pt idx="155">
                        <c:v>107.53138843620169</c:v>
                      </c:pt>
                      <c:pt idx="156">
                        <c:v>107.9463814354902</c:v>
                      </c:pt>
                      <c:pt idx="157">
                        <c:v>109.4084972570983</c:v>
                      </c:pt>
                      <c:pt idx="158">
                        <c:v>110.4028278284022</c:v>
                      </c:pt>
                      <c:pt idx="159">
                        <c:v>110.9316684646636</c:v>
                      </c:pt>
                      <c:pt idx="160">
                        <c:v>110.3931875043037</c:v>
                      </c:pt>
                      <c:pt idx="161">
                        <c:v>110.77650515298269</c:v>
                      </c:pt>
                      <c:pt idx="162">
                        <c:v>111.1511006036679</c:v>
                      </c:pt>
                      <c:pt idx="163">
                        <c:v>111.7795579222806</c:v>
                      </c:pt>
                      <c:pt idx="164">
                        <c:v>111.54727201781169</c:v>
                      </c:pt>
                      <c:pt idx="165">
                        <c:v>111.6147542865013</c:v>
                      </c:pt>
                      <c:pt idx="166">
                        <c:v>111.5839970619965</c:v>
                      </c:pt>
                      <c:pt idx="167">
                        <c:v>111.1607409277664</c:v>
                      </c:pt>
                      <c:pt idx="168">
                        <c:v>111.6087864668212</c:v>
                      </c:pt>
                      <c:pt idx="169">
                        <c:v>111.10289898317529</c:v>
                      </c:pt>
                      <c:pt idx="170">
                        <c:v>110.3036702091032</c:v>
                      </c:pt>
                      <c:pt idx="171">
                        <c:v>106.996120917208</c:v>
                      </c:pt>
                      <c:pt idx="172">
                        <c:v>104.18068721738931</c:v>
                      </c:pt>
                      <c:pt idx="173">
                        <c:v>103.6848991208942</c:v>
                      </c:pt>
                      <c:pt idx="174">
                        <c:v>99.949503064245903</c:v>
                      </c:pt>
                      <c:pt idx="175">
                        <c:v>98.290908256248983</c:v>
                      </c:pt>
                      <c:pt idx="176">
                        <c:v>101.56219156701169</c:v>
                      </c:pt>
                      <c:pt idx="177">
                        <c:v>100.05187412491109</c:v>
                      </c:pt>
                      <c:pt idx="178">
                        <c:v>102.9719742006564</c:v>
                      </c:pt>
                      <c:pt idx="179">
                        <c:v>100.6426882732343</c:v>
                      </c:pt>
                      <c:pt idx="180">
                        <c:v>98.66596276998645</c:v>
                      </c:pt>
                      <c:pt idx="181">
                        <c:v>91.593178323042679</c:v>
                      </c:pt>
                      <c:pt idx="182">
                        <c:v>94.197902081850941</c:v>
                      </c:pt>
                      <c:pt idx="183">
                        <c:v>90.529529230839856</c:v>
                      </c:pt>
                      <c:pt idx="184">
                        <c:v>81.553469369017861</c:v>
                      </c:pt>
                      <c:pt idx="185">
                        <c:v>86.379140174903</c:v>
                      </c:pt>
                      <c:pt idx="186">
                        <c:v>78.168797484334448</c:v>
                      </c:pt>
                      <c:pt idx="187">
                        <c:v>81.389124796290773</c:v>
                      </c:pt>
                      <c:pt idx="188">
                        <c:v>77.225881974889205</c:v>
                      </c:pt>
                      <c:pt idx="189">
                        <c:v>77.785938898707712</c:v>
                      </c:pt>
                      <c:pt idx="190">
                        <c:v>75.788555558105912</c:v>
                      </c:pt>
                      <c:pt idx="191">
                        <c:v>73.546950673675056</c:v>
                      </c:pt>
                      <c:pt idx="192">
                        <c:v>79.996786558633801</c:v>
                      </c:pt>
                      <c:pt idx="193">
                        <c:v>81.988202079555606</c:v>
                      </c:pt>
                      <c:pt idx="194">
                        <c:v>86.100029839098383</c:v>
                      </c:pt>
                      <c:pt idx="195">
                        <c:v>83.878623728969202</c:v>
                      </c:pt>
                      <c:pt idx="196">
                        <c:v>85.866825808524766</c:v>
                      </c:pt>
                      <c:pt idx="197">
                        <c:v>85.051988890674096</c:v>
                      </c:pt>
                      <c:pt idx="198">
                        <c:v>81.771524318865175</c:v>
                      </c:pt>
                      <c:pt idx="199">
                        <c:v>82.772281772901465</c:v>
                      </c:pt>
                      <c:pt idx="200">
                        <c:v>81.569077512796326</c:v>
                      </c:pt>
                      <c:pt idx="201">
                        <c:v>86.371795166066022</c:v>
                      </c:pt>
                      <c:pt idx="202">
                        <c:v>86.994284664998801</c:v>
                      </c:pt>
                      <c:pt idx="203">
                        <c:v>89.061904652604042</c:v>
                      </c:pt>
                      <c:pt idx="204">
                        <c:v>90.466178529621047</c:v>
                      </c:pt>
                      <c:pt idx="205">
                        <c:v>90.525397663369048</c:v>
                      </c:pt>
                      <c:pt idx="206">
                        <c:v>89.827162760805223</c:v>
                      </c:pt>
                      <c:pt idx="207">
                        <c:v>92.1252324006702</c:v>
                      </c:pt>
                      <c:pt idx="208">
                        <c:v>89.985539513852203</c:v>
                      </c:pt>
                      <c:pt idx="209">
                        <c:v>90.175132554456269</c:v>
                      </c:pt>
                      <c:pt idx="210">
                        <c:v>92.616429866642207</c:v>
                      </c:pt>
                      <c:pt idx="211">
                        <c:v>91.538549819817746</c:v>
                      </c:pt>
                      <c:pt idx="212">
                        <c:v>88.702458282645111</c:v>
                      </c:pt>
                      <c:pt idx="213">
                        <c:v>90.356003397066559</c:v>
                      </c:pt>
                      <c:pt idx="214">
                        <c:v>90.636490922028116</c:v>
                      </c:pt>
                      <c:pt idx="215">
                        <c:v>91.245667592443809</c:v>
                      </c:pt>
                      <c:pt idx="216">
                        <c:v>92.845043266692684</c:v>
                      </c:pt>
                      <c:pt idx="217">
                        <c:v>92.884522689191385</c:v>
                      </c:pt>
                      <c:pt idx="218">
                        <c:v>95.060940620194202</c:v>
                      </c:pt>
                      <c:pt idx="219">
                        <c:v>94.238758693506526</c:v>
                      </c:pt>
                      <c:pt idx="220">
                        <c:v>92.032501664103563</c:v>
                      </c:pt>
                      <c:pt idx="221">
                        <c:v>91.709321275277205</c:v>
                      </c:pt>
                      <c:pt idx="222">
                        <c:v>92.643973649780804</c:v>
                      </c:pt>
                      <c:pt idx="223">
                        <c:v>92.161498381802744</c:v>
                      </c:pt>
                      <c:pt idx="224">
                        <c:v>93.011683154681279</c:v>
                      </c:pt>
                      <c:pt idx="225">
                        <c:v>94.653751692794984</c:v>
                      </c:pt>
                      <c:pt idx="226">
                        <c:v>94.599123189570093</c:v>
                      </c:pt>
                      <c:pt idx="227">
                        <c:v>93.376179218215611</c:v>
                      </c:pt>
                      <c:pt idx="228">
                        <c:v>91.742832878095783</c:v>
                      </c:pt>
                      <c:pt idx="229">
                        <c:v>91.807560768471561</c:v>
                      </c:pt>
                      <c:pt idx="230">
                        <c:v>92.198682489039868</c:v>
                      </c:pt>
                      <c:pt idx="231">
                        <c:v>94.980145522987584</c:v>
                      </c:pt>
                      <c:pt idx="232">
                        <c:v>94.629880414074833</c:v>
                      </c:pt>
                      <c:pt idx="233">
                        <c:v>96.037367732458023</c:v>
                      </c:pt>
                      <c:pt idx="234">
                        <c:v>95.214267679665795</c:v>
                      </c:pt>
                      <c:pt idx="235">
                        <c:v>95.113273808157572</c:v>
                      </c:pt>
                      <c:pt idx="236">
                        <c:v>95.569123419101615</c:v>
                      </c:pt>
                      <c:pt idx="237">
                        <c:v>97.058323960796017</c:v>
                      </c:pt>
                      <c:pt idx="238">
                        <c:v>98.097183648174095</c:v>
                      </c:pt>
                      <c:pt idx="239">
                        <c:v>98.621892716964624</c:v>
                      </c:pt>
                      <c:pt idx="240">
                        <c:v>98.601234879610729</c:v>
                      </c:pt>
                      <c:pt idx="241">
                        <c:v>99.338031078568577</c:v>
                      </c:pt>
                      <c:pt idx="242">
                        <c:v>100.40122110771919</c:v>
                      </c:pt>
                      <c:pt idx="243">
                        <c:v>102.028599628159</c:v>
                      </c:pt>
                      <c:pt idx="244">
                        <c:v>101.8431381550256</c:v>
                      </c:pt>
                      <c:pt idx="245">
                        <c:v>104.0585764454748</c:v>
                      </c:pt>
                      <c:pt idx="246">
                        <c:v>105.03546262079099</c:v>
                      </c:pt>
                      <c:pt idx="247">
                        <c:v>104.44969816604311</c:v>
                      </c:pt>
                      <c:pt idx="248">
                        <c:v>104.0861202286134</c:v>
                      </c:pt>
                      <c:pt idx="249">
                        <c:v>98.902380241926238</c:v>
                      </c:pt>
                      <c:pt idx="250">
                        <c:v>99.362361420341102</c:v>
                      </c:pt>
                      <c:pt idx="251">
                        <c:v>99.682787430853551</c:v>
                      </c:pt>
                      <c:pt idx="252">
                        <c:v>101.8706819381642</c:v>
                      </c:pt>
                      <c:pt idx="253">
                        <c:v>101.815594371887</c:v>
                      </c:pt>
                      <c:pt idx="254">
                        <c:v>101.7118461220649</c:v>
                      </c:pt>
                      <c:pt idx="255">
                        <c:v>101.405651066174</c:v>
                      </c:pt>
                      <c:pt idx="256">
                        <c:v>101.8119218674685</c:v>
                      </c:pt>
                      <c:pt idx="257">
                        <c:v>102.6483347487777</c:v>
                      </c:pt>
                      <c:pt idx="258">
                        <c:v>100.08125416025899</c:v>
                      </c:pt>
                      <c:pt idx="259">
                        <c:v>100.6908898937269</c:v>
                      </c:pt>
                      <c:pt idx="260">
                        <c:v>99.028622581311566</c:v>
                      </c:pt>
                      <c:pt idx="261">
                        <c:v>99.91231895700875</c:v>
                      </c:pt>
                      <c:pt idx="262">
                        <c:v>101.0760437946152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C-65D4-4AEF-B385-7A62C3369988}"/>
                  </c:ext>
                </c:extLst>
              </c15:ser>
            </c15:filteredLineSeries>
            <c15:filteredLineSeries>
              <c15:ser>
                <c:idx val="9"/>
                <c:order val="9"/>
                <c:tx>
                  <c:strRef>
                    <c:extLst xmlns:c15="http://schemas.microsoft.com/office/drawing/2012/chart" xmlns:c16r2="http://schemas.microsoft.com/office/drawing/2015/06/chart">
                      <c:ext xmlns:c15="http://schemas.microsoft.com/office/drawing/2012/chart" uri="{02D57815-91ED-43cb-92C2-25804820EDAC}">
                        <c15:formulaRef>
                          <c15:sqref>Index_Charts!$K$2</c15:sqref>
                        </c15:formulaRef>
                      </c:ext>
                    </c:extLst>
                    <c:strCache>
                      <c:ptCount val="1"/>
                      <c:pt idx="0">
                        <c:v>S&amp;P CNX Sensex</c:v>
                      </c:pt>
                    </c:strCache>
                  </c:strRef>
                </c:tx>
                <c:spPr>
                  <a:ln w="28575" cap="rnd">
                    <a:solidFill>
                      <a:schemeClr val="accent6">
                        <a:lumMod val="8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Index_Charts!$A$379:$A$641</c15:sqref>
                        </c15:formulaRef>
                      </c:ext>
                    </c:extLst>
                    <c:numCache>
                      <c:formatCode>mmm\-yy</c:formatCode>
                      <c:ptCount val="263"/>
                      <c:pt idx="0">
                        <c:v>43644</c:v>
                      </c:pt>
                      <c:pt idx="1">
                        <c:v>43647</c:v>
                      </c:pt>
                      <c:pt idx="2">
                        <c:v>43648</c:v>
                      </c:pt>
                      <c:pt idx="3">
                        <c:v>43649</c:v>
                      </c:pt>
                      <c:pt idx="4">
                        <c:v>43650</c:v>
                      </c:pt>
                      <c:pt idx="5">
                        <c:v>43651</c:v>
                      </c:pt>
                      <c:pt idx="6">
                        <c:v>43654</c:v>
                      </c:pt>
                      <c:pt idx="7">
                        <c:v>43655</c:v>
                      </c:pt>
                      <c:pt idx="8">
                        <c:v>43656</c:v>
                      </c:pt>
                      <c:pt idx="9">
                        <c:v>43657</c:v>
                      </c:pt>
                      <c:pt idx="10">
                        <c:v>43658</c:v>
                      </c:pt>
                      <c:pt idx="11">
                        <c:v>43661</c:v>
                      </c:pt>
                      <c:pt idx="12">
                        <c:v>43662</c:v>
                      </c:pt>
                      <c:pt idx="13">
                        <c:v>43663</c:v>
                      </c:pt>
                      <c:pt idx="14">
                        <c:v>43664</c:v>
                      </c:pt>
                      <c:pt idx="15">
                        <c:v>43665</c:v>
                      </c:pt>
                      <c:pt idx="16">
                        <c:v>43668</c:v>
                      </c:pt>
                      <c:pt idx="17">
                        <c:v>43669</c:v>
                      </c:pt>
                      <c:pt idx="18">
                        <c:v>43670</c:v>
                      </c:pt>
                      <c:pt idx="19">
                        <c:v>43671</c:v>
                      </c:pt>
                      <c:pt idx="20">
                        <c:v>43672</c:v>
                      </c:pt>
                      <c:pt idx="21">
                        <c:v>43675</c:v>
                      </c:pt>
                      <c:pt idx="22">
                        <c:v>43676</c:v>
                      </c:pt>
                      <c:pt idx="23">
                        <c:v>43677</c:v>
                      </c:pt>
                      <c:pt idx="24">
                        <c:v>43678</c:v>
                      </c:pt>
                      <c:pt idx="25">
                        <c:v>43679</c:v>
                      </c:pt>
                      <c:pt idx="26">
                        <c:v>43682</c:v>
                      </c:pt>
                      <c:pt idx="27">
                        <c:v>43683</c:v>
                      </c:pt>
                      <c:pt idx="28">
                        <c:v>43684</c:v>
                      </c:pt>
                      <c:pt idx="29">
                        <c:v>43685</c:v>
                      </c:pt>
                      <c:pt idx="30">
                        <c:v>43686</c:v>
                      </c:pt>
                      <c:pt idx="31">
                        <c:v>43689</c:v>
                      </c:pt>
                      <c:pt idx="32">
                        <c:v>43690</c:v>
                      </c:pt>
                      <c:pt idx="33">
                        <c:v>43691</c:v>
                      </c:pt>
                      <c:pt idx="34">
                        <c:v>43692</c:v>
                      </c:pt>
                      <c:pt idx="35">
                        <c:v>43693</c:v>
                      </c:pt>
                      <c:pt idx="36">
                        <c:v>43696</c:v>
                      </c:pt>
                      <c:pt idx="37">
                        <c:v>43697</c:v>
                      </c:pt>
                      <c:pt idx="38">
                        <c:v>43698</c:v>
                      </c:pt>
                      <c:pt idx="39">
                        <c:v>43699</c:v>
                      </c:pt>
                      <c:pt idx="40">
                        <c:v>43700</c:v>
                      </c:pt>
                      <c:pt idx="41">
                        <c:v>43703</c:v>
                      </c:pt>
                      <c:pt idx="42">
                        <c:v>43704</c:v>
                      </c:pt>
                      <c:pt idx="43">
                        <c:v>43705</c:v>
                      </c:pt>
                      <c:pt idx="44">
                        <c:v>43706</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43925</c:v>
                      </c:pt>
                      <c:pt idx="202">
                        <c:v>43926</c:v>
                      </c:pt>
                      <c:pt idx="203">
                        <c:v>43927</c:v>
                      </c:pt>
                      <c:pt idx="204">
                        <c:v>43928</c:v>
                      </c:pt>
                      <c:pt idx="205">
                        <c:v>43929</c:v>
                      </c:pt>
                      <c:pt idx="206">
                        <c:v>43930</c:v>
                      </c:pt>
                      <c:pt idx="207">
                        <c:v>43931</c:v>
                      </c:pt>
                      <c:pt idx="208">
                        <c:v>43932</c:v>
                      </c:pt>
                      <c:pt idx="209">
                        <c:v>43933</c:v>
                      </c:pt>
                      <c:pt idx="210">
                        <c:v>43934</c:v>
                      </c:pt>
                      <c:pt idx="211">
                        <c:v>43935</c:v>
                      </c:pt>
                      <c:pt idx="212">
                        <c:v>43936</c:v>
                      </c:pt>
                      <c:pt idx="213">
                        <c:v>43937</c:v>
                      </c:pt>
                      <c:pt idx="214">
                        <c:v>43938</c:v>
                      </c:pt>
                      <c:pt idx="215">
                        <c:v>43939</c:v>
                      </c:pt>
                      <c:pt idx="216">
                        <c:v>43940</c:v>
                      </c:pt>
                      <c:pt idx="217">
                        <c:v>43941</c:v>
                      </c:pt>
                      <c:pt idx="218">
                        <c:v>43942</c:v>
                      </c:pt>
                      <c:pt idx="219">
                        <c:v>43943</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Index_Charts!$K$379:$K$641</c15:sqref>
                        </c15:formulaRef>
                      </c:ext>
                    </c:extLst>
                    <c:numCache>
                      <c:formatCode>0.00</c:formatCode>
                      <c:ptCount val="263"/>
                      <c:pt idx="0">
                        <c:v>100</c:v>
                      </c:pt>
                      <c:pt idx="1">
                        <c:v>100.740862208666</c:v>
                      </c:pt>
                      <c:pt idx="2">
                        <c:v>101.0708055715194</c:v>
                      </c:pt>
                      <c:pt idx="3">
                        <c:v>101.128605312804</c:v>
                      </c:pt>
                      <c:pt idx="4">
                        <c:v>101.30327374485459</c:v>
                      </c:pt>
                      <c:pt idx="5">
                        <c:v>100.3014369467521</c:v>
                      </c:pt>
                      <c:pt idx="6">
                        <c:v>98.288929661497093</c:v>
                      </c:pt>
                      <c:pt idx="7">
                        <c:v>98.314948429532564</c:v>
                      </c:pt>
                      <c:pt idx="8">
                        <c:v>97.873822428634924</c:v>
                      </c:pt>
                      <c:pt idx="9">
                        <c:v>98.549218878507332</c:v>
                      </c:pt>
                      <c:pt idx="10">
                        <c:v>98.328681262222474</c:v>
                      </c:pt>
                      <c:pt idx="11">
                        <c:v>98.736046325083805</c:v>
                      </c:pt>
                      <c:pt idx="12">
                        <c:v>99.330873438620074</c:v>
                      </c:pt>
                      <c:pt idx="13">
                        <c:v>99.545623465527299</c:v>
                      </c:pt>
                      <c:pt idx="14">
                        <c:v>98.737950137379073</c:v>
                      </c:pt>
                      <c:pt idx="15">
                        <c:v>97.315294669528654</c:v>
                      </c:pt>
                      <c:pt idx="16">
                        <c:v>96.538843863022947</c:v>
                      </c:pt>
                      <c:pt idx="17">
                        <c:v>96.41600989373174</c:v>
                      </c:pt>
                      <c:pt idx="18">
                        <c:v>96.073095223106478</c:v>
                      </c:pt>
                      <c:pt idx="19">
                        <c:v>96.030779821823458</c:v>
                      </c:pt>
                      <c:pt idx="20">
                        <c:v>96.162295175181171</c:v>
                      </c:pt>
                      <c:pt idx="21">
                        <c:v>95.663699427130197</c:v>
                      </c:pt>
                      <c:pt idx="22">
                        <c:v>94.929767095219063</c:v>
                      </c:pt>
                      <c:pt idx="23">
                        <c:v>95.142689462322807</c:v>
                      </c:pt>
                      <c:pt idx="24">
                        <c:v>93.9679103553174</c:v>
                      </c:pt>
                      <c:pt idx="25">
                        <c:v>94.221498153048202</c:v>
                      </c:pt>
                      <c:pt idx="26">
                        <c:v>93.159475502251013</c:v>
                      </c:pt>
                      <c:pt idx="27">
                        <c:v>93.862642227470516</c:v>
                      </c:pt>
                      <c:pt idx="28">
                        <c:v>93.135766693133874</c:v>
                      </c:pt>
                      <c:pt idx="29">
                        <c:v>94.752382557627072</c:v>
                      </c:pt>
                      <c:pt idx="30">
                        <c:v>95.398536450644045</c:v>
                      </c:pt>
                      <c:pt idx="31">
                        <c:v>95.398536450644045</c:v>
                      </c:pt>
                      <c:pt idx="32">
                        <c:v>93.815199225072305</c:v>
                      </c:pt>
                      <c:pt idx="33">
                        <c:v>94.712199426114822</c:v>
                      </c:pt>
                      <c:pt idx="34">
                        <c:v>94.712199426114822</c:v>
                      </c:pt>
                      <c:pt idx="35">
                        <c:v>94.810689982190496</c:v>
                      </c:pt>
                      <c:pt idx="36">
                        <c:v>94.943093781285995</c:v>
                      </c:pt>
                      <c:pt idx="37">
                        <c:v>94.754032528283005</c:v>
                      </c:pt>
                      <c:pt idx="38">
                        <c:v>94.074650764672597</c:v>
                      </c:pt>
                      <c:pt idx="39">
                        <c:v>92.583483438356083</c:v>
                      </c:pt>
                      <c:pt idx="40">
                        <c:v>93.162826211890746</c:v>
                      </c:pt>
                      <c:pt idx="41">
                        <c:v>95.175688875440883</c:v>
                      </c:pt>
                      <c:pt idx="42">
                        <c:v>95.549216847774204</c:v>
                      </c:pt>
                      <c:pt idx="43">
                        <c:v>95.068364630315202</c:v>
                      </c:pt>
                      <c:pt idx="44">
                        <c:v>94.096379609002653</c:v>
                      </c:pt>
                      <c:pt idx="45">
                        <c:v>94.766166158644907</c:v>
                      </c:pt>
                      <c:pt idx="46">
                        <c:v>94.766166158644907</c:v>
                      </c:pt>
                      <c:pt idx="47">
                        <c:v>92.811890145461405</c:v>
                      </c:pt>
                      <c:pt idx="48">
                        <c:v>93.222682070454198</c:v>
                      </c:pt>
                      <c:pt idx="49">
                        <c:v>93.0187964657121</c:v>
                      </c:pt>
                      <c:pt idx="50">
                        <c:v>93.875131236127515</c:v>
                      </c:pt>
                      <c:pt idx="51">
                        <c:v>94.290619231448744</c:v>
                      </c:pt>
                      <c:pt idx="52">
                        <c:v>94.290619231448744</c:v>
                      </c:pt>
                      <c:pt idx="53">
                        <c:v>94.608860494727182</c:v>
                      </c:pt>
                      <c:pt idx="54">
                        <c:v>94.186112628520007</c:v>
                      </c:pt>
                      <c:pt idx="55">
                        <c:v>94.898671494396183</c:v>
                      </c:pt>
                      <c:pt idx="56">
                        <c:v>94.23441869249217</c:v>
                      </c:pt>
                      <c:pt idx="57">
                        <c:v>92.604196916128657</c:v>
                      </c:pt>
                      <c:pt idx="58">
                        <c:v>92.814352409363295</c:v>
                      </c:pt>
                      <c:pt idx="59">
                        <c:v>91.620255953601784</c:v>
                      </c:pt>
                      <c:pt idx="60">
                        <c:v>96.496934608363006</c:v>
                      </c:pt>
                      <c:pt idx="61">
                        <c:v>99.226772982314316</c:v>
                      </c:pt>
                      <c:pt idx="62">
                        <c:v>99.244821122873574</c:v>
                      </c:pt>
                      <c:pt idx="63">
                        <c:v>97.966423858677203</c:v>
                      </c:pt>
                      <c:pt idx="64">
                        <c:v>98.972195202189894</c:v>
                      </c:pt>
                      <c:pt idx="65">
                        <c:v>98.547848133654682</c:v>
                      </c:pt>
                      <c:pt idx="66">
                        <c:v>98.153784372696322</c:v>
                      </c:pt>
                      <c:pt idx="67">
                        <c:v>97.23508071148764</c:v>
                      </c:pt>
                      <c:pt idx="68">
                        <c:v>97.23508071148764</c:v>
                      </c:pt>
                      <c:pt idx="69">
                        <c:v>96.731103520681998</c:v>
                      </c:pt>
                      <c:pt idx="70">
                        <c:v>95.630547709028406</c:v>
                      </c:pt>
                      <c:pt idx="71">
                        <c:v>95.271793320106482</c:v>
                      </c:pt>
                      <c:pt idx="72">
                        <c:v>95.271793320106482</c:v>
                      </c:pt>
                      <c:pt idx="73">
                        <c:v>96.911534157946363</c:v>
                      </c:pt>
                      <c:pt idx="74">
                        <c:v>96.156228360000256</c:v>
                      </c:pt>
                      <c:pt idx="75">
                        <c:v>96.782404915998711</c:v>
                      </c:pt>
                      <c:pt idx="76">
                        <c:v>97.004237124644348</c:v>
                      </c:pt>
                      <c:pt idx="77">
                        <c:v>97.744490113375832</c:v>
                      </c:pt>
                      <c:pt idx="78">
                        <c:v>97.980308996350743</c:v>
                      </c:pt>
                      <c:pt idx="79">
                        <c:v>99.130389311845448</c:v>
                      </c:pt>
                      <c:pt idx="80">
                        <c:v>99.755652037942212</c:v>
                      </c:pt>
                      <c:pt idx="81">
                        <c:v>99.755652037942212</c:v>
                      </c:pt>
                      <c:pt idx="82">
                        <c:v>98.906450217593019</c:v>
                      </c:pt>
                      <c:pt idx="83">
                        <c:v>99.14757439083084</c:v>
                      </c:pt>
                      <c:pt idx="84">
                        <c:v>99.049997664656914</c:v>
                      </c:pt>
                      <c:pt idx="85">
                        <c:v>99.145619810207677</c:v>
                      </c:pt>
                      <c:pt idx="86">
                        <c:v>99.633351136093552</c:v>
                      </c:pt>
                      <c:pt idx="87">
                        <c:v>101.10979564732661</c:v>
                      </c:pt>
                      <c:pt idx="88">
                        <c:v>101.668323406433</c:v>
                      </c:pt>
                      <c:pt idx="89">
                        <c:v>101.8642383836989</c:v>
                      </c:pt>
                      <c:pt idx="90">
                        <c:v>101.9555706055443</c:v>
                      </c:pt>
                      <c:pt idx="91">
                        <c:v>102.303155962334</c:v>
                      </c:pt>
                      <c:pt idx="92">
                        <c:v>102.16676684950031</c:v>
                      </c:pt>
                      <c:pt idx="93">
                        <c:v>102.72915300152511</c:v>
                      </c:pt>
                      <c:pt idx="94">
                        <c:v>103.1961200813106</c:v>
                      </c:pt>
                      <c:pt idx="95">
                        <c:v>102.35811267725759</c:v>
                      </c:pt>
                      <c:pt idx="96">
                        <c:v>102.4126124772304</c:v>
                      </c:pt>
                      <c:pt idx="97">
                        <c:v>102.4126124772304</c:v>
                      </c:pt>
                      <c:pt idx="98">
                        <c:v>101.8312643547447</c:v>
                      </c:pt>
                      <c:pt idx="99">
                        <c:v>102.2638612765595</c:v>
                      </c:pt>
                      <c:pt idx="100">
                        <c:v>102.44208349156131</c:v>
                      </c:pt>
                      <c:pt idx="101">
                        <c:v>102.2580483030179</c:v>
                      </c:pt>
                      <c:pt idx="102">
                        <c:v>102.72894992821359</c:v>
                      </c:pt>
                      <c:pt idx="103">
                        <c:v>103.19078940688379</c:v>
                      </c:pt>
                      <c:pt idx="104">
                        <c:v>102.9966767052574</c:v>
                      </c:pt>
                      <c:pt idx="105">
                        <c:v>102.4489879841522</c:v>
                      </c:pt>
                      <c:pt idx="106">
                        <c:v>103.79389175786351</c:v>
                      </c:pt>
                      <c:pt idx="107">
                        <c:v>103.6214571322393</c:v>
                      </c:pt>
                      <c:pt idx="108">
                        <c:v>104.12738890366811</c:v>
                      </c:pt>
                      <c:pt idx="109">
                        <c:v>104.4054978037621</c:v>
                      </c:pt>
                      <c:pt idx="110">
                        <c:v>103.5516760655764</c:v>
                      </c:pt>
                      <c:pt idx="111">
                        <c:v>103.5728972266278</c:v>
                      </c:pt>
                      <c:pt idx="112">
                        <c:v>103.2512291012178</c:v>
                      </c:pt>
                      <c:pt idx="113">
                        <c:v>103.69504582349271</c:v>
                      </c:pt>
                      <c:pt idx="114">
                        <c:v>103.515579784458</c:v>
                      </c:pt>
                      <c:pt idx="115">
                        <c:v>102.6666318057482</c:v>
                      </c:pt>
                      <c:pt idx="116">
                        <c:v>102.77395605087391</c:v>
                      </c:pt>
                      <c:pt idx="117">
                        <c:v>102.1455710726129</c:v>
                      </c:pt>
                      <c:pt idx="118">
                        <c:v>102.5839301996414</c:v>
                      </c:pt>
                      <c:pt idx="119">
                        <c:v>103.01327794847219</c:v>
                      </c:pt>
                      <c:pt idx="120">
                        <c:v>104.0997201649767</c:v>
                      </c:pt>
                      <c:pt idx="121">
                        <c:v>103.91951798518799</c:v>
                      </c:pt>
                      <c:pt idx="122">
                        <c:v>104.96902624316409</c:v>
                      </c:pt>
                      <c:pt idx="123">
                        <c:v>105.49295538682421</c:v>
                      </c:pt>
                      <c:pt idx="124">
                        <c:v>105.7857617178377</c:v>
                      </c:pt>
                      <c:pt idx="125">
                        <c:v>105.8051044507578</c:v>
                      </c:pt>
                      <c:pt idx="126">
                        <c:v>105.7064108213707</c:v>
                      </c:pt>
                      <c:pt idx="127">
                        <c:v>105.245942087553</c:v>
                      </c:pt>
                      <c:pt idx="128">
                        <c:v>105.245942087553</c:v>
                      </c:pt>
                      <c:pt idx="129">
                        <c:v>104.49076321042661</c:v>
                      </c:pt>
                      <c:pt idx="130">
                        <c:v>105.53501694646781</c:v>
                      </c:pt>
                      <c:pt idx="131">
                        <c:v>105.4915084894798</c:v>
                      </c:pt>
                      <c:pt idx="132">
                        <c:v>104.719169917532</c:v>
                      </c:pt>
                      <c:pt idx="133">
                        <c:v>104.8518783265946</c:v>
                      </c:pt>
                      <c:pt idx="134">
                        <c:v>105.6657453907435</c:v>
                      </c:pt>
                      <c:pt idx="135">
                        <c:v>105.2544457824719</c:v>
                      </c:pt>
                      <c:pt idx="136">
                        <c:v>103.2542244325624</c:v>
                      </c:pt>
                      <c:pt idx="137">
                        <c:v>103.743732649924</c:v>
                      </c:pt>
                      <c:pt idx="138">
                        <c:v>103.6124203698777</c:v>
                      </c:pt>
                      <c:pt idx="139">
                        <c:v>105.22332479748511</c:v>
                      </c:pt>
                      <c:pt idx="140">
                        <c:v>105.59741122142511</c:v>
                      </c:pt>
                      <c:pt idx="141">
                        <c:v>106.25732333129579</c:v>
                      </c:pt>
                      <c:pt idx="142">
                        <c:v>106.4932437509265</c:v>
                      </c:pt>
                      <c:pt idx="143">
                        <c:v>106.2904242810697</c:v>
                      </c:pt>
                      <c:pt idx="144">
                        <c:v>106.44229773390489</c:v>
                      </c:pt>
                      <c:pt idx="145">
                        <c:v>106.47481484790831</c:v>
                      </c:pt>
                      <c:pt idx="146">
                        <c:v>105.417665956587</c:v>
                      </c:pt>
                      <c:pt idx="147">
                        <c:v>104.8970367542387</c:v>
                      </c:pt>
                      <c:pt idx="148">
                        <c:v>104.3679546252993</c:v>
                      </c:pt>
                      <c:pt idx="149">
                        <c:v>105.0559162363205</c:v>
                      </c:pt>
                      <c:pt idx="150">
                        <c:v>105.6316036902483</c:v>
                      </c:pt>
                      <c:pt idx="151">
                        <c:v>104.468831292785</c:v>
                      </c:pt>
                      <c:pt idx="152">
                        <c:v>103.9909490225066</c:v>
                      </c:pt>
                      <c:pt idx="153">
                        <c:v>104.5793539425668</c:v>
                      </c:pt>
                      <c:pt idx="154">
                        <c:v>103.8563114169846</c:v>
                      </c:pt>
                      <c:pt idx="155">
                        <c:v>103.37317462477129</c:v>
                      </c:pt>
                      <c:pt idx="156">
                        <c:v>101.2125253587798</c:v>
                      </c:pt>
                      <c:pt idx="157">
                        <c:v>103.5404308809523</c:v>
                      </c:pt>
                      <c:pt idx="158">
                        <c:v>104.4372026245195</c:v>
                      </c:pt>
                      <c:pt idx="159">
                        <c:v>104.85190371075861</c:v>
                      </c:pt>
                      <c:pt idx="160">
                        <c:v>104.4351465072406</c:v>
                      </c:pt>
                      <c:pt idx="161">
                        <c:v>104.0233392156903</c:v>
                      </c:pt>
                      <c:pt idx="162">
                        <c:v>104.6237254611287</c:v>
                      </c:pt>
                      <c:pt idx="163">
                        <c:v>105.51156197899</c:v>
                      </c:pt>
                      <c:pt idx="164">
                        <c:v>105.2422106154543</c:v>
                      </c:pt>
                      <c:pt idx="165">
                        <c:v>104.72932358310671</c:v>
                      </c:pt>
                      <c:pt idx="166">
                        <c:v>104.2164365507592</c:v>
                      </c:pt>
                      <c:pt idx="167">
                        <c:v>103.8069646022911</c:v>
                      </c:pt>
                      <c:pt idx="168">
                        <c:v>104.8949806369597</c:v>
                      </c:pt>
                      <c:pt idx="169">
                        <c:v>104.5069075386905</c:v>
                      </c:pt>
                      <c:pt idx="170">
                        <c:v>104.5069075386905</c:v>
                      </c:pt>
                      <c:pt idx="171">
                        <c:v>102.4586847347761</c:v>
                      </c:pt>
                      <c:pt idx="172">
                        <c:v>102.25045843800071</c:v>
                      </c:pt>
                      <c:pt idx="173">
                        <c:v>101.2547899917349</c:v>
                      </c:pt>
                      <c:pt idx="174">
                        <c:v>100.89103492251741</c:v>
                      </c:pt>
                      <c:pt idx="175">
                        <c:v>97.2144687703708</c:v>
                      </c:pt>
                      <c:pt idx="176">
                        <c:v>96.825405689708035</c:v>
                      </c:pt>
                      <c:pt idx="177">
                        <c:v>98.043033265439163</c:v>
                      </c:pt>
                      <c:pt idx="178">
                        <c:v>97.499253705580301</c:v>
                      </c:pt>
                      <c:pt idx="179">
                        <c:v>97.654427099727272</c:v>
                      </c:pt>
                      <c:pt idx="180">
                        <c:v>95.385108227921322</c:v>
                      </c:pt>
                      <c:pt idx="181">
                        <c:v>90.456341268761406</c:v>
                      </c:pt>
                      <c:pt idx="182">
                        <c:v>90.456341268761406</c:v>
                      </c:pt>
                      <c:pt idx="183">
                        <c:v>90.614865372548152</c:v>
                      </c:pt>
                      <c:pt idx="184">
                        <c:v>83.204567931068794</c:v>
                      </c:pt>
                      <c:pt idx="185">
                        <c:v>86.568832714298154</c:v>
                      </c:pt>
                      <c:pt idx="186">
                        <c:v>79.681068287462452</c:v>
                      </c:pt>
                      <c:pt idx="187">
                        <c:v>77.622463360497747</c:v>
                      </c:pt>
                      <c:pt idx="188">
                        <c:v>73.282837462152173</c:v>
                      </c:pt>
                      <c:pt idx="189">
                        <c:v>71.807306780820952</c:v>
                      </c:pt>
                      <c:pt idx="190">
                        <c:v>75.939163297342006</c:v>
                      </c:pt>
                      <c:pt idx="191">
                        <c:v>65.951205544713702</c:v>
                      </c:pt>
                      <c:pt idx="192">
                        <c:v>67.709795038106677</c:v>
                      </c:pt>
                      <c:pt idx="193">
                        <c:v>72.435691759081948</c:v>
                      </c:pt>
                      <c:pt idx="194">
                        <c:v>76.01737190643189</c:v>
                      </c:pt>
                      <c:pt idx="195">
                        <c:v>75.684382443906046</c:v>
                      </c:pt>
                      <c:pt idx="196">
                        <c:v>72.193374530139081</c:v>
                      </c:pt>
                      <c:pt idx="197">
                        <c:v>74.803298113651977</c:v>
                      </c:pt>
                      <c:pt idx="198">
                        <c:v>71.749126277077295</c:v>
                      </c:pt>
                      <c:pt idx="199">
                        <c:v>71.749126277077295</c:v>
                      </c:pt>
                      <c:pt idx="200">
                        <c:v>70.037319797820217</c:v>
                      </c:pt>
                      <c:pt idx="201">
                        <c:v>70.037319797820217</c:v>
                      </c:pt>
                      <c:pt idx="202">
                        <c:v>76.323098776889381</c:v>
                      </c:pt>
                      <c:pt idx="203">
                        <c:v>75.88331813668043</c:v>
                      </c:pt>
                      <c:pt idx="204">
                        <c:v>79.096090229533772</c:v>
                      </c:pt>
                      <c:pt idx="205">
                        <c:v>79.096090229533772</c:v>
                      </c:pt>
                      <c:pt idx="206">
                        <c:v>77.904049891051173</c:v>
                      </c:pt>
                      <c:pt idx="207">
                        <c:v>77.904049891051173</c:v>
                      </c:pt>
                      <c:pt idx="208">
                        <c:v>77.116607741560784</c:v>
                      </c:pt>
                      <c:pt idx="209">
                        <c:v>77.682166914077655</c:v>
                      </c:pt>
                      <c:pt idx="210">
                        <c:v>80.185324704071405</c:v>
                      </c:pt>
                      <c:pt idx="211">
                        <c:v>80.335802027890054</c:v>
                      </c:pt>
                      <c:pt idx="212">
                        <c:v>77.76872691310291</c:v>
                      </c:pt>
                      <c:pt idx="213">
                        <c:v>79.654364147000678</c:v>
                      </c:pt>
                      <c:pt idx="214">
                        <c:v>80.881764625847595</c:v>
                      </c:pt>
                      <c:pt idx="215">
                        <c:v>79.521528817118252</c:v>
                      </c:pt>
                      <c:pt idx="216">
                        <c:v>80.577154658603305</c:v>
                      </c:pt>
                      <c:pt idx="217">
                        <c:v>81.520024043880085</c:v>
                      </c:pt>
                      <c:pt idx="218">
                        <c:v>83.057390548561912</c:v>
                      </c:pt>
                      <c:pt idx="219">
                        <c:v>85.589359364624201</c:v>
                      </c:pt>
                      <c:pt idx="220">
                        <c:v>85.589359364624201</c:v>
                      </c:pt>
                      <c:pt idx="221">
                        <c:v>80.506764372005904</c:v>
                      </c:pt>
                      <c:pt idx="222">
                        <c:v>79.842105423478912</c:v>
                      </c:pt>
                      <c:pt idx="223">
                        <c:v>80.43162724675237</c:v>
                      </c:pt>
                      <c:pt idx="224">
                        <c:v>79.816391265410729</c:v>
                      </c:pt>
                      <c:pt idx="225">
                        <c:v>80.32234842100344</c:v>
                      </c:pt>
                      <c:pt idx="226">
                        <c:v>80.115518253244588</c:v>
                      </c:pt>
                      <c:pt idx="227">
                        <c:v>79.632965296801771</c:v>
                      </c:pt>
                      <c:pt idx="228">
                        <c:v>81.251180363623078</c:v>
                      </c:pt>
                      <c:pt idx="229">
                        <c:v>79.002854195393084</c:v>
                      </c:pt>
                      <c:pt idx="230">
                        <c:v>78.938987638927529</c:v>
                      </c:pt>
                      <c:pt idx="231">
                        <c:v>76.226055118158186</c:v>
                      </c:pt>
                      <c:pt idx="232">
                        <c:v>76.650452955021251</c:v>
                      </c:pt>
                      <c:pt idx="233">
                        <c:v>78.230464855117376</c:v>
                      </c:pt>
                      <c:pt idx="234">
                        <c:v>78.520580464753579</c:v>
                      </c:pt>
                      <c:pt idx="235">
                        <c:v>77.859805293308938</c:v>
                      </c:pt>
                      <c:pt idx="236">
                        <c:v>77.859805293308938</c:v>
                      </c:pt>
                      <c:pt idx="237">
                        <c:v>77.699148919751465</c:v>
                      </c:pt>
                      <c:pt idx="238">
                        <c:v>80.227208574567513</c:v>
                      </c:pt>
                      <c:pt idx="239">
                        <c:v>81.738505542886017</c:v>
                      </c:pt>
                      <c:pt idx="240">
                        <c:v>82.305866991042436</c:v>
                      </c:pt>
                      <c:pt idx="241">
                        <c:v>84.538201135992082</c:v>
                      </c:pt>
                      <c:pt idx="242">
                        <c:v>85.863279877668603</c:v>
                      </c:pt>
                      <c:pt idx="243">
                        <c:v>86.584215517644012</c:v>
                      </c:pt>
                      <c:pt idx="244">
                        <c:v>86.257165949479415</c:v>
                      </c:pt>
                      <c:pt idx="245">
                        <c:v>87.03529211080486</c:v>
                      </c:pt>
                      <c:pt idx="246">
                        <c:v>87.246843733056082</c:v>
                      </c:pt>
                      <c:pt idx="247">
                        <c:v>86.196218571866638</c:v>
                      </c:pt>
                      <c:pt idx="248">
                        <c:v>86.933273155942061</c:v>
                      </c:pt>
                      <c:pt idx="249">
                        <c:v>85.134348226053035</c:v>
                      </c:pt>
                      <c:pt idx="250">
                        <c:v>85.749964969853806</c:v>
                      </c:pt>
                      <c:pt idx="251">
                        <c:v>84.348530663054646</c:v>
                      </c:pt>
                      <c:pt idx="252">
                        <c:v>85.304041361972097</c:v>
                      </c:pt>
                      <c:pt idx="253">
                        <c:v>85.057053446864856</c:v>
                      </c:pt>
                      <c:pt idx="254">
                        <c:v>86.834274916587617</c:v>
                      </c:pt>
                      <c:pt idx="255">
                        <c:v>88.163592813641614</c:v>
                      </c:pt>
                      <c:pt idx="256">
                        <c:v>88.61946701378659</c:v>
                      </c:pt>
                      <c:pt idx="257">
                        <c:v>89.937184347921445</c:v>
                      </c:pt>
                      <c:pt idx="258">
                        <c:v>88.511990463677293</c:v>
                      </c:pt>
                      <c:pt idx="259">
                        <c:v>88.443757831014551</c:v>
                      </c:pt>
                      <c:pt idx="260">
                        <c:v>89.279328355329511</c:v>
                      </c:pt>
                      <c:pt idx="261">
                        <c:v>88.746895516750456</c:v>
                      </c:pt>
                      <c:pt idx="262">
                        <c:v>88.630839119230416</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D-65D4-4AEF-B385-7A62C3369988}"/>
                  </c:ext>
                </c:extLst>
              </c15:ser>
            </c15:filteredLineSeries>
          </c:ext>
        </c:extLst>
      </c:lineChart>
      <c:dateAx>
        <c:axId val="941021168"/>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8224"/>
        <c:crosses val="autoZero"/>
        <c:auto val="0"/>
        <c:lblOffset val="100"/>
        <c:baseTimeUnit val="days"/>
        <c:majorUnit val="1"/>
        <c:majorTimeUnit val="months"/>
      </c:dateAx>
      <c:valAx>
        <c:axId val="941028224"/>
        <c:scaling>
          <c:orientation val="minMax"/>
          <c:max val="125"/>
          <c:min val="5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1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198E-2"/>
          <c:y val="1.8517540468845298E-2"/>
          <c:w val="0.93431320582732102"/>
          <c:h val="0.81641259489028495"/>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Yield'!$B$2217:$B$2479</c:f>
              <c:numCache>
                <c:formatCode>0.00</c:formatCode>
                <c:ptCount val="263"/>
                <c:pt idx="0">
                  <c:v>-0.35699999999999998</c:v>
                </c:pt>
                <c:pt idx="1">
                  <c:v>-0.36699999999999999</c:v>
                </c:pt>
                <c:pt idx="2">
                  <c:v>-0.38500000000000001</c:v>
                </c:pt>
                <c:pt idx="3">
                  <c:v>-0.39900000000000002</c:v>
                </c:pt>
                <c:pt idx="4">
                  <c:v>-0.36299999999999999</c:v>
                </c:pt>
                <c:pt idx="5">
                  <c:v>-0.36599999999999999</c:v>
                </c:pt>
                <c:pt idx="6">
                  <c:v>-0.35399999999999998</c:v>
                </c:pt>
                <c:pt idx="7">
                  <c:v>-0.307</c:v>
                </c:pt>
                <c:pt idx="8">
                  <c:v>-0.22500000000000001</c:v>
                </c:pt>
                <c:pt idx="9">
                  <c:v>-0.21</c:v>
                </c:pt>
                <c:pt idx="10">
                  <c:v>-0.251</c:v>
                </c:pt>
                <c:pt idx="11">
                  <c:v>-0.24399999999999999</c:v>
                </c:pt>
                <c:pt idx="12">
                  <c:v>-0.28999999999999998</c:v>
                </c:pt>
                <c:pt idx="13">
                  <c:v>-0.31</c:v>
                </c:pt>
                <c:pt idx="14">
                  <c:v>-0.32400000000000001</c:v>
                </c:pt>
                <c:pt idx="15">
                  <c:v>-0.34599999999999997</c:v>
                </c:pt>
                <c:pt idx="16">
                  <c:v>-0.35499999999999998</c:v>
                </c:pt>
                <c:pt idx="17">
                  <c:v>-0.378</c:v>
                </c:pt>
                <c:pt idx="18">
                  <c:v>-0.36299999999999999</c:v>
                </c:pt>
                <c:pt idx="19">
                  <c:v>-0.376</c:v>
                </c:pt>
                <c:pt idx="20">
                  <c:v>-0.39100000000000001</c:v>
                </c:pt>
                <c:pt idx="21">
                  <c:v>-0.39900000000000002</c:v>
                </c:pt>
                <c:pt idx="22">
                  <c:v>-0.44</c:v>
                </c:pt>
                <c:pt idx="23">
                  <c:v>-0.45</c:v>
                </c:pt>
                <c:pt idx="24" formatCode="General">
                  <c:v>-0.495</c:v>
                </c:pt>
                <c:pt idx="25" formatCode="General">
                  <c:v>-0.51600000000000001</c:v>
                </c:pt>
                <c:pt idx="26" formatCode="General">
                  <c:v>-0.53600000000000003</c:v>
                </c:pt>
                <c:pt idx="27" formatCode="General">
                  <c:v>-0.58099999999999996</c:v>
                </c:pt>
                <c:pt idx="28" formatCode="General">
                  <c:v>-0.56000000000000005</c:v>
                </c:pt>
                <c:pt idx="29" formatCode="General">
                  <c:v>-0.57599999999999996</c:v>
                </c:pt>
                <c:pt idx="30" formatCode="General">
                  <c:v>-0.59199999999999997</c:v>
                </c:pt>
                <c:pt idx="31" formatCode="General">
                  <c:v>-0.60899999999999999</c:v>
                </c:pt>
                <c:pt idx="32" formatCode="General">
                  <c:v>-0.65</c:v>
                </c:pt>
                <c:pt idx="33" formatCode="General">
                  <c:v>-0.71299999999999997</c:v>
                </c:pt>
                <c:pt idx="34" formatCode="General">
                  <c:v>-0.68500000000000005</c:v>
                </c:pt>
                <c:pt idx="35" formatCode="General">
                  <c:v>-0.64800000000000002</c:v>
                </c:pt>
                <c:pt idx="36" formatCode="General">
                  <c:v>-0.69</c:v>
                </c:pt>
                <c:pt idx="37" formatCode="General">
                  <c:v>-0.67</c:v>
                </c:pt>
                <c:pt idx="38" formatCode="General">
                  <c:v>-0.64400000000000002</c:v>
                </c:pt>
                <c:pt idx="39" formatCode="General">
                  <c:v>-0.67500000000000004</c:v>
                </c:pt>
                <c:pt idx="40" formatCode="General">
                  <c:v>-0.66600000000000004</c:v>
                </c:pt>
                <c:pt idx="41" formatCode="General">
                  <c:v>-0.69299999999999995</c:v>
                </c:pt>
                <c:pt idx="42" formatCode="General">
                  <c:v>-0.71399999999999997</c:v>
                </c:pt>
                <c:pt idx="43" formatCode="General">
                  <c:v>-0.69199999999999995</c:v>
                </c:pt>
                <c:pt idx="44" formatCode="General">
                  <c:v>-0.7</c:v>
                </c:pt>
                <c:pt idx="45" formatCode="General">
                  <c:v>-0.7</c:v>
                </c:pt>
                <c:pt idx="46" formatCode="General">
                  <c:v>-0.70199999999999996</c:v>
                </c:pt>
                <c:pt idx="47" formatCode="General">
                  <c:v>-0.70599999999999996</c:v>
                </c:pt>
                <c:pt idx="48" formatCode="General">
                  <c:v>-0.67400000000000004</c:v>
                </c:pt>
                <c:pt idx="49" formatCode="General">
                  <c:v>-0.59399999999999997</c:v>
                </c:pt>
                <c:pt idx="50" formatCode="General">
                  <c:v>-0.63800000000000001</c:v>
                </c:pt>
                <c:pt idx="51" formatCode="General">
                  <c:v>-0.58499999999999996</c:v>
                </c:pt>
                <c:pt idx="52" formatCode="General">
                  <c:v>-0.54700000000000004</c:v>
                </c:pt>
                <c:pt idx="53" formatCode="General">
                  <c:v>-0.56399999999999995</c:v>
                </c:pt>
                <c:pt idx="54" formatCode="General">
                  <c:v>-0.51600000000000001</c:v>
                </c:pt>
                <c:pt idx="55" formatCode="General">
                  <c:v>-0.44900000000000001</c:v>
                </c:pt>
                <c:pt idx="56" formatCode="General">
                  <c:v>-0.48</c:v>
                </c:pt>
                <c:pt idx="57" formatCode="General">
                  <c:v>-0.47399999999999998</c:v>
                </c:pt>
                <c:pt idx="58" formatCode="General">
                  <c:v>-0.51</c:v>
                </c:pt>
                <c:pt idx="59" formatCode="General">
                  <c:v>-0.50700000000000001</c:v>
                </c:pt>
                <c:pt idx="60" formatCode="General">
                  <c:v>-0.52100000000000002</c:v>
                </c:pt>
                <c:pt idx="61" formatCode="General">
                  <c:v>-0.58099999999999996</c:v>
                </c:pt>
                <c:pt idx="62" formatCode="General">
                  <c:v>-0.6</c:v>
                </c:pt>
                <c:pt idx="63" formatCode="General">
                  <c:v>-0.57499999999999996</c:v>
                </c:pt>
                <c:pt idx="64" formatCode="General">
                  <c:v>-0.58199999999999996</c:v>
                </c:pt>
                <c:pt idx="65" formatCode="General">
                  <c:v>-0.57299999999999995</c:v>
                </c:pt>
                <c:pt idx="66" formatCode="General">
                  <c:v>-0.57099999999999995</c:v>
                </c:pt>
                <c:pt idx="67" formatCode="General">
                  <c:v>-0.56399999999999995</c:v>
                </c:pt>
                <c:pt idx="68" formatCode="General">
                  <c:v>-0.54600000000000004</c:v>
                </c:pt>
                <c:pt idx="69" formatCode="General">
                  <c:v>-0.59</c:v>
                </c:pt>
                <c:pt idx="70" formatCode="General">
                  <c:v>-0.58599999999999997</c:v>
                </c:pt>
                <c:pt idx="71" formatCode="General">
                  <c:v>-0.57499999999999996</c:v>
                </c:pt>
                <c:pt idx="72" formatCode="General">
                  <c:v>-0.59399999999999997</c:v>
                </c:pt>
                <c:pt idx="73" formatCode="General">
                  <c:v>-0.54800000000000004</c:v>
                </c:pt>
                <c:pt idx="74" formatCode="General">
                  <c:v>-0.46899999999999997</c:v>
                </c:pt>
                <c:pt idx="75" formatCode="General">
                  <c:v>-0.442</c:v>
                </c:pt>
                <c:pt idx="76" formatCode="General">
                  <c:v>-0.45700000000000002</c:v>
                </c:pt>
                <c:pt idx="77" formatCode="General">
                  <c:v>-0.41699999999999998</c:v>
                </c:pt>
                <c:pt idx="78" formatCode="General">
                  <c:v>-0.38700000000000001</c:v>
                </c:pt>
                <c:pt idx="79" formatCode="General">
                  <c:v>-0.40799999999999997</c:v>
                </c:pt>
                <c:pt idx="80" formatCode="General">
                  <c:v>-0.38200000000000001</c:v>
                </c:pt>
                <c:pt idx="81" formatCode="General">
                  <c:v>-0.34399999999999997</c:v>
                </c:pt>
                <c:pt idx="82" formatCode="General">
                  <c:v>-0.36799999999999999</c:v>
                </c:pt>
                <c:pt idx="83" formatCode="General">
                  <c:v>-0.39400000000000002</c:v>
                </c:pt>
                <c:pt idx="84" formatCode="General">
                  <c:v>-0.40400000000000003</c:v>
                </c:pt>
                <c:pt idx="85" formatCode="General">
                  <c:v>-0.36199999999999999</c:v>
                </c:pt>
                <c:pt idx="86" formatCode="General">
                  <c:v>-0.33200000000000002</c:v>
                </c:pt>
                <c:pt idx="87" formatCode="General">
                  <c:v>-0.35099999999999998</c:v>
                </c:pt>
                <c:pt idx="88" formatCode="General">
                  <c:v>-0.35399999999999998</c:v>
                </c:pt>
                <c:pt idx="89" formatCode="General">
                  <c:v>-0.40699999999999997</c:v>
                </c:pt>
                <c:pt idx="90" formatCode="General">
                  <c:v>-0.38200000000000001</c:v>
                </c:pt>
                <c:pt idx="91" formatCode="General">
                  <c:v>-0.35099999999999998</c:v>
                </c:pt>
                <c:pt idx="92" formatCode="General">
                  <c:v>-0.309</c:v>
                </c:pt>
                <c:pt idx="93" formatCode="General">
                  <c:v>-0.33300000000000002</c:v>
                </c:pt>
                <c:pt idx="94" formatCode="General">
                  <c:v>-0.23300000000000001</c:v>
                </c:pt>
                <c:pt idx="95" formatCode="General">
                  <c:v>-0.26300000000000001</c:v>
                </c:pt>
                <c:pt idx="96" formatCode="General">
                  <c:v>-0.245</c:v>
                </c:pt>
                <c:pt idx="97" formatCode="General">
                  <c:v>-0.252</c:v>
                </c:pt>
                <c:pt idx="98" formatCode="General">
                  <c:v>-0.3</c:v>
                </c:pt>
                <c:pt idx="99" formatCode="General">
                  <c:v>-0.35099999999999998</c:v>
                </c:pt>
                <c:pt idx="100" formatCode="General">
                  <c:v>-0.33400000000000002</c:v>
                </c:pt>
                <c:pt idx="101" formatCode="General">
                  <c:v>-0.33600000000000002</c:v>
                </c:pt>
                <c:pt idx="102" formatCode="General">
                  <c:v>-0.33900000000000002</c:v>
                </c:pt>
                <c:pt idx="103" formatCode="General">
                  <c:v>-0.34699999999999998</c:v>
                </c:pt>
                <c:pt idx="104" formatCode="General">
                  <c:v>-0.32500000000000001</c:v>
                </c:pt>
                <c:pt idx="105" formatCode="General">
                  <c:v>-0.35899999999999999</c:v>
                </c:pt>
                <c:pt idx="106" formatCode="General">
                  <c:v>-0.34899999999999998</c:v>
                </c:pt>
                <c:pt idx="107" formatCode="General">
                  <c:v>-0.372</c:v>
                </c:pt>
                <c:pt idx="108" formatCode="General">
                  <c:v>-0.372</c:v>
                </c:pt>
                <c:pt idx="109" formatCode="General">
                  <c:v>-0.36099999999999999</c:v>
                </c:pt>
                <c:pt idx="110" formatCode="General">
                  <c:v>-0.36</c:v>
                </c:pt>
                <c:pt idx="111" formatCode="General">
                  <c:v>-0.28100000000000003</c:v>
                </c:pt>
                <c:pt idx="112" formatCode="General">
                  <c:v>-0.34799999999999998</c:v>
                </c:pt>
                <c:pt idx="113" formatCode="General">
                  <c:v>-0.315</c:v>
                </c:pt>
                <c:pt idx="114" formatCode="General">
                  <c:v>-0.29399999999999998</c:v>
                </c:pt>
                <c:pt idx="115" formatCode="General">
                  <c:v>-0.28599999999999998</c:v>
                </c:pt>
                <c:pt idx="116" formatCode="General">
                  <c:v>-0.307</c:v>
                </c:pt>
                <c:pt idx="117" formatCode="General">
                  <c:v>-0.29499999999999998</c:v>
                </c:pt>
                <c:pt idx="118" formatCode="General">
                  <c:v>-0.32100000000000001</c:v>
                </c:pt>
                <c:pt idx="119" formatCode="General">
                  <c:v>-0.26900000000000002</c:v>
                </c:pt>
                <c:pt idx="120" formatCode="General">
                  <c:v>-0.28899999999999998</c:v>
                </c:pt>
                <c:pt idx="121" formatCode="General">
                  <c:v>-0.27700000000000002</c:v>
                </c:pt>
                <c:pt idx="122" formatCode="General">
                  <c:v>-0.29499999999999998</c:v>
                </c:pt>
                <c:pt idx="123" formatCode="General">
                  <c:v>-0.249</c:v>
                </c:pt>
                <c:pt idx="124" formatCode="General">
                  <c:v>-0.23499999999999999</c:v>
                </c:pt>
                <c:pt idx="125" formatCode="General">
                  <c:v>-0.252</c:v>
                </c:pt>
                <c:pt idx="126" formatCode="General">
                  <c:v>-0.24199999999999999</c:v>
                </c:pt>
                <c:pt idx="127" formatCode="General">
                  <c:v>-0.24199999999999999</c:v>
                </c:pt>
                <c:pt idx="128" formatCode="General">
                  <c:v>-0.24199999999999999</c:v>
                </c:pt>
                <c:pt idx="129" formatCode="General">
                  <c:v>-0.24199999999999999</c:v>
                </c:pt>
                <c:pt idx="130" formatCode="General">
                  <c:v>-0.25600000000000001</c:v>
                </c:pt>
                <c:pt idx="131" formatCode="General">
                  <c:v>-0.185</c:v>
                </c:pt>
                <c:pt idx="132" formatCode="General">
                  <c:v>-0.185</c:v>
                </c:pt>
                <c:pt idx="133" formatCode="General">
                  <c:v>-0.186</c:v>
                </c:pt>
                <c:pt idx="134" formatCode="General">
                  <c:v>-0.223</c:v>
                </c:pt>
                <c:pt idx="135" formatCode="General">
                  <c:v>-0.27800000000000002</c:v>
                </c:pt>
                <c:pt idx="136" formatCode="General">
                  <c:v>-0.28699999999999998</c:v>
                </c:pt>
                <c:pt idx="137" formatCode="General">
                  <c:v>-0.28499999999999998</c:v>
                </c:pt>
                <c:pt idx="138" formatCode="General">
                  <c:v>-0.20699999999999999</c:v>
                </c:pt>
                <c:pt idx="139" formatCode="General">
                  <c:v>-0.17899999999999999</c:v>
                </c:pt>
                <c:pt idx="140" formatCode="General">
                  <c:v>-0.19900000000000001</c:v>
                </c:pt>
                <c:pt idx="141" formatCode="General">
                  <c:v>-0.159</c:v>
                </c:pt>
                <c:pt idx="142" formatCode="General">
                  <c:v>-0.17100000000000001</c:v>
                </c:pt>
                <c:pt idx="143" formatCode="General">
                  <c:v>-0.2</c:v>
                </c:pt>
                <c:pt idx="144" formatCode="General">
                  <c:v>-0.219</c:v>
                </c:pt>
                <c:pt idx="145" formatCode="General">
                  <c:v>-0.215</c:v>
                </c:pt>
                <c:pt idx="146" formatCode="General">
                  <c:v>-0.218</c:v>
                </c:pt>
                <c:pt idx="147" formatCode="General">
                  <c:v>-0.248</c:v>
                </c:pt>
                <c:pt idx="148" formatCode="General">
                  <c:v>-0.26</c:v>
                </c:pt>
                <c:pt idx="149" formatCode="General">
                  <c:v>-0.308</c:v>
                </c:pt>
                <c:pt idx="150" formatCode="General">
                  <c:v>-0.33500000000000002</c:v>
                </c:pt>
                <c:pt idx="151" formatCode="General">
                  <c:v>-0.38500000000000001</c:v>
                </c:pt>
                <c:pt idx="152" formatCode="General">
                  <c:v>-0.34100000000000003</c:v>
                </c:pt>
                <c:pt idx="153" formatCode="General">
                  <c:v>-0.377</c:v>
                </c:pt>
                <c:pt idx="154" formatCode="General">
                  <c:v>-0.40600000000000003</c:v>
                </c:pt>
                <c:pt idx="155" formatCode="General">
                  <c:v>-0.434</c:v>
                </c:pt>
                <c:pt idx="156" formatCode="General">
                  <c:v>-0.442</c:v>
                </c:pt>
                <c:pt idx="157" formatCode="General">
                  <c:v>-0.39900000000000002</c:v>
                </c:pt>
                <c:pt idx="158" formatCode="General">
                  <c:v>-0.35899999999999999</c:v>
                </c:pt>
                <c:pt idx="159" formatCode="General">
                  <c:v>-0.37</c:v>
                </c:pt>
                <c:pt idx="160" formatCode="General">
                  <c:v>-0.38600000000000001</c:v>
                </c:pt>
                <c:pt idx="161" formatCode="General">
                  <c:v>-0.41099999999999998</c:v>
                </c:pt>
                <c:pt idx="162" formatCode="General">
                  <c:v>-0.39100000000000001</c:v>
                </c:pt>
                <c:pt idx="163" formatCode="General">
                  <c:v>-0.378</c:v>
                </c:pt>
                <c:pt idx="164" formatCode="General">
                  <c:v>-0.38600000000000001</c:v>
                </c:pt>
                <c:pt idx="165" formatCode="General">
                  <c:v>-0.40100000000000002</c:v>
                </c:pt>
                <c:pt idx="166" formatCode="General">
                  <c:v>-0.40100000000000002</c:v>
                </c:pt>
                <c:pt idx="167" formatCode="General">
                  <c:v>-0.40699999999999997</c:v>
                </c:pt>
                <c:pt idx="168" formatCode="General">
                  <c:v>-0.41799999999999998</c:v>
                </c:pt>
                <c:pt idx="169" formatCode="General">
                  <c:v>-0.44400000000000001</c:v>
                </c:pt>
                <c:pt idx="170" formatCode="General">
                  <c:v>-0.43099999999999999</c:v>
                </c:pt>
                <c:pt idx="171" formatCode="General">
                  <c:v>-0.48099999999999998</c:v>
                </c:pt>
                <c:pt idx="172" formatCode="General">
                  <c:v>-0.51200000000000001</c:v>
                </c:pt>
                <c:pt idx="173" formatCode="General">
                  <c:v>-0.505</c:v>
                </c:pt>
                <c:pt idx="174" formatCode="General">
                  <c:v>-0.54300000000000004</c:v>
                </c:pt>
                <c:pt idx="175" formatCode="General">
                  <c:v>-0.60699999999999998</c:v>
                </c:pt>
                <c:pt idx="176" formatCode="General">
                  <c:v>-0.624</c:v>
                </c:pt>
                <c:pt idx="177" formatCode="General">
                  <c:v>-0.625</c:v>
                </c:pt>
                <c:pt idx="178" formatCode="General">
                  <c:v>-0.63800000000000001</c:v>
                </c:pt>
                <c:pt idx="179" formatCode="General">
                  <c:v>-0.68600000000000005</c:v>
                </c:pt>
                <c:pt idx="180" formatCode="General">
                  <c:v>-0.71</c:v>
                </c:pt>
                <c:pt idx="181" formatCode="General">
                  <c:v>-0.85599999999999998</c:v>
                </c:pt>
                <c:pt idx="182" formatCode="General">
                  <c:v>-0.79</c:v>
                </c:pt>
                <c:pt idx="183" formatCode="General">
                  <c:v>-0.74199999999999999</c:v>
                </c:pt>
                <c:pt idx="184" formatCode="General">
                  <c:v>-0.74099999999999999</c:v>
                </c:pt>
                <c:pt idx="185" formatCode="General">
                  <c:v>-0.54400000000000004</c:v>
                </c:pt>
                <c:pt idx="186" formatCode="General">
                  <c:v>-0.46100000000000002</c:v>
                </c:pt>
                <c:pt idx="187" formatCode="General">
                  <c:v>-0.434</c:v>
                </c:pt>
                <c:pt idx="188" formatCode="General">
                  <c:v>-0.23499999999999999</c:v>
                </c:pt>
                <c:pt idx="189" formatCode="General">
                  <c:v>-0.193</c:v>
                </c:pt>
                <c:pt idx="190" formatCode="General">
                  <c:v>-0.32100000000000001</c:v>
                </c:pt>
                <c:pt idx="191" formatCode="General">
                  <c:v>-0.375</c:v>
                </c:pt>
                <c:pt idx="192" formatCode="General">
                  <c:v>-0.32200000000000001</c:v>
                </c:pt>
                <c:pt idx="193" formatCode="General">
                  <c:v>-0.26200000000000001</c:v>
                </c:pt>
                <c:pt idx="194" formatCode="General">
                  <c:v>-0.36099999999999999</c:v>
                </c:pt>
                <c:pt idx="195" formatCode="General">
                  <c:v>-0.47399999999999998</c:v>
                </c:pt>
                <c:pt idx="196" formatCode="General">
                  <c:v>-0.49</c:v>
                </c:pt>
                <c:pt idx="197" formatCode="General">
                  <c:v>-0.47099999999999997</c:v>
                </c:pt>
                <c:pt idx="198" formatCode="General">
                  <c:v>-0.45800000000000002</c:v>
                </c:pt>
                <c:pt idx="199" formatCode="General">
                  <c:v>-0.433</c:v>
                </c:pt>
                <c:pt idx="200" formatCode="General">
                  <c:v>-0.441</c:v>
                </c:pt>
                <c:pt idx="201" formatCode="General">
                  <c:v>-0.42499999999999999</c:v>
                </c:pt>
                <c:pt idx="202" formatCode="General">
                  <c:v>-0.309</c:v>
                </c:pt>
                <c:pt idx="203" formatCode="General">
                  <c:v>-0.30599999999999999</c:v>
                </c:pt>
                <c:pt idx="204" formatCode="General">
                  <c:v>-0.34699999999999998</c:v>
                </c:pt>
                <c:pt idx="205" formatCode="General">
                  <c:v>-0.34699999999999998</c:v>
                </c:pt>
                <c:pt idx="206" formatCode="General">
                  <c:v>-0.34699999999999998</c:v>
                </c:pt>
                <c:pt idx="207" formatCode="General">
                  <c:v>-0.377</c:v>
                </c:pt>
                <c:pt idx="208" formatCode="General">
                  <c:v>-0.46500000000000002</c:v>
                </c:pt>
                <c:pt idx="209" formatCode="General">
                  <c:v>-0.47399999999999998</c:v>
                </c:pt>
                <c:pt idx="210" formatCode="General">
                  <c:v>-0.47199999999999998</c:v>
                </c:pt>
                <c:pt idx="211" formatCode="General">
                  <c:v>-0.44800000000000001</c:v>
                </c:pt>
                <c:pt idx="212" formatCode="General">
                  <c:v>-0.47699999999999998</c:v>
                </c:pt>
                <c:pt idx="213" formatCode="General">
                  <c:v>-0.40699999999999997</c:v>
                </c:pt>
                <c:pt idx="214" formatCode="General">
                  <c:v>-0.42399999999999999</c:v>
                </c:pt>
                <c:pt idx="215" formatCode="General">
                  <c:v>-0.47299999999999998</c:v>
                </c:pt>
                <c:pt idx="216" formatCode="General">
                  <c:v>-0.45300000000000001</c:v>
                </c:pt>
                <c:pt idx="217" formatCode="General">
                  <c:v>-0.46899999999999997</c:v>
                </c:pt>
                <c:pt idx="218" formatCode="General">
                  <c:v>-0.495</c:v>
                </c:pt>
                <c:pt idx="219" formatCode="General">
                  <c:v>-0.58599999999999997</c:v>
                </c:pt>
                <c:pt idx="220" formatCode="General">
                  <c:v>-0.58599999999999997</c:v>
                </c:pt>
                <c:pt idx="221" formatCode="General">
                  <c:v>-0.56299999999999994</c:v>
                </c:pt>
                <c:pt idx="222" formatCode="General">
                  <c:v>-0.57799999999999996</c:v>
                </c:pt>
                <c:pt idx="223" formatCode="General">
                  <c:v>-0.50700000000000001</c:v>
                </c:pt>
                <c:pt idx="224" formatCode="General">
                  <c:v>-0.54500000000000004</c:v>
                </c:pt>
                <c:pt idx="225" formatCode="General">
                  <c:v>-0.53700000000000003</c:v>
                </c:pt>
                <c:pt idx="226" formatCode="General">
                  <c:v>-0.51200000000000001</c:v>
                </c:pt>
                <c:pt idx="227" formatCode="General">
                  <c:v>-0.505</c:v>
                </c:pt>
                <c:pt idx="228" formatCode="General">
                  <c:v>-0.53</c:v>
                </c:pt>
                <c:pt idx="229" formatCode="General">
                  <c:v>-0.54300000000000004</c:v>
                </c:pt>
                <c:pt idx="230" formatCode="General">
                  <c:v>-0.53100000000000003</c:v>
                </c:pt>
                <c:pt idx="231" formatCode="General">
                  <c:v>-0.46700000000000003</c:v>
                </c:pt>
                <c:pt idx="232" formatCode="General">
                  <c:v>-0.46400000000000002</c:v>
                </c:pt>
                <c:pt idx="233" formatCode="General">
                  <c:v>-0.46800000000000003</c:v>
                </c:pt>
                <c:pt idx="234" formatCode="General">
                  <c:v>-0.495</c:v>
                </c:pt>
                <c:pt idx="235" formatCode="General">
                  <c:v>-0.48699999999999999</c:v>
                </c:pt>
                <c:pt idx="236" formatCode="General">
                  <c:v>-0.49399999999999999</c:v>
                </c:pt>
                <c:pt idx="237" formatCode="General">
                  <c:v>-0.42899999999999999</c:v>
                </c:pt>
                <c:pt idx="238" formatCode="General">
                  <c:v>-0.41399999999999998</c:v>
                </c:pt>
                <c:pt idx="239" formatCode="General">
                  <c:v>-0.41899999999999998</c:v>
                </c:pt>
                <c:pt idx="240" formatCode="General">
                  <c:v>-0.44700000000000001</c:v>
                </c:pt>
                <c:pt idx="241" formatCode="General">
                  <c:v>-0.40200000000000002</c:v>
                </c:pt>
                <c:pt idx="242" formatCode="General">
                  <c:v>-0.41499999999999998</c:v>
                </c:pt>
                <c:pt idx="243" formatCode="General">
                  <c:v>-0.35399999999999998</c:v>
                </c:pt>
                <c:pt idx="244" formatCode="General">
                  <c:v>-0.32</c:v>
                </c:pt>
                <c:pt idx="245" formatCode="General">
                  <c:v>-0.27700000000000002</c:v>
                </c:pt>
                <c:pt idx="246" formatCode="General">
                  <c:v>-0.31900000000000001</c:v>
                </c:pt>
                <c:pt idx="247" formatCode="General">
                  <c:v>-0.309</c:v>
                </c:pt>
                <c:pt idx="248" formatCode="General">
                  <c:v>-0.33100000000000002</c:v>
                </c:pt>
                <c:pt idx="249" formatCode="General">
                  <c:v>-0.41399999999999998</c:v>
                </c:pt>
                <c:pt idx="250" formatCode="General">
                  <c:v>-0.439</c:v>
                </c:pt>
                <c:pt idx="251" formatCode="General">
                  <c:v>-0.44600000000000001</c:v>
                </c:pt>
                <c:pt idx="252" formatCode="General">
                  <c:v>-0.42699999999999999</c:v>
                </c:pt>
                <c:pt idx="253" formatCode="General">
                  <c:v>-0.39200000000000002</c:v>
                </c:pt>
                <c:pt idx="254" formatCode="General">
                  <c:v>-0.40699999999999997</c:v>
                </c:pt>
                <c:pt idx="255" formatCode="General">
                  <c:v>-0.41499999999999998</c:v>
                </c:pt>
                <c:pt idx="256" formatCode="General">
                  <c:v>-0.439</c:v>
                </c:pt>
                <c:pt idx="257" formatCode="General">
                  <c:v>-0.40799999999999997</c:v>
                </c:pt>
                <c:pt idx="258" formatCode="General">
                  <c:v>-0.44</c:v>
                </c:pt>
                <c:pt idx="259" formatCode="General">
                  <c:v>-0.46800000000000003</c:v>
                </c:pt>
                <c:pt idx="260" formatCode="General">
                  <c:v>-0.48199999999999998</c:v>
                </c:pt>
                <c:pt idx="261" formatCode="General">
                  <c:v>-0.47</c:v>
                </c:pt>
                <c:pt idx="262" formatCode="General">
                  <c:v>-0.45400000000000001</c:v>
                </c:pt>
              </c:numCache>
            </c:numRef>
          </c:val>
          <c:smooth val="0"/>
          <c:extLst xmlns:c16r2="http://schemas.microsoft.com/office/drawing/2015/06/chart">
            <c:ext xmlns:c16="http://schemas.microsoft.com/office/drawing/2014/chart" uri="{C3380CC4-5D6E-409C-BE32-E72D297353CC}">
              <c16:uniqueId val="{00000000-2C92-47AA-B433-BD3D94ECB434}"/>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Yield'!$C$2217:$C$2479</c:f>
              <c:numCache>
                <c:formatCode>0.00</c:formatCode>
                <c:ptCount val="263"/>
                <c:pt idx="0">
                  <c:v>0.33600000000000002</c:v>
                </c:pt>
                <c:pt idx="1">
                  <c:v>0.29299999999999998</c:v>
                </c:pt>
                <c:pt idx="2">
                  <c:v>0.214</c:v>
                </c:pt>
                <c:pt idx="3">
                  <c:v>0.248</c:v>
                </c:pt>
                <c:pt idx="4">
                  <c:v>0.32300000000000001</c:v>
                </c:pt>
                <c:pt idx="5">
                  <c:v>0.437</c:v>
                </c:pt>
                <c:pt idx="6">
                  <c:v>0.42</c:v>
                </c:pt>
                <c:pt idx="7">
                  <c:v>0.438</c:v>
                </c:pt>
                <c:pt idx="8">
                  <c:v>0.47599999999999998</c:v>
                </c:pt>
                <c:pt idx="9">
                  <c:v>0.56799999999999995</c:v>
                </c:pt>
                <c:pt idx="10">
                  <c:v>0.50800000000000001</c:v>
                </c:pt>
                <c:pt idx="11">
                  <c:v>0.49099999999999999</c:v>
                </c:pt>
                <c:pt idx="12">
                  <c:v>0.44700000000000001</c:v>
                </c:pt>
                <c:pt idx="13">
                  <c:v>0.40500000000000003</c:v>
                </c:pt>
                <c:pt idx="14">
                  <c:v>0.38800000000000001</c:v>
                </c:pt>
                <c:pt idx="15">
                  <c:v>0.39100000000000001</c:v>
                </c:pt>
                <c:pt idx="16">
                  <c:v>0.39400000000000002</c:v>
                </c:pt>
                <c:pt idx="17">
                  <c:v>0.34699999999999998</c:v>
                </c:pt>
                <c:pt idx="18">
                  <c:v>0.35699999999999998</c:v>
                </c:pt>
                <c:pt idx="19">
                  <c:v>0.372</c:v>
                </c:pt>
                <c:pt idx="20">
                  <c:v>0.35799999999999998</c:v>
                </c:pt>
                <c:pt idx="21">
                  <c:v>0.35199999999999998</c:v>
                </c:pt>
                <c:pt idx="22">
                  <c:v>0.28399999999999997</c:v>
                </c:pt>
                <c:pt idx="23">
                  <c:v>0.29399999999999998</c:v>
                </c:pt>
                <c:pt idx="24" formatCode="General">
                  <c:v>0.246</c:v>
                </c:pt>
                <c:pt idx="25" formatCode="General">
                  <c:v>0.246</c:v>
                </c:pt>
                <c:pt idx="26" formatCode="General">
                  <c:v>0.23100000000000001</c:v>
                </c:pt>
                <c:pt idx="27" formatCode="General">
                  <c:v>0.17100000000000001</c:v>
                </c:pt>
                <c:pt idx="28" formatCode="General">
                  <c:v>0.223</c:v>
                </c:pt>
                <c:pt idx="29" formatCode="General">
                  <c:v>0.26100000000000001</c:v>
                </c:pt>
                <c:pt idx="30" formatCode="General">
                  <c:v>0.23</c:v>
                </c:pt>
                <c:pt idx="31" formatCode="General">
                  <c:v>0.21</c:v>
                </c:pt>
                <c:pt idx="32" formatCode="General">
                  <c:v>0.14299999999999999</c:v>
                </c:pt>
                <c:pt idx="33" formatCode="General">
                  <c:v>3.5000000000000003E-2</c:v>
                </c:pt>
                <c:pt idx="34" formatCode="General">
                  <c:v>8.1000000000000003E-2</c:v>
                </c:pt>
                <c:pt idx="35" formatCode="General">
                  <c:v>0.13300000000000001</c:v>
                </c:pt>
                <c:pt idx="36" formatCode="General">
                  <c:v>9.6000000000000002E-2</c:v>
                </c:pt>
                <c:pt idx="37" formatCode="General">
                  <c:v>9.7000000000000003E-2</c:v>
                </c:pt>
                <c:pt idx="38" formatCode="General">
                  <c:v>0.14099999999999999</c:v>
                </c:pt>
                <c:pt idx="39" formatCode="General">
                  <c:v>0.13800000000000001</c:v>
                </c:pt>
                <c:pt idx="40" formatCode="General">
                  <c:v>0.13300000000000001</c:v>
                </c:pt>
                <c:pt idx="41" formatCode="General">
                  <c:v>8.3000000000000004E-2</c:v>
                </c:pt>
                <c:pt idx="42" formatCode="General">
                  <c:v>6.5000000000000002E-2</c:v>
                </c:pt>
                <c:pt idx="43" formatCode="General">
                  <c:v>0.10299999999999999</c:v>
                </c:pt>
                <c:pt idx="44" formatCode="General">
                  <c:v>0.105</c:v>
                </c:pt>
                <c:pt idx="45" formatCode="General">
                  <c:v>0.105</c:v>
                </c:pt>
                <c:pt idx="46" formatCode="General">
                  <c:v>0.128</c:v>
                </c:pt>
                <c:pt idx="47" formatCode="General">
                  <c:v>0.109</c:v>
                </c:pt>
                <c:pt idx="48" formatCode="General">
                  <c:v>0.14899999999999999</c:v>
                </c:pt>
                <c:pt idx="49" formatCode="General">
                  <c:v>0.23499999999999999</c:v>
                </c:pt>
                <c:pt idx="50" formatCode="General">
                  <c:v>0.17299999999999999</c:v>
                </c:pt>
                <c:pt idx="51" formatCode="General">
                  <c:v>0.218</c:v>
                </c:pt>
                <c:pt idx="52" formatCode="General">
                  <c:v>0.25900000000000001</c:v>
                </c:pt>
                <c:pt idx="53" formatCode="General">
                  <c:v>0.255</c:v>
                </c:pt>
                <c:pt idx="54" formatCode="General">
                  <c:v>0.221</c:v>
                </c:pt>
                <c:pt idx="55" formatCode="General">
                  <c:v>0.30199999999999999</c:v>
                </c:pt>
                <c:pt idx="56" formatCode="General">
                  <c:v>0.25700000000000001</c:v>
                </c:pt>
                <c:pt idx="57" formatCode="General">
                  <c:v>0.28599999999999998</c:v>
                </c:pt>
                <c:pt idx="58" formatCode="General">
                  <c:v>0.22800000000000001</c:v>
                </c:pt>
                <c:pt idx="59" formatCode="General">
                  <c:v>0.249</c:v>
                </c:pt>
                <c:pt idx="60" formatCode="General">
                  <c:v>0.23599999999999999</c:v>
                </c:pt>
                <c:pt idx="61" formatCode="General">
                  <c:v>0.14899999999999999</c:v>
                </c:pt>
                <c:pt idx="62" formatCode="General">
                  <c:v>0.11799999999999999</c:v>
                </c:pt>
                <c:pt idx="63" formatCode="General">
                  <c:v>0.13300000000000001</c:v>
                </c:pt>
                <c:pt idx="64" formatCode="General">
                  <c:v>0.14899999999999999</c:v>
                </c:pt>
                <c:pt idx="65" formatCode="General">
                  <c:v>0.15</c:v>
                </c:pt>
                <c:pt idx="66" formatCode="General">
                  <c:v>0.14499999999999999</c:v>
                </c:pt>
                <c:pt idx="67" formatCode="General">
                  <c:v>0.152</c:v>
                </c:pt>
                <c:pt idx="68" formatCode="General">
                  <c:v>0.16900000000000001</c:v>
                </c:pt>
                <c:pt idx="69" formatCode="General">
                  <c:v>0.13100000000000001</c:v>
                </c:pt>
                <c:pt idx="70" formatCode="General">
                  <c:v>0.13200000000000001</c:v>
                </c:pt>
                <c:pt idx="71" formatCode="General">
                  <c:v>0.13700000000000001</c:v>
                </c:pt>
                <c:pt idx="72" formatCode="General">
                  <c:v>0.122</c:v>
                </c:pt>
                <c:pt idx="73" formatCode="General">
                  <c:v>0.151</c:v>
                </c:pt>
                <c:pt idx="74" formatCode="General">
                  <c:v>0.22700000000000001</c:v>
                </c:pt>
                <c:pt idx="75" formatCode="General">
                  <c:v>0.23599999999999999</c:v>
                </c:pt>
                <c:pt idx="76" formatCode="General">
                  <c:v>0.21099999999999999</c:v>
                </c:pt>
                <c:pt idx="77" formatCode="General">
                  <c:v>0.22700000000000001</c:v>
                </c:pt>
                <c:pt idx="78" formatCode="General">
                  <c:v>0.253</c:v>
                </c:pt>
                <c:pt idx="79" formatCode="General">
                  <c:v>0.22600000000000001</c:v>
                </c:pt>
                <c:pt idx="80" formatCode="General">
                  <c:v>0.245</c:v>
                </c:pt>
                <c:pt idx="81" formatCode="General">
                  <c:v>0.28599999999999998</c:v>
                </c:pt>
                <c:pt idx="82" formatCode="General">
                  <c:v>0.26100000000000001</c:v>
                </c:pt>
                <c:pt idx="83" formatCode="General">
                  <c:v>0.25</c:v>
                </c:pt>
                <c:pt idx="84" formatCode="General">
                  <c:v>0.23799999999999999</c:v>
                </c:pt>
                <c:pt idx="85" formatCode="General">
                  <c:v>0.27400000000000002</c:v>
                </c:pt>
                <c:pt idx="86" formatCode="General">
                  <c:v>0.307</c:v>
                </c:pt>
                <c:pt idx="87" formatCode="General">
                  <c:v>0.28799999999999998</c:v>
                </c:pt>
                <c:pt idx="88" formatCode="General">
                  <c:v>0.28199999999999997</c:v>
                </c:pt>
                <c:pt idx="89" formatCode="General">
                  <c:v>0.23699999999999999</c:v>
                </c:pt>
                <c:pt idx="90" formatCode="General">
                  <c:v>0.27400000000000002</c:v>
                </c:pt>
                <c:pt idx="91" formatCode="General">
                  <c:v>0.309</c:v>
                </c:pt>
                <c:pt idx="92" formatCode="General">
                  <c:v>0.32800000000000001</c:v>
                </c:pt>
                <c:pt idx="93" formatCode="General">
                  <c:v>0.29099999999999998</c:v>
                </c:pt>
                <c:pt idx="94" formatCode="General">
                  <c:v>0.38200000000000001</c:v>
                </c:pt>
                <c:pt idx="95" formatCode="General">
                  <c:v>0.38800000000000001</c:v>
                </c:pt>
                <c:pt idx="96" formatCode="General">
                  <c:v>0.43</c:v>
                </c:pt>
                <c:pt idx="97" formatCode="General">
                  <c:v>0.443</c:v>
                </c:pt>
                <c:pt idx="98" formatCode="General">
                  <c:v>0.45</c:v>
                </c:pt>
                <c:pt idx="99" formatCode="General">
                  <c:v>0.45700000000000002</c:v>
                </c:pt>
                <c:pt idx="100" formatCode="General">
                  <c:v>0.44</c:v>
                </c:pt>
                <c:pt idx="101" formatCode="General">
                  <c:v>0.41399999999999998</c:v>
                </c:pt>
                <c:pt idx="102" formatCode="General">
                  <c:v>0.43099999999999999</c:v>
                </c:pt>
                <c:pt idx="103" formatCode="General">
                  <c:v>0.42499999999999999</c:v>
                </c:pt>
                <c:pt idx="104" formatCode="General">
                  <c:v>0.45100000000000001</c:v>
                </c:pt>
                <c:pt idx="105" formatCode="General">
                  <c:v>0.41</c:v>
                </c:pt>
                <c:pt idx="106" formatCode="General">
                  <c:v>0.41299999999999998</c:v>
                </c:pt>
                <c:pt idx="107" formatCode="General">
                  <c:v>0.38900000000000001</c:v>
                </c:pt>
                <c:pt idx="108" formatCode="General">
                  <c:v>0.39500000000000002</c:v>
                </c:pt>
                <c:pt idx="109" formatCode="General">
                  <c:v>0.41099999999999998</c:v>
                </c:pt>
                <c:pt idx="110" formatCode="General">
                  <c:v>0.41599999999999998</c:v>
                </c:pt>
                <c:pt idx="111" formatCode="General">
                  <c:v>0.49</c:v>
                </c:pt>
                <c:pt idx="112" formatCode="General">
                  <c:v>0.41099999999999998</c:v>
                </c:pt>
                <c:pt idx="113" formatCode="General">
                  <c:v>0.442</c:v>
                </c:pt>
                <c:pt idx="114" formatCode="General">
                  <c:v>0.48899999999999999</c:v>
                </c:pt>
                <c:pt idx="115" formatCode="General">
                  <c:v>0.49299999999999999</c:v>
                </c:pt>
                <c:pt idx="116" formatCode="General">
                  <c:v>0.45400000000000001</c:v>
                </c:pt>
                <c:pt idx="117" formatCode="General">
                  <c:v>0.46100000000000002</c:v>
                </c:pt>
                <c:pt idx="118" formatCode="General">
                  <c:v>0.41299999999999998</c:v>
                </c:pt>
                <c:pt idx="119" formatCode="General">
                  <c:v>0.45</c:v>
                </c:pt>
                <c:pt idx="120" formatCode="General">
                  <c:v>0.41299999999999998</c:v>
                </c:pt>
                <c:pt idx="121" formatCode="General">
                  <c:v>0.42</c:v>
                </c:pt>
                <c:pt idx="122" formatCode="General">
                  <c:v>0.39300000000000002</c:v>
                </c:pt>
                <c:pt idx="123" formatCode="General">
                  <c:v>0.43</c:v>
                </c:pt>
                <c:pt idx="124" formatCode="General">
                  <c:v>0.44800000000000001</c:v>
                </c:pt>
                <c:pt idx="125" formatCode="General">
                  <c:v>0.443</c:v>
                </c:pt>
                <c:pt idx="126" formatCode="General">
                  <c:v>0.436</c:v>
                </c:pt>
                <c:pt idx="127" formatCode="General">
                  <c:v>0.436</c:v>
                </c:pt>
                <c:pt idx="128" formatCode="General">
                  <c:v>0.436</c:v>
                </c:pt>
                <c:pt idx="129" formatCode="General">
                  <c:v>0.436</c:v>
                </c:pt>
                <c:pt idx="130" formatCode="General">
                  <c:v>0.40899999999999997</c:v>
                </c:pt>
                <c:pt idx="131" formatCode="General">
                  <c:v>0.46800000000000003</c:v>
                </c:pt>
                <c:pt idx="132" formatCode="General">
                  <c:v>0.46800000000000003</c:v>
                </c:pt>
                <c:pt idx="133" formatCode="General">
                  <c:v>0.46800000000000003</c:v>
                </c:pt>
                <c:pt idx="134" formatCode="General">
                  <c:v>0.44500000000000001</c:v>
                </c:pt>
                <c:pt idx="135" formatCode="General">
                  <c:v>0.38600000000000001</c:v>
                </c:pt>
                <c:pt idx="136" formatCode="General">
                  <c:v>0.39400000000000002</c:v>
                </c:pt>
                <c:pt idx="137" formatCode="General">
                  <c:v>0.39700000000000002</c:v>
                </c:pt>
                <c:pt idx="138" formatCode="General">
                  <c:v>0.433</c:v>
                </c:pt>
                <c:pt idx="139" formatCode="General">
                  <c:v>0.45100000000000001</c:v>
                </c:pt>
                <c:pt idx="140" formatCode="General">
                  <c:v>0.441</c:v>
                </c:pt>
                <c:pt idx="141" formatCode="General">
                  <c:v>0.47899999999999998</c:v>
                </c:pt>
                <c:pt idx="142" formatCode="General">
                  <c:v>0.47899999999999998</c:v>
                </c:pt>
                <c:pt idx="143" formatCode="General">
                  <c:v>0.45400000000000001</c:v>
                </c:pt>
                <c:pt idx="144" formatCode="General">
                  <c:v>0.46700000000000003</c:v>
                </c:pt>
                <c:pt idx="145" formatCode="General">
                  <c:v>0.46300000000000002</c:v>
                </c:pt>
                <c:pt idx="146" formatCode="General">
                  <c:v>0.44500000000000001</c:v>
                </c:pt>
                <c:pt idx="147" formatCode="General">
                  <c:v>0.42299999999999999</c:v>
                </c:pt>
                <c:pt idx="148" formatCode="General">
                  <c:v>0.41299999999999998</c:v>
                </c:pt>
                <c:pt idx="149" formatCode="General">
                  <c:v>0.35799999999999998</c:v>
                </c:pt>
                <c:pt idx="150" formatCode="General">
                  <c:v>0.34799999999999998</c:v>
                </c:pt>
                <c:pt idx="151" formatCode="General">
                  <c:v>0.28100000000000003</c:v>
                </c:pt>
                <c:pt idx="152" formatCode="General">
                  <c:v>0.315</c:v>
                </c:pt>
                <c:pt idx="153" formatCode="General">
                  <c:v>0.3</c:v>
                </c:pt>
                <c:pt idx="154" formatCode="General">
                  <c:v>0.27100000000000002</c:v>
                </c:pt>
                <c:pt idx="155" formatCode="General">
                  <c:v>0.23499999999999999</c:v>
                </c:pt>
                <c:pt idx="156" formatCode="General">
                  <c:v>0.24199999999999999</c:v>
                </c:pt>
                <c:pt idx="157" formatCode="General">
                  <c:v>0.26900000000000002</c:v>
                </c:pt>
                <c:pt idx="158" formatCode="General">
                  <c:v>0.3</c:v>
                </c:pt>
                <c:pt idx="159" formatCode="General">
                  <c:v>0.29499999999999998</c:v>
                </c:pt>
                <c:pt idx="160" formatCode="General">
                  <c:v>0.28299999999999997</c:v>
                </c:pt>
                <c:pt idx="161" formatCode="General">
                  <c:v>0.25900000000000001</c:v>
                </c:pt>
                <c:pt idx="162" formatCode="General">
                  <c:v>0.26800000000000002</c:v>
                </c:pt>
                <c:pt idx="163" formatCode="General">
                  <c:v>0.31</c:v>
                </c:pt>
                <c:pt idx="164" formatCode="General">
                  <c:v>0.29899999999999999</c:v>
                </c:pt>
                <c:pt idx="165" formatCode="General">
                  <c:v>0.29399999999999998</c:v>
                </c:pt>
                <c:pt idx="166" formatCode="General">
                  <c:v>0.28899999999999998</c:v>
                </c:pt>
                <c:pt idx="167" formatCode="General">
                  <c:v>0.28799999999999998</c:v>
                </c:pt>
                <c:pt idx="168" formatCode="General">
                  <c:v>0.27100000000000002</c:v>
                </c:pt>
                <c:pt idx="169" formatCode="General">
                  <c:v>0.22600000000000001</c:v>
                </c:pt>
                <c:pt idx="170" formatCode="General">
                  <c:v>0.22600000000000001</c:v>
                </c:pt>
                <c:pt idx="171" formatCode="General">
                  <c:v>0.20899999999999999</c:v>
                </c:pt>
                <c:pt idx="172" formatCode="General">
                  <c:v>0.21299999999999999</c:v>
                </c:pt>
                <c:pt idx="173" formatCode="General">
                  <c:v>0.25</c:v>
                </c:pt>
                <c:pt idx="174" formatCode="General">
                  <c:v>0.31</c:v>
                </c:pt>
                <c:pt idx="175" formatCode="General">
                  <c:v>0.28199999999999997</c:v>
                </c:pt>
                <c:pt idx="176" formatCode="General">
                  <c:v>0.28599999999999998</c:v>
                </c:pt>
                <c:pt idx="177" formatCode="General">
                  <c:v>0.188</c:v>
                </c:pt>
                <c:pt idx="178" formatCode="General">
                  <c:v>0.17599999999999999</c:v>
                </c:pt>
                <c:pt idx="179" formatCode="General">
                  <c:v>0.21299999999999999</c:v>
                </c:pt>
                <c:pt idx="180" formatCode="General">
                  <c:v>0.214</c:v>
                </c:pt>
                <c:pt idx="181" formatCode="General">
                  <c:v>0.26400000000000001</c:v>
                </c:pt>
                <c:pt idx="182" formatCode="General">
                  <c:v>0.34399999999999997</c:v>
                </c:pt>
                <c:pt idx="183" formatCode="General">
                  <c:v>0.26200000000000001</c:v>
                </c:pt>
                <c:pt idx="184" formatCode="General">
                  <c:v>0.51400000000000001</c:v>
                </c:pt>
                <c:pt idx="185" formatCode="General">
                  <c:v>0.622</c:v>
                </c:pt>
                <c:pt idx="186" formatCode="General">
                  <c:v>0.84099999999999997</c:v>
                </c:pt>
                <c:pt idx="187" formatCode="General">
                  <c:v>1.0329999999999999</c:v>
                </c:pt>
                <c:pt idx="188" formatCode="General">
                  <c:v>1.2210000000000001</c:v>
                </c:pt>
                <c:pt idx="189" formatCode="General">
                  <c:v>0.879</c:v>
                </c:pt>
                <c:pt idx="190" formatCode="General">
                  <c:v>0.73399999999999999</c:v>
                </c:pt>
                <c:pt idx="191" formatCode="General">
                  <c:v>0.75900000000000001</c:v>
                </c:pt>
                <c:pt idx="192" formatCode="General">
                  <c:v>0.88100000000000001</c:v>
                </c:pt>
                <c:pt idx="193" formatCode="General">
                  <c:v>0.873</c:v>
                </c:pt>
                <c:pt idx="194" formatCode="General">
                  <c:v>0.56899999999999995</c:v>
                </c:pt>
                <c:pt idx="195" formatCode="General">
                  <c:v>0.54</c:v>
                </c:pt>
                <c:pt idx="196" formatCode="General">
                  <c:v>0.60599999999999998</c:v>
                </c:pt>
                <c:pt idx="197" formatCode="General">
                  <c:v>0.67700000000000005</c:v>
                </c:pt>
                <c:pt idx="198" formatCode="General">
                  <c:v>0.70299999999999996</c:v>
                </c:pt>
                <c:pt idx="199" formatCode="General">
                  <c:v>0.70799999999999996</c:v>
                </c:pt>
                <c:pt idx="200" formatCode="General">
                  <c:v>0.74199999999999999</c:v>
                </c:pt>
                <c:pt idx="201" formatCode="General">
                  <c:v>0.72299999999999998</c:v>
                </c:pt>
                <c:pt idx="202" formatCode="General">
                  <c:v>0.81799999999999995</c:v>
                </c:pt>
                <c:pt idx="203" formatCode="General">
                  <c:v>0.84099999999999997</c:v>
                </c:pt>
                <c:pt idx="204" formatCode="General">
                  <c:v>0.78200000000000003</c:v>
                </c:pt>
                <c:pt idx="205" formatCode="General">
                  <c:v>0.78200000000000003</c:v>
                </c:pt>
                <c:pt idx="206" formatCode="General">
                  <c:v>0.78200000000000003</c:v>
                </c:pt>
                <c:pt idx="207" formatCode="General">
                  <c:v>0.84299999999999997</c:v>
                </c:pt>
                <c:pt idx="208" formatCode="General">
                  <c:v>0.86299999999999999</c:v>
                </c:pt>
                <c:pt idx="209" formatCode="General">
                  <c:v>0.83</c:v>
                </c:pt>
                <c:pt idx="210" formatCode="General">
                  <c:v>0.81599999999999995</c:v>
                </c:pt>
                <c:pt idx="211" formatCode="General">
                  <c:v>0.89100000000000001</c:v>
                </c:pt>
                <c:pt idx="212" formatCode="General">
                  <c:v>1.004</c:v>
                </c:pt>
                <c:pt idx="213" formatCode="General">
                  <c:v>1.137</c:v>
                </c:pt>
                <c:pt idx="214" formatCode="General">
                  <c:v>1.0489999999999999</c:v>
                </c:pt>
                <c:pt idx="215" formatCode="General">
                  <c:v>0.95199999999999996</c:v>
                </c:pt>
                <c:pt idx="216" formatCode="General">
                  <c:v>0.88900000000000001</c:v>
                </c:pt>
                <c:pt idx="217" formatCode="General">
                  <c:v>0.84199999999999997</c:v>
                </c:pt>
                <c:pt idx="218" formatCode="General">
                  <c:v>0.79900000000000004</c:v>
                </c:pt>
                <c:pt idx="219" formatCode="General">
                  <c:v>0.72299999999999998</c:v>
                </c:pt>
                <c:pt idx="220" formatCode="General">
                  <c:v>0.72299999999999998</c:v>
                </c:pt>
                <c:pt idx="221" formatCode="General">
                  <c:v>0.75900000000000001</c:v>
                </c:pt>
                <c:pt idx="222" formatCode="General">
                  <c:v>0.78100000000000003</c:v>
                </c:pt>
                <c:pt idx="223" formatCode="General">
                  <c:v>0.85299999999999998</c:v>
                </c:pt>
                <c:pt idx="224" formatCode="General">
                  <c:v>0.82099999999999995</c:v>
                </c:pt>
                <c:pt idx="225" formatCode="General">
                  <c:v>0.79600000000000004</c:v>
                </c:pt>
                <c:pt idx="226" formatCode="General">
                  <c:v>0.81399999999999995</c:v>
                </c:pt>
                <c:pt idx="227" formatCode="General">
                  <c:v>0.78800000000000003</c:v>
                </c:pt>
                <c:pt idx="228" formatCode="General">
                  <c:v>0.73499999999999999</c:v>
                </c:pt>
                <c:pt idx="229" formatCode="General">
                  <c:v>0.747</c:v>
                </c:pt>
                <c:pt idx="230" formatCode="General">
                  <c:v>0.76</c:v>
                </c:pt>
                <c:pt idx="231" formatCode="General">
                  <c:v>0.73299999999999998</c:v>
                </c:pt>
                <c:pt idx="232" formatCode="General">
                  <c:v>0.64200000000000002</c:v>
                </c:pt>
                <c:pt idx="233" formatCode="General">
                  <c:v>0.64</c:v>
                </c:pt>
                <c:pt idx="234" formatCode="General">
                  <c:v>0.63300000000000001</c:v>
                </c:pt>
                <c:pt idx="235" formatCode="General">
                  <c:v>0.626</c:v>
                </c:pt>
                <c:pt idx="236" formatCode="General">
                  <c:v>0.61199999999999999</c:v>
                </c:pt>
                <c:pt idx="237" formatCode="General">
                  <c:v>0.626</c:v>
                </c:pt>
                <c:pt idx="238" formatCode="General">
                  <c:v>0.64600000000000002</c:v>
                </c:pt>
                <c:pt idx="239" formatCode="General">
                  <c:v>0.57999999999999996</c:v>
                </c:pt>
                <c:pt idx="240" formatCode="General">
                  <c:v>0.56200000000000006</c:v>
                </c:pt>
                <c:pt idx="241" formatCode="General">
                  <c:v>0.57699999999999996</c:v>
                </c:pt>
                <c:pt idx="242" formatCode="General">
                  <c:v>0.55800000000000005</c:v>
                </c:pt>
                <c:pt idx="243" formatCode="General">
                  <c:v>0.61</c:v>
                </c:pt>
                <c:pt idx="244" formatCode="General">
                  <c:v>0.55600000000000005</c:v>
                </c:pt>
                <c:pt idx="245" formatCode="General">
                  <c:v>0.55800000000000005</c:v>
                </c:pt>
                <c:pt idx="246" formatCode="General">
                  <c:v>0.54800000000000004</c:v>
                </c:pt>
                <c:pt idx="247" formatCode="General">
                  <c:v>0.63700000000000001</c:v>
                </c:pt>
                <c:pt idx="248" formatCode="General">
                  <c:v>0.67700000000000005</c:v>
                </c:pt>
                <c:pt idx="249" formatCode="General">
                  <c:v>0.628</c:v>
                </c:pt>
                <c:pt idx="250" formatCode="General">
                  <c:v>0.59399999999999997</c:v>
                </c:pt>
                <c:pt idx="251" formatCode="General">
                  <c:v>0.56100000000000005</c:v>
                </c:pt>
                <c:pt idx="252" formatCode="General">
                  <c:v>0.53300000000000003</c:v>
                </c:pt>
                <c:pt idx="253" formatCode="General">
                  <c:v>0.55900000000000005</c:v>
                </c:pt>
                <c:pt idx="254" formatCode="General">
                  <c:v>0.51600000000000001</c:v>
                </c:pt>
                <c:pt idx="255" formatCode="General">
                  <c:v>0.49299999999999999</c:v>
                </c:pt>
                <c:pt idx="256" formatCode="General">
                  <c:v>0.46100000000000002</c:v>
                </c:pt>
                <c:pt idx="257" formatCode="General">
                  <c:v>0.47599999999999998</c:v>
                </c:pt>
                <c:pt idx="258" formatCode="General">
                  <c:v>0.46899999999999997</c:v>
                </c:pt>
                <c:pt idx="259" formatCode="General">
                  <c:v>0.45800000000000002</c:v>
                </c:pt>
                <c:pt idx="260" formatCode="General">
                  <c:v>0.45800000000000002</c:v>
                </c:pt>
                <c:pt idx="261" formatCode="General">
                  <c:v>0.47</c:v>
                </c:pt>
                <c:pt idx="262" formatCode="General">
                  <c:v>0.46700000000000003</c:v>
                </c:pt>
              </c:numCache>
            </c:numRef>
          </c:val>
          <c:smooth val="0"/>
          <c:extLst xmlns:c16r2="http://schemas.microsoft.com/office/drawing/2015/06/chart">
            <c:ext xmlns:c16="http://schemas.microsoft.com/office/drawing/2014/chart" uri="{C3380CC4-5D6E-409C-BE32-E72D297353CC}">
              <c16:uniqueId val="{00000001-2C92-47AA-B433-BD3D94ECB434}"/>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Yield'!$D$2217:$D$2479</c:f>
              <c:numCache>
                <c:formatCode>0.00</c:formatCode>
                <c:ptCount val="263"/>
                <c:pt idx="0">
                  <c:v>2.024</c:v>
                </c:pt>
                <c:pt idx="1">
                  <c:v>1.974</c:v>
                </c:pt>
                <c:pt idx="2">
                  <c:v>1.9498</c:v>
                </c:pt>
                <c:pt idx="3">
                  <c:v>1.9498</c:v>
                </c:pt>
                <c:pt idx="4">
                  <c:v>2.0337999999999998</c:v>
                </c:pt>
                <c:pt idx="5">
                  <c:v>2.0476000000000001</c:v>
                </c:pt>
                <c:pt idx="6">
                  <c:v>2.0648</c:v>
                </c:pt>
                <c:pt idx="7">
                  <c:v>2.0613000000000001</c:v>
                </c:pt>
                <c:pt idx="8">
                  <c:v>2.1377999999999999</c:v>
                </c:pt>
                <c:pt idx="9">
                  <c:v>2.1219000000000001</c:v>
                </c:pt>
                <c:pt idx="10">
                  <c:v>2.0886999999999998</c:v>
                </c:pt>
                <c:pt idx="11">
                  <c:v>2.1025999999999998</c:v>
                </c:pt>
                <c:pt idx="12">
                  <c:v>2.0451000000000001</c:v>
                </c:pt>
                <c:pt idx="13">
                  <c:v>2.0242</c:v>
                </c:pt>
                <c:pt idx="14">
                  <c:v>2.0552000000000001</c:v>
                </c:pt>
                <c:pt idx="15">
                  <c:v>2.0464000000000002</c:v>
                </c:pt>
                <c:pt idx="16">
                  <c:v>2.0811999999999999</c:v>
                </c:pt>
                <c:pt idx="17">
                  <c:v>2.0428000000000002</c:v>
                </c:pt>
                <c:pt idx="18">
                  <c:v>2.081</c:v>
                </c:pt>
                <c:pt idx="19">
                  <c:v>2.0703</c:v>
                </c:pt>
                <c:pt idx="20">
                  <c:v>2.0649999999999999</c:v>
                </c:pt>
                <c:pt idx="21">
                  <c:v>2.0579999999999998</c:v>
                </c:pt>
                <c:pt idx="22">
                  <c:v>2.0144000000000002</c:v>
                </c:pt>
                <c:pt idx="23">
                  <c:v>1.8935</c:v>
                </c:pt>
                <c:pt idx="24" formatCode="General">
                  <c:v>1.8452</c:v>
                </c:pt>
                <c:pt idx="25" formatCode="General">
                  <c:v>1.7075</c:v>
                </c:pt>
                <c:pt idx="26" formatCode="General">
                  <c:v>1.7022999999999999</c:v>
                </c:pt>
                <c:pt idx="27" formatCode="General">
                  <c:v>1.7342</c:v>
                </c:pt>
                <c:pt idx="28" formatCode="General">
                  <c:v>1.7172000000000001</c:v>
                </c:pt>
                <c:pt idx="29" formatCode="General">
                  <c:v>1.7446999999999999</c:v>
                </c:pt>
                <c:pt idx="30" formatCode="General">
                  <c:v>1.6454</c:v>
                </c:pt>
                <c:pt idx="31" formatCode="General">
                  <c:v>1.7035</c:v>
                </c:pt>
                <c:pt idx="32" formatCode="General">
                  <c:v>1.5791999999999999</c:v>
                </c:pt>
                <c:pt idx="33" formatCode="General">
                  <c:v>1.5268999999999999</c:v>
                </c:pt>
                <c:pt idx="34" formatCode="General">
                  <c:v>1.5538000000000001</c:v>
                </c:pt>
                <c:pt idx="35" formatCode="General">
                  <c:v>1.6063000000000001</c:v>
                </c:pt>
                <c:pt idx="36" formatCode="General">
                  <c:v>1.5555000000000001</c:v>
                </c:pt>
                <c:pt idx="37" formatCode="General">
                  <c:v>1.5892999999999999</c:v>
                </c:pt>
                <c:pt idx="38" formatCode="General">
                  <c:v>1.6131</c:v>
                </c:pt>
                <c:pt idx="39" formatCode="General">
                  <c:v>1.5350999999999999</c:v>
                </c:pt>
                <c:pt idx="40" formatCode="General">
                  <c:v>1.5350999999999999</c:v>
                </c:pt>
                <c:pt idx="41" formatCode="General">
                  <c:v>1.4711000000000001</c:v>
                </c:pt>
                <c:pt idx="42" formatCode="General">
                  <c:v>1.4794</c:v>
                </c:pt>
                <c:pt idx="43" formatCode="General">
                  <c:v>1.4944999999999999</c:v>
                </c:pt>
                <c:pt idx="44">
                  <c:v>1.4961</c:v>
                </c:pt>
                <c:pt idx="45" formatCode="General">
                  <c:v>1.4961</c:v>
                </c:pt>
                <c:pt idx="46" formatCode="General">
                  <c:v>1.4961</c:v>
                </c:pt>
                <c:pt idx="47" formatCode="General">
                  <c:v>1.4573</c:v>
                </c:pt>
                <c:pt idx="48" formatCode="General">
                  <c:v>1.4657</c:v>
                </c:pt>
                <c:pt idx="49" formatCode="General">
                  <c:v>1.5586</c:v>
                </c:pt>
                <c:pt idx="50" formatCode="General">
                  <c:v>1.5602</c:v>
                </c:pt>
                <c:pt idx="51" formatCode="General">
                  <c:v>1.6437999999999999</c:v>
                </c:pt>
                <c:pt idx="52" formatCode="General">
                  <c:v>1.7316</c:v>
                </c:pt>
                <c:pt idx="53" formatCode="General">
                  <c:v>1.7384999999999999</c:v>
                </c:pt>
                <c:pt idx="54" formatCode="General">
                  <c:v>1.7715000000000001</c:v>
                </c:pt>
                <c:pt idx="55" formatCode="General">
                  <c:v>1.8957999999999999</c:v>
                </c:pt>
                <c:pt idx="56" formatCode="General">
                  <c:v>1.8467</c:v>
                </c:pt>
                <c:pt idx="57" formatCode="General">
                  <c:v>1.8012999999999999</c:v>
                </c:pt>
                <c:pt idx="58" formatCode="General">
                  <c:v>1.7961</c:v>
                </c:pt>
                <c:pt idx="59" formatCode="General">
                  <c:v>1.784</c:v>
                </c:pt>
                <c:pt idx="60" formatCode="General">
                  <c:v>1.7215</c:v>
                </c:pt>
                <c:pt idx="61" formatCode="General">
                  <c:v>1.7266999999999999</c:v>
                </c:pt>
                <c:pt idx="62" formatCode="General">
                  <c:v>1.6456</c:v>
                </c:pt>
                <c:pt idx="63" formatCode="General">
                  <c:v>1.7372000000000001</c:v>
                </c:pt>
                <c:pt idx="64" formatCode="General">
                  <c:v>1.6920999999999999</c:v>
                </c:pt>
                <c:pt idx="65" formatCode="General">
                  <c:v>1.6800999999999999</c:v>
                </c:pt>
                <c:pt idx="66" formatCode="General">
                  <c:v>1.6646000000000001</c:v>
                </c:pt>
                <c:pt idx="67" formatCode="General">
                  <c:v>1.6353</c:v>
                </c:pt>
                <c:pt idx="68" formatCode="General">
                  <c:v>1.5992</c:v>
                </c:pt>
                <c:pt idx="69" formatCode="General">
                  <c:v>1.5341</c:v>
                </c:pt>
                <c:pt idx="70" formatCode="General">
                  <c:v>1.5289999999999999</c:v>
                </c:pt>
                <c:pt idx="71" formatCode="General">
                  <c:v>1.5580000000000001</c:v>
                </c:pt>
                <c:pt idx="72" formatCode="General">
                  <c:v>1.5288999999999999</c:v>
                </c:pt>
                <c:pt idx="73" formatCode="General">
                  <c:v>1.5835999999999999</c:v>
                </c:pt>
                <c:pt idx="74" formatCode="General">
                  <c:v>1.6680999999999999</c:v>
                </c:pt>
                <c:pt idx="75" formatCode="General">
                  <c:v>1.7290000000000001</c:v>
                </c:pt>
                <c:pt idx="76" formatCode="General">
                  <c:v>1.7290000000000001</c:v>
                </c:pt>
                <c:pt idx="77" formatCode="General">
                  <c:v>1.7709999999999999</c:v>
                </c:pt>
                <c:pt idx="78" formatCode="General">
                  <c:v>1.7395</c:v>
                </c:pt>
                <c:pt idx="79" formatCode="General">
                  <c:v>1.7518</c:v>
                </c:pt>
                <c:pt idx="80" formatCode="General">
                  <c:v>1.7536</c:v>
                </c:pt>
                <c:pt idx="81" formatCode="General">
                  <c:v>1.7992999999999999</c:v>
                </c:pt>
                <c:pt idx="82" formatCode="General">
                  <c:v>1.7606999999999999</c:v>
                </c:pt>
                <c:pt idx="83" formatCode="General">
                  <c:v>1.7642</c:v>
                </c:pt>
                <c:pt idx="84" formatCode="General">
                  <c:v>1.766</c:v>
                </c:pt>
                <c:pt idx="85" formatCode="General">
                  <c:v>1.7943</c:v>
                </c:pt>
                <c:pt idx="86" formatCode="General">
                  <c:v>1.8420000000000001</c:v>
                </c:pt>
                <c:pt idx="87" formatCode="General">
                  <c:v>1.8385</c:v>
                </c:pt>
                <c:pt idx="88" formatCode="General">
                  <c:v>1.7715000000000001</c:v>
                </c:pt>
                <c:pt idx="89" formatCode="General">
                  <c:v>1.6910000000000001</c:v>
                </c:pt>
                <c:pt idx="90" formatCode="General">
                  <c:v>1.7102999999999999</c:v>
                </c:pt>
                <c:pt idx="91" formatCode="General">
                  <c:v>1.7769999999999999</c:v>
                </c:pt>
                <c:pt idx="92" formatCode="General">
                  <c:v>1.8584000000000001</c:v>
                </c:pt>
                <c:pt idx="93" formatCode="General">
                  <c:v>1.8283</c:v>
                </c:pt>
                <c:pt idx="94" formatCode="General">
                  <c:v>1.9173</c:v>
                </c:pt>
                <c:pt idx="95" formatCode="General">
                  <c:v>1.9417</c:v>
                </c:pt>
                <c:pt idx="96" formatCode="General">
                  <c:v>1.9417</c:v>
                </c:pt>
                <c:pt idx="97" formatCode="General">
                  <c:v>1.9347000000000001</c:v>
                </c:pt>
                <c:pt idx="98" formatCode="General">
                  <c:v>1.8859999999999999</c:v>
                </c:pt>
                <c:pt idx="99" formatCode="General">
                  <c:v>1.8186</c:v>
                </c:pt>
                <c:pt idx="100" formatCode="General">
                  <c:v>1.8308</c:v>
                </c:pt>
                <c:pt idx="101" formatCode="General">
                  <c:v>1.8152999999999999</c:v>
                </c:pt>
                <c:pt idx="102" formatCode="General">
                  <c:v>1.7826</c:v>
                </c:pt>
                <c:pt idx="103" formatCode="General">
                  <c:v>1.7448999999999999</c:v>
                </c:pt>
                <c:pt idx="104" formatCode="General">
                  <c:v>1.7723</c:v>
                </c:pt>
                <c:pt idx="105" formatCode="General">
                  <c:v>1.7706</c:v>
                </c:pt>
                <c:pt idx="106" formatCode="General">
                  <c:v>1.7551000000000001</c:v>
                </c:pt>
                <c:pt idx="107" formatCode="General">
                  <c:v>1.7414000000000001</c:v>
                </c:pt>
                <c:pt idx="108" formatCode="General">
                  <c:v>1.7654000000000001</c:v>
                </c:pt>
                <c:pt idx="109" formatCode="General">
                  <c:v>1.7654000000000001</c:v>
                </c:pt>
                <c:pt idx="110" formatCode="General">
                  <c:v>1.7758</c:v>
                </c:pt>
                <c:pt idx="111" formatCode="General">
                  <c:v>1.8189</c:v>
                </c:pt>
                <c:pt idx="112" formatCode="General">
                  <c:v>1.7157</c:v>
                </c:pt>
                <c:pt idx="113" formatCode="General">
                  <c:v>1.774</c:v>
                </c:pt>
                <c:pt idx="114" formatCode="General">
                  <c:v>1.8103</c:v>
                </c:pt>
                <c:pt idx="115" formatCode="General">
                  <c:v>1.8363</c:v>
                </c:pt>
                <c:pt idx="116" formatCode="General">
                  <c:v>1.819</c:v>
                </c:pt>
                <c:pt idx="117" formatCode="General">
                  <c:v>1.8415999999999999</c:v>
                </c:pt>
                <c:pt idx="118" formatCode="General">
                  <c:v>1.7914000000000001</c:v>
                </c:pt>
                <c:pt idx="119" formatCode="General">
                  <c:v>1.8922000000000001</c:v>
                </c:pt>
                <c:pt idx="120" formatCode="General">
                  <c:v>1.8226</c:v>
                </c:pt>
                <c:pt idx="121" formatCode="General">
                  <c:v>1.8713</c:v>
                </c:pt>
                <c:pt idx="122" formatCode="General">
                  <c:v>1.8801000000000001</c:v>
                </c:pt>
                <c:pt idx="123" formatCode="General">
                  <c:v>1.9169</c:v>
                </c:pt>
                <c:pt idx="124" formatCode="General">
                  <c:v>1.9204000000000001</c:v>
                </c:pt>
                <c:pt idx="125" formatCode="General">
                  <c:v>1.9171</c:v>
                </c:pt>
                <c:pt idx="126" formatCode="General">
                  <c:v>1.9294</c:v>
                </c:pt>
                <c:pt idx="127" formatCode="General">
                  <c:v>1.8996</c:v>
                </c:pt>
                <c:pt idx="128" formatCode="General">
                  <c:v>1.8996</c:v>
                </c:pt>
                <c:pt idx="129" formatCode="General">
                  <c:v>1.8944000000000001</c:v>
                </c:pt>
                <c:pt idx="130" formatCode="General">
                  <c:v>1.8752</c:v>
                </c:pt>
                <c:pt idx="131" formatCode="General">
                  <c:v>1.8788</c:v>
                </c:pt>
                <c:pt idx="132" formatCode="General">
                  <c:v>1.9175</c:v>
                </c:pt>
                <c:pt idx="133" formatCode="General">
                  <c:v>1.9175</c:v>
                </c:pt>
                <c:pt idx="134" formatCode="General">
                  <c:v>1.8771</c:v>
                </c:pt>
                <c:pt idx="135" formatCode="General">
                  <c:v>1.7881</c:v>
                </c:pt>
                <c:pt idx="136" formatCode="General">
                  <c:v>1.8089999999999999</c:v>
                </c:pt>
                <c:pt idx="137" formatCode="General">
                  <c:v>1.8177000000000001</c:v>
                </c:pt>
                <c:pt idx="138" formatCode="General">
                  <c:v>1.8737999999999999</c:v>
                </c:pt>
                <c:pt idx="139" formatCode="General">
                  <c:v>1.8545</c:v>
                </c:pt>
                <c:pt idx="140" formatCode="General">
                  <c:v>1.8196000000000001</c:v>
                </c:pt>
                <c:pt idx="141" formatCode="General">
                  <c:v>1.8459000000000001</c:v>
                </c:pt>
                <c:pt idx="142" formatCode="General">
                  <c:v>1.8109</c:v>
                </c:pt>
                <c:pt idx="143" formatCode="General">
                  <c:v>1.7829999999999999</c:v>
                </c:pt>
                <c:pt idx="144" formatCode="General">
                  <c:v>1.8073999999999999</c:v>
                </c:pt>
                <c:pt idx="145" formatCode="General">
                  <c:v>1.8214999999999999</c:v>
                </c:pt>
                <c:pt idx="146" formatCode="General">
                  <c:v>1.8214999999999999</c:v>
                </c:pt>
                <c:pt idx="147" formatCode="General">
                  <c:v>1.7743</c:v>
                </c:pt>
                <c:pt idx="148" formatCode="General">
                  <c:v>1.7690999999999999</c:v>
                </c:pt>
                <c:pt idx="149" formatCode="General">
                  <c:v>1.7324999999999999</c:v>
                </c:pt>
                <c:pt idx="150" formatCode="General">
                  <c:v>1.6839</c:v>
                </c:pt>
                <c:pt idx="151" formatCode="General">
                  <c:v>1.6080000000000001</c:v>
                </c:pt>
                <c:pt idx="152" formatCode="General">
                  <c:v>1.6561999999999999</c:v>
                </c:pt>
                <c:pt idx="153" formatCode="General">
                  <c:v>1.5839000000000001</c:v>
                </c:pt>
                <c:pt idx="154" formatCode="General">
                  <c:v>1.5855999999999999</c:v>
                </c:pt>
                <c:pt idx="155" formatCode="General">
                  <c:v>1.5067999999999999</c:v>
                </c:pt>
                <c:pt idx="156">
                  <c:v>1.5271999999999999</c:v>
                </c:pt>
                <c:pt idx="157" formatCode="General">
                  <c:v>1.5991</c:v>
                </c:pt>
                <c:pt idx="158" formatCode="General">
                  <c:v>1.6508</c:v>
                </c:pt>
                <c:pt idx="159" formatCode="General">
                  <c:v>1.6422000000000001</c:v>
                </c:pt>
                <c:pt idx="160" formatCode="General">
                  <c:v>1.5833999999999999</c:v>
                </c:pt>
                <c:pt idx="161" formatCode="General">
                  <c:v>1.5696000000000001</c:v>
                </c:pt>
                <c:pt idx="162" formatCode="General">
                  <c:v>1.6006</c:v>
                </c:pt>
                <c:pt idx="163" formatCode="General">
                  <c:v>1.6333</c:v>
                </c:pt>
                <c:pt idx="164" formatCode="General">
                  <c:v>1.6173</c:v>
                </c:pt>
                <c:pt idx="165" formatCode="General">
                  <c:v>1.5848</c:v>
                </c:pt>
                <c:pt idx="166" formatCode="General">
                  <c:v>1.5848</c:v>
                </c:pt>
                <c:pt idx="167" formatCode="General">
                  <c:v>1.5609999999999999</c:v>
                </c:pt>
                <c:pt idx="168" formatCode="General">
                  <c:v>1.5661</c:v>
                </c:pt>
                <c:pt idx="169" formatCode="General">
                  <c:v>1.5152000000000001</c:v>
                </c:pt>
                <c:pt idx="170" formatCode="General">
                  <c:v>1.4713000000000001</c:v>
                </c:pt>
                <c:pt idx="171" formatCode="General">
                  <c:v>1.3705000000000001</c:v>
                </c:pt>
                <c:pt idx="172" formatCode="General">
                  <c:v>1.3521000000000001</c:v>
                </c:pt>
                <c:pt idx="173" formatCode="General">
                  <c:v>1.3371</c:v>
                </c:pt>
                <c:pt idx="174" formatCode="General">
                  <c:v>1.2606999999999999</c:v>
                </c:pt>
                <c:pt idx="175" formatCode="General">
                  <c:v>1.1486000000000001</c:v>
                </c:pt>
                <c:pt idx="176" formatCode="General">
                  <c:v>1.1632</c:v>
                </c:pt>
                <c:pt idx="177" formatCode="General">
                  <c:v>0.999</c:v>
                </c:pt>
                <c:pt idx="178" formatCode="General">
                  <c:v>1.0522</c:v>
                </c:pt>
                <c:pt idx="179" formatCode="General">
                  <c:v>0.91200000000000003</c:v>
                </c:pt>
                <c:pt idx="180" formatCode="General">
                  <c:v>0.76229999999999998</c:v>
                </c:pt>
                <c:pt idx="181" formatCode="General">
                  <c:v>0.54069999999999996</c:v>
                </c:pt>
                <c:pt idx="182" formatCode="General">
                  <c:v>0.80300000000000005</c:v>
                </c:pt>
                <c:pt idx="183" formatCode="General">
                  <c:v>0.86950000000000005</c:v>
                </c:pt>
                <c:pt idx="184" formatCode="General">
                  <c:v>0.80420000000000003</c:v>
                </c:pt>
                <c:pt idx="185" formatCode="General">
                  <c:v>0.96030000000000004</c:v>
                </c:pt>
                <c:pt idx="186" formatCode="General">
                  <c:v>0.71819999999999995</c:v>
                </c:pt>
                <c:pt idx="187" formatCode="General">
                  <c:v>1.0784</c:v>
                </c:pt>
                <c:pt idx="188" formatCode="General">
                  <c:v>1.1915</c:v>
                </c:pt>
                <c:pt idx="189" formatCode="General">
                  <c:v>1.1404000000000001</c:v>
                </c:pt>
                <c:pt idx="190" formatCode="General">
                  <c:v>0.84540000000000004</c:v>
                </c:pt>
                <c:pt idx="191" formatCode="General">
                  <c:v>0.7863</c:v>
                </c:pt>
                <c:pt idx="192" formatCode="General">
                  <c:v>0.84660000000000002</c:v>
                </c:pt>
                <c:pt idx="193" formatCode="General">
                  <c:v>0.86729999999999996</c:v>
                </c:pt>
                <c:pt idx="194" formatCode="General">
                  <c:v>0.84470000000000001</c:v>
                </c:pt>
                <c:pt idx="195" formatCode="General">
                  <c:v>0.67459999999999998</c:v>
                </c:pt>
                <c:pt idx="196" formatCode="General">
                  <c:v>0.72640000000000005</c:v>
                </c:pt>
                <c:pt idx="197" formatCode="General">
                  <c:v>0.66949999999999998</c:v>
                </c:pt>
                <c:pt idx="198" formatCode="General">
                  <c:v>0.58320000000000005</c:v>
                </c:pt>
                <c:pt idx="199" formatCode="General">
                  <c:v>0.59699999999999998</c:v>
                </c:pt>
                <c:pt idx="200" formatCode="General">
                  <c:v>0.5948</c:v>
                </c:pt>
                <c:pt idx="201" formatCode="General">
                  <c:v>0.66979999999999995</c:v>
                </c:pt>
                <c:pt idx="202" formatCode="General">
                  <c:v>0.71220000000000006</c:v>
                </c:pt>
                <c:pt idx="203" formatCode="General">
                  <c:v>0.7722</c:v>
                </c:pt>
                <c:pt idx="204" formatCode="General">
                  <c:v>0.71909999999999996</c:v>
                </c:pt>
                <c:pt idx="205" formatCode="General">
                  <c:v>0.71909999999999996</c:v>
                </c:pt>
                <c:pt idx="206" formatCode="General">
                  <c:v>0.77129999999999999</c:v>
                </c:pt>
                <c:pt idx="207" formatCode="General">
                  <c:v>0.752</c:v>
                </c:pt>
                <c:pt idx="208" formatCode="General">
                  <c:v>0.63160000000000005</c:v>
                </c:pt>
                <c:pt idx="209" formatCode="General">
                  <c:v>0.62670000000000003</c:v>
                </c:pt>
                <c:pt idx="210" formatCode="General">
                  <c:v>0.64170000000000005</c:v>
                </c:pt>
                <c:pt idx="211" formatCode="General">
                  <c:v>0.60529999999999995</c:v>
                </c:pt>
                <c:pt idx="212" formatCode="General">
                  <c:v>0.56910000000000005</c:v>
                </c:pt>
                <c:pt idx="213" formatCode="General">
                  <c:v>0.61899999999999999</c:v>
                </c:pt>
                <c:pt idx="214" formatCode="General">
                  <c:v>0.60150000000000003</c:v>
                </c:pt>
                <c:pt idx="215" formatCode="General">
                  <c:v>0.6008</c:v>
                </c:pt>
                <c:pt idx="216" formatCode="General">
                  <c:v>0.66049999999999998</c:v>
                </c:pt>
                <c:pt idx="217" formatCode="General">
                  <c:v>0.6129</c:v>
                </c:pt>
                <c:pt idx="218" formatCode="General">
                  <c:v>0.62690000000000001</c:v>
                </c:pt>
                <c:pt idx="219" formatCode="General">
                  <c:v>0.63929999999999998</c:v>
                </c:pt>
                <c:pt idx="220" formatCode="General">
                  <c:v>0.61180000000000001</c:v>
                </c:pt>
                <c:pt idx="221" formatCode="General">
                  <c:v>0.63360000000000005</c:v>
                </c:pt>
                <c:pt idx="222" formatCode="General">
                  <c:v>0.66190000000000004</c:v>
                </c:pt>
                <c:pt idx="223" formatCode="General">
                  <c:v>0.70299999999999996</c:v>
                </c:pt>
                <c:pt idx="224" formatCode="General">
                  <c:v>0.64090000000000003</c:v>
                </c:pt>
                <c:pt idx="225" formatCode="General">
                  <c:v>0.68310000000000004</c:v>
                </c:pt>
                <c:pt idx="226" formatCode="General">
                  <c:v>0.70989999999999998</c:v>
                </c:pt>
                <c:pt idx="227" formatCode="General">
                  <c:v>0.66510000000000002</c:v>
                </c:pt>
                <c:pt idx="228" formatCode="General">
                  <c:v>0.65249999999999997</c:v>
                </c:pt>
                <c:pt idx="229" formatCode="General">
                  <c:v>0.62180000000000002</c:v>
                </c:pt>
                <c:pt idx="230" formatCode="General">
                  <c:v>0.64280000000000004</c:v>
                </c:pt>
                <c:pt idx="231" formatCode="General">
                  <c:v>0.72570000000000001</c:v>
                </c:pt>
                <c:pt idx="232" formatCode="General">
                  <c:v>0.68820000000000003</c:v>
                </c:pt>
                <c:pt idx="233" formatCode="General">
                  <c:v>0.68010000000000004</c:v>
                </c:pt>
                <c:pt idx="234" formatCode="General">
                  <c:v>0.67200000000000004</c:v>
                </c:pt>
                <c:pt idx="235" formatCode="General">
                  <c:v>0.65910000000000002</c:v>
                </c:pt>
                <c:pt idx="236" formatCode="General">
                  <c:v>0.65910000000000002</c:v>
                </c:pt>
                <c:pt idx="237" formatCode="General">
                  <c:v>0.69650000000000001</c:v>
                </c:pt>
                <c:pt idx="238" formatCode="General">
                  <c:v>0.68189999999999995</c:v>
                </c:pt>
                <c:pt idx="239" formatCode="General">
                  <c:v>0.69</c:v>
                </c:pt>
                <c:pt idx="240" formatCode="General">
                  <c:v>0.65259999999999996</c:v>
                </c:pt>
                <c:pt idx="241" formatCode="General">
                  <c:v>0.65910000000000002</c:v>
                </c:pt>
                <c:pt idx="242" formatCode="General">
                  <c:v>0.68520000000000003</c:v>
                </c:pt>
                <c:pt idx="243" formatCode="General">
                  <c:v>0.74580000000000002</c:v>
                </c:pt>
                <c:pt idx="244" formatCode="General">
                  <c:v>0.82340000000000002</c:v>
                </c:pt>
                <c:pt idx="245" formatCode="General">
                  <c:v>0.89510000000000001</c:v>
                </c:pt>
                <c:pt idx="246" formatCode="General">
                  <c:v>0.87519999999999998</c:v>
                </c:pt>
                <c:pt idx="247" formatCode="General">
                  <c:v>0.82530000000000003</c:v>
                </c:pt>
                <c:pt idx="248" formatCode="General">
                  <c:v>0.72629999999999995</c:v>
                </c:pt>
                <c:pt idx="249" formatCode="General">
                  <c:v>0.66900000000000004</c:v>
                </c:pt>
                <c:pt idx="250" formatCode="General">
                  <c:v>0.70340000000000003</c:v>
                </c:pt>
                <c:pt idx="251" formatCode="General">
                  <c:v>0.72150000000000003</c:v>
                </c:pt>
                <c:pt idx="252" formatCode="General">
                  <c:v>0.75280000000000002</c:v>
                </c:pt>
                <c:pt idx="253" formatCode="General">
                  <c:v>0.73799999999999999</c:v>
                </c:pt>
                <c:pt idx="254" formatCode="General">
                  <c:v>0.70840000000000003</c:v>
                </c:pt>
                <c:pt idx="255" formatCode="General">
                  <c:v>0.69369999999999998</c:v>
                </c:pt>
                <c:pt idx="256" formatCode="General">
                  <c:v>0.70850000000000002</c:v>
                </c:pt>
                <c:pt idx="257" formatCode="General">
                  <c:v>0.71179999999999999</c:v>
                </c:pt>
                <c:pt idx="258" formatCode="General">
                  <c:v>0.67900000000000005</c:v>
                </c:pt>
                <c:pt idx="259" formatCode="General">
                  <c:v>0.68559999999999999</c:v>
                </c:pt>
                <c:pt idx="260" formatCode="General">
                  <c:v>0.64129999999999998</c:v>
                </c:pt>
                <c:pt idx="261" formatCode="General">
                  <c:v>0.62339999999999995</c:v>
                </c:pt>
                <c:pt idx="262" formatCode="General">
                  <c:v>0.65610000000000002</c:v>
                </c:pt>
              </c:numCache>
            </c:numRef>
          </c:val>
          <c:smooth val="0"/>
          <c:extLst xmlns:c16r2="http://schemas.microsoft.com/office/drawing/2015/06/chart">
            <c:ext xmlns:c16="http://schemas.microsoft.com/office/drawing/2014/chart" uri="{C3380CC4-5D6E-409C-BE32-E72D297353CC}">
              <c16:uniqueId val="{00000002-2C92-47AA-B433-BD3D94ECB434}"/>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Yield'!$E$2217:$E$2479</c:f>
              <c:numCache>
                <c:formatCode>0.00</c:formatCode>
                <c:ptCount val="263"/>
                <c:pt idx="0">
                  <c:v>0.81399999999999995</c:v>
                </c:pt>
                <c:pt idx="1">
                  <c:v>0.72199999999999998</c:v>
                </c:pt>
                <c:pt idx="2">
                  <c:v>0.69099999999999995</c:v>
                </c:pt>
                <c:pt idx="3">
                  <c:v>0.67600000000000005</c:v>
                </c:pt>
                <c:pt idx="4">
                  <c:v>0.73799999999999999</c:v>
                </c:pt>
                <c:pt idx="5">
                  <c:v>0.71499999999999997</c:v>
                </c:pt>
                <c:pt idx="6">
                  <c:v>0.72</c:v>
                </c:pt>
                <c:pt idx="7">
                  <c:v>0.75800000000000001</c:v>
                </c:pt>
                <c:pt idx="8">
                  <c:v>0.83599999999999997</c:v>
                </c:pt>
                <c:pt idx="9">
                  <c:v>0.83499999999999996</c:v>
                </c:pt>
                <c:pt idx="10">
                  <c:v>0.80100000000000005</c:v>
                </c:pt>
                <c:pt idx="11">
                  <c:v>0.82099999999999995</c:v>
                </c:pt>
                <c:pt idx="12">
                  <c:v>0.75900000000000001</c:v>
                </c:pt>
                <c:pt idx="13">
                  <c:v>0.75900000000000001</c:v>
                </c:pt>
                <c:pt idx="14">
                  <c:v>0.73399999999999999</c:v>
                </c:pt>
                <c:pt idx="15">
                  <c:v>0.70799999999999996</c:v>
                </c:pt>
                <c:pt idx="16">
                  <c:v>0.69099999999999995</c:v>
                </c:pt>
                <c:pt idx="17">
                  <c:v>0.67800000000000005</c:v>
                </c:pt>
                <c:pt idx="18">
                  <c:v>0.71</c:v>
                </c:pt>
                <c:pt idx="19">
                  <c:v>0.68700000000000006</c:v>
                </c:pt>
                <c:pt idx="20">
                  <c:v>0.65400000000000003</c:v>
                </c:pt>
                <c:pt idx="21">
                  <c:v>0.63400000000000001</c:v>
                </c:pt>
                <c:pt idx="22">
                  <c:v>0.61099999999999999</c:v>
                </c:pt>
                <c:pt idx="23">
                  <c:v>0.59399999999999997</c:v>
                </c:pt>
                <c:pt idx="24" formatCode="General">
                  <c:v>0.55000000000000004</c:v>
                </c:pt>
                <c:pt idx="25" formatCode="General">
                  <c:v>0.51200000000000001</c:v>
                </c:pt>
                <c:pt idx="26" formatCode="General">
                  <c:v>0.51500000000000001</c:v>
                </c:pt>
                <c:pt idx="27" formatCode="General">
                  <c:v>0.48699999999999999</c:v>
                </c:pt>
                <c:pt idx="28" formatCode="General">
                  <c:v>0.52200000000000002</c:v>
                </c:pt>
                <c:pt idx="29" formatCode="General">
                  <c:v>0.48399999999999999</c:v>
                </c:pt>
                <c:pt idx="30" formatCode="General">
                  <c:v>0.49</c:v>
                </c:pt>
                <c:pt idx="31" formatCode="General">
                  <c:v>0.49399999999999999</c:v>
                </c:pt>
                <c:pt idx="32" formatCode="General">
                  <c:v>0.44800000000000001</c:v>
                </c:pt>
                <c:pt idx="33" formatCode="General">
                  <c:v>0.40799999999999997</c:v>
                </c:pt>
                <c:pt idx="34" formatCode="General">
                  <c:v>0.46600000000000003</c:v>
                </c:pt>
                <c:pt idx="35" formatCode="General">
                  <c:v>0.47</c:v>
                </c:pt>
                <c:pt idx="36" formatCode="General">
                  <c:v>0.45200000000000001</c:v>
                </c:pt>
                <c:pt idx="37" formatCode="General">
                  <c:v>0.47899999999999998</c:v>
                </c:pt>
                <c:pt idx="38" formatCode="General">
                  <c:v>0.51700000000000002</c:v>
                </c:pt>
                <c:pt idx="39" formatCode="General">
                  <c:v>0.48099999999999998</c:v>
                </c:pt>
                <c:pt idx="40" formatCode="General">
                  <c:v>0.48099999999999998</c:v>
                </c:pt>
                <c:pt idx="41" formatCode="General">
                  <c:v>0.502</c:v>
                </c:pt>
                <c:pt idx="42" formatCode="General">
                  <c:v>0.442</c:v>
                </c:pt>
                <c:pt idx="43" formatCode="General">
                  <c:v>0.436</c:v>
                </c:pt>
                <c:pt idx="44" formatCode="General">
                  <c:v>0.47899999999999998</c:v>
                </c:pt>
                <c:pt idx="45" formatCode="General">
                  <c:v>0.47899999999999998</c:v>
                </c:pt>
                <c:pt idx="46" formatCode="General">
                  <c:v>0.41499999999999998</c:v>
                </c:pt>
                <c:pt idx="47" formatCode="General">
                  <c:v>0.40600000000000003</c:v>
                </c:pt>
                <c:pt idx="48" formatCode="General">
                  <c:v>0.49299999999999999</c:v>
                </c:pt>
                <c:pt idx="49" formatCode="General">
                  <c:v>0.6</c:v>
                </c:pt>
                <c:pt idx="50" formatCode="General">
                  <c:v>0.50600000000000001</c:v>
                </c:pt>
                <c:pt idx="51" formatCode="General">
                  <c:v>0.59099999999999997</c:v>
                </c:pt>
                <c:pt idx="52" formatCode="General">
                  <c:v>0.63900000000000001</c:v>
                </c:pt>
                <c:pt idx="53" formatCode="General">
                  <c:v>0.63700000000000001</c:v>
                </c:pt>
                <c:pt idx="54" formatCode="General">
                  <c:v>0.67400000000000004</c:v>
                </c:pt>
                <c:pt idx="55" formatCode="General">
                  <c:v>0.76200000000000001</c:v>
                </c:pt>
                <c:pt idx="56" formatCode="General">
                  <c:v>0.69399999999999995</c:v>
                </c:pt>
                <c:pt idx="57" formatCode="General">
                  <c:v>0.69699999999999995</c:v>
                </c:pt>
                <c:pt idx="58" formatCode="General">
                  <c:v>0.64300000000000002</c:v>
                </c:pt>
                <c:pt idx="59" formatCode="General">
                  <c:v>0.63700000000000001</c:v>
                </c:pt>
                <c:pt idx="60" formatCode="General">
                  <c:v>0.628</c:v>
                </c:pt>
                <c:pt idx="61" formatCode="General">
                  <c:v>0.55200000000000005</c:v>
                </c:pt>
                <c:pt idx="62" formatCode="General">
                  <c:v>0.52800000000000002</c:v>
                </c:pt>
                <c:pt idx="63" formatCode="General">
                  <c:v>0.53600000000000003</c:v>
                </c:pt>
                <c:pt idx="64" formatCode="General">
                  <c:v>0.51900000000000002</c:v>
                </c:pt>
                <c:pt idx="65" formatCode="General">
                  <c:v>0.499</c:v>
                </c:pt>
                <c:pt idx="66" formatCode="General">
                  <c:v>0.48799999999999999</c:v>
                </c:pt>
                <c:pt idx="67" formatCode="General">
                  <c:v>0.47</c:v>
                </c:pt>
                <c:pt idx="68" formatCode="General">
                  <c:v>0.503</c:v>
                </c:pt>
                <c:pt idx="69" formatCode="General">
                  <c:v>0.47</c:v>
                </c:pt>
                <c:pt idx="70" formatCode="General">
                  <c:v>0.443</c:v>
                </c:pt>
                <c:pt idx="71" formatCode="General">
                  <c:v>0.45100000000000001</c:v>
                </c:pt>
                <c:pt idx="72" formatCode="General">
                  <c:v>0.41599999999999998</c:v>
                </c:pt>
                <c:pt idx="73" formatCode="General">
                  <c:v>0.46</c:v>
                </c:pt>
                <c:pt idx="74" formatCode="General">
                  <c:v>0.58799999999999997</c:v>
                </c:pt>
                <c:pt idx="75" formatCode="General">
                  <c:v>0.70499999999999996</c:v>
                </c:pt>
                <c:pt idx="76" formatCode="General">
                  <c:v>0.63700000000000001</c:v>
                </c:pt>
                <c:pt idx="77" formatCode="General">
                  <c:v>0.69399999999999995</c:v>
                </c:pt>
                <c:pt idx="78" formatCode="General">
                  <c:v>0.71299999999999997</c:v>
                </c:pt>
                <c:pt idx="79" formatCode="General">
                  <c:v>0.67700000000000005</c:v>
                </c:pt>
                <c:pt idx="80" formatCode="General">
                  <c:v>0.70899999999999996</c:v>
                </c:pt>
                <c:pt idx="81" formatCode="General">
                  <c:v>0.75</c:v>
                </c:pt>
                <c:pt idx="82" formatCode="General">
                  <c:v>0.71099999999999997</c:v>
                </c:pt>
                <c:pt idx="83" formatCode="General">
                  <c:v>0.68500000000000005</c:v>
                </c:pt>
                <c:pt idx="84" formatCode="General">
                  <c:v>0.625</c:v>
                </c:pt>
                <c:pt idx="85" formatCode="General">
                  <c:v>0.68200000000000005</c:v>
                </c:pt>
                <c:pt idx="86" formatCode="General">
                  <c:v>0.72199999999999998</c:v>
                </c:pt>
                <c:pt idx="87" formatCode="General">
                  <c:v>0.71099999999999997</c:v>
                </c:pt>
                <c:pt idx="88" formatCode="General">
                  <c:v>0.68600000000000005</c:v>
                </c:pt>
                <c:pt idx="89" formatCode="General">
                  <c:v>0.629</c:v>
                </c:pt>
                <c:pt idx="90" formatCode="General">
                  <c:v>0.66300000000000003</c:v>
                </c:pt>
                <c:pt idx="91" formatCode="General">
                  <c:v>0.72499999999999998</c:v>
                </c:pt>
                <c:pt idx="92" formatCode="General">
                  <c:v>0.77500000000000002</c:v>
                </c:pt>
                <c:pt idx="93" formatCode="General">
                  <c:v>0.71499999999999997</c:v>
                </c:pt>
                <c:pt idx="94" formatCode="General">
                  <c:v>0.79300000000000004</c:v>
                </c:pt>
                <c:pt idx="95" formatCode="General">
                  <c:v>0.78900000000000003</c:v>
                </c:pt>
                <c:pt idx="96" formatCode="General">
                  <c:v>0.81100000000000005</c:v>
                </c:pt>
                <c:pt idx="97" formatCode="General">
                  <c:v>0.80600000000000005</c:v>
                </c:pt>
                <c:pt idx="98" formatCode="General">
                  <c:v>0.75900000000000001</c:v>
                </c:pt>
                <c:pt idx="99" formatCode="General">
                  <c:v>0.70899999999999996</c:v>
                </c:pt>
                <c:pt idx="100" formatCode="General">
                  <c:v>0.72899999999999998</c:v>
                </c:pt>
                <c:pt idx="101" formatCode="General">
                  <c:v>0.75</c:v>
                </c:pt>
                <c:pt idx="102" formatCode="General">
                  <c:v>0.73299999999999998</c:v>
                </c:pt>
                <c:pt idx="103" formatCode="General">
                  <c:v>0.73</c:v>
                </c:pt>
                <c:pt idx="104" formatCode="General">
                  <c:v>0.754</c:v>
                </c:pt>
                <c:pt idx="105" formatCode="General">
                  <c:v>0.70499999999999996</c:v>
                </c:pt>
                <c:pt idx="106" formatCode="General">
                  <c:v>0.69599999999999995</c:v>
                </c:pt>
                <c:pt idx="107" formatCode="General">
                  <c:v>0.65</c:v>
                </c:pt>
                <c:pt idx="108" formatCode="General">
                  <c:v>0.67500000000000004</c:v>
                </c:pt>
                <c:pt idx="109" formatCode="General">
                  <c:v>0.67600000000000005</c:v>
                </c:pt>
                <c:pt idx="110" formatCode="General">
                  <c:v>0.69699999999999995</c:v>
                </c:pt>
                <c:pt idx="111" formatCode="General">
                  <c:v>0.73899999999999999</c:v>
                </c:pt>
                <c:pt idx="112" formatCode="General">
                  <c:v>0.67</c:v>
                </c:pt>
                <c:pt idx="113" formatCode="General">
                  <c:v>0.74099999999999999</c:v>
                </c:pt>
                <c:pt idx="114" formatCode="General">
                  <c:v>0.77300000000000002</c:v>
                </c:pt>
                <c:pt idx="115" formatCode="General">
                  <c:v>0.77200000000000002</c:v>
                </c:pt>
                <c:pt idx="116" formatCode="General">
                  <c:v>0.76300000000000001</c:v>
                </c:pt>
                <c:pt idx="117" formatCode="General">
                  <c:v>0.79900000000000004</c:v>
                </c:pt>
                <c:pt idx="118" formatCode="General">
                  <c:v>0.77400000000000002</c:v>
                </c:pt>
                <c:pt idx="119" formatCode="General">
                  <c:v>0.82</c:v>
                </c:pt>
                <c:pt idx="120" formatCode="General">
                  <c:v>0.79100000000000004</c:v>
                </c:pt>
                <c:pt idx="121" formatCode="General">
                  <c:v>0.82199999999999995</c:v>
                </c:pt>
                <c:pt idx="122" formatCode="General">
                  <c:v>0.76200000000000001</c:v>
                </c:pt>
                <c:pt idx="123" formatCode="General">
                  <c:v>0.77500000000000002</c:v>
                </c:pt>
                <c:pt idx="124" formatCode="General">
                  <c:v>0.80400000000000005</c:v>
                </c:pt>
                <c:pt idx="125" formatCode="General">
                  <c:v>0.78200000000000003</c:v>
                </c:pt>
                <c:pt idx="126" formatCode="General">
                  <c:v>0.77300000000000002</c:v>
                </c:pt>
                <c:pt idx="127" formatCode="General">
                  <c:v>0.76900000000000002</c:v>
                </c:pt>
                <c:pt idx="128" formatCode="General">
                  <c:v>0.76900000000000002</c:v>
                </c:pt>
                <c:pt idx="129" formatCode="General">
                  <c:v>0.76900000000000002</c:v>
                </c:pt>
                <c:pt idx="130" formatCode="General">
                  <c:v>0.755</c:v>
                </c:pt>
                <c:pt idx="131" formatCode="General">
                  <c:v>0.86699999999999999</c:v>
                </c:pt>
                <c:pt idx="132" formatCode="General">
                  <c:v>0.82199999999999995</c:v>
                </c:pt>
                <c:pt idx="133" formatCode="General">
                  <c:v>0.82199999999999995</c:v>
                </c:pt>
                <c:pt idx="134" formatCode="General">
                  <c:v>0.79300000000000004</c:v>
                </c:pt>
                <c:pt idx="135" formatCode="General">
                  <c:v>0.73799999999999999</c:v>
                </c:pt>
                <c:pt idx="136" formatCode="General">
                  <c:v>0.76800000000000002</c:v>
                </c:pt>
                <c:pt idx="137" formatCode="General">
                  <c:v>0.79200000000000004</c:v>
                </c:pt>
                <c:pt idx="138" formatCode="General">
                  <c:v>0.81699999999999995</c:v>
                </c:pt>
                <c:pt idx="139" formatCode="General">
                  <c:v>0.82</c:v>
                </c:pt>
                <c:pt idx="140" formatCode="General">
                  <c:v>0.76900000000000002</c:v>
                </c:pt>
                <c:pt idx="141" formatCode="General">
                  <c:v>0.75</c:v>
                </c:pt>
                <c:pt idx="142" formatCode="General">
                  <c:v>0.72</c:v>
                </c:pt>
                <c:pt idx="143" formatCode="General">
                  <c:v>0.65400000000000003</c:v>
                </c:pt>
                <c:pt idx="144" formatCode="General">
                  <c:v>0.64300000000000002</c:v>
                </c:pt>
                <c:pt idx="145" formatCode="General">
                  <c:v>0.63200000000000001</c:v>
                </c:pt>
                <c:pt idx="146" formatCode="General">
                  <c:v>0.65</c:v>
                </c:pt>
                <c:pt idx="147" formatCode="General">
                  <c:v>0.63100000000000001</c:v>
                </c:pt>
                <c:pt idx="148" formatCode="General">
                  <c:v>0.63500000000000001</c:v>
                </c:pt>
                <c:pt idx="149" formatCode="General">
                  <c:v>0.59099999999999997</c:v>
                </c:pt>
                <c:pt idx="150" formatCode="General">
                  <c:v>0.56299999999999994</c:v>
                </c:pt>
                <c:pt idx="151" formatCode="General">
                  <c:v>0.50800000000000001</c:v>
                </c:pt>
                <c:pt idx="152" formatCode="General">
                  <c:v>0.55200000000000005</c:v>
                </c:pt>
                <c:pt idx="153" formatCode="General">
                  <c:v>0.51600000000000001</c:v>
                </c:pt>
                <c:pt idx="154" formatCode="General">
                  <c:v>0.54200000000000004</c:v>
                </c:pt>
                <c:pt idx="155" formatCode="General">
                  <c:v>0.52400000000000002</c:v>
                </c:pt>
                <c:pt idx="156" formatCode="General">
                  <c:v>0.51300000000000001</c:v>
                </c:pt>
                <c:pt idx="157" formatCode="General">
                  <c:v>0.56599999999999995</c:v>
                </c:pt>
                <c:pt idx="158" formatCode="General">
                  <c:v>0.61599999999999999</c:v>
                </c:pt>
                <c:pt idx="159" formatCode="General">
                  <c:v>0.58199999999999996</c:v>
                </c:pt>
                <c:pt idx="160" formatCode="General">
                  <c:v>0.56999999999999995</c:v>
                </c:pt>
                <c:pt idx="161" formatCode="General">
                  <c:v>0.55700000000000005</c:v>
                </c:pt>
                <c:pt idx="162" formatCode="General">
                  <c:v>0.56899999999999995</c:v>
                </c:pt>
                <c:pt idx="163" formatCode="General">
                  <c:v>0.61099999999999999</c:v>
                </c:pt>
                <c:pt idx="164" formatCode="General">
                  <c:v>0.65200000000000002</c:v>
                </c:pt>
                <c:pt idx="165" formatCode="General">
                  <c:v>0.628</c:v>
                </c:pt>
                <c:pt idx="166" formatCode="General">
                  <c:v>0.64100000000000001</c:v>
                </c:pt>
                <c:pt idx="167" formatCode="General">
                  <c:v>0.61099999999999999</c:v>
                </c:pt>
                <c:pt idx="168" formatCode="General">
                  <c:v>0.59899999999999998</c:v>
                </c:pt>
                <c:pt idx="169" formatCode="General">
                  <c:v>0.57599999999999996</c:v>
                </c:pt>
                <c:pt idx="170" formatCode="General">
                  <c:v>0.57299999999999995</c:v>
                </c:pt>
                <c:pt idx="171" formatCode="General">
                  <c:v>0.54</c:v>
                </c:pt>
                <c:pt idx="172" formatCode="General">
                  <c:v>0.51900000000000002</c:v>
                </c:pt>
                <c:pt idx="173" formatCode="General">
                  <c:v>0.504</c:v>
                </c:pt>
                <c:pt idx="174" formatCode="General">
                  <c:v>0.47</c:v>
                </c:pt>
                <c:pt idx="175" formatCode="General">
                  <c:v>0.442</c:v>
                </c:pt>
                <c:pt idx="176" formatCode="General">
                  <c:v>0.40600000000000003</c:v>
                </c:pt>
                <c:pt idx="177" formatCode="General">
                  <c:v>0.39</c:v>
                </c:pt>
                <c:pt idx="178" formatCode="General">
                  <c:v>0.36899999999999999</c:v>
                </c:pt>
                <c:pt idx="179" formatCode="General">
                  <c:v>0.33100000000000002</c:v>
                </c:pt>
                <c:pt idx="180" formatCode="General">
                  <c:v>0.23599999999999999</c:v>
                </c:pt>
                <c:pt idx="181" formatCode="General">
                  <c:v>0.159</c:v>
                </c:pt>
                <c:pt idx="182" formatCode="General">
                  <c:v>0.24</c:v>
                </c:pt>
                <c:pt idx="183" formatCode="General">
                  <c:v>0.29599999999999999</c:v>
                </c:pt>
                <c:pt idx="184" formatCode="General">
                  <c:v>0.26500000000000001</c:v>
                </c:pt>
                <c:pt idx="185" formatCode="General">
                  <c:v>0.41299999999999998</c:v>
                </c:pt>
                <c:pt idx="186" formatCode="General">
                  <c:v>0.438</c:v>
                </c:pt>
                <c:pt idx="187" formatCode="General">
                  <c:v>0.55400000000000005</c:v>
                </c:pt>
                <c:pt idx="188" formatCode="General">
                  <c:v>0.79600000000000004</c:v>
                </c:pt>
                <c:pt idx="189" formatCode="General">
                  <c:v>0.72399999999999998</c:v>
                </c:pt>
                <c:pt idx="190" formatCode="General">
                  <c:v>0.56200000000000006</c:v>
                </c:pt>
                <c:pt idx="191" formatCode="General">
                  <c:v>0.42499999999999999</c:v>
                </c:pt>
                <c:pt idx="192" formatCode="General">
                  <c:v>0.47899999999999998</c:v>
                </c:pt>
                <c:pt idx="193" formatCode="General">
                  <c:v>0.44500000000000001</c:v>
                </c:pt>
                <c:pt idx="194" formatCode="General">
                  <c:v>0.39900000000000002</c:v>
                </c:pt>
                <c:pt idx="195" formatCode="General">
                  <c:v>0.36699999999999999</c:v>
                </c:pt>
                <c:pt idx="196" formatCode="General">
                  <c:v>0.33600000000000002</c:v>
                </c:pt>
                <c:pt idx="197" formatCode="General">
                  <c:v>0.35599999999999998</c:v>
                </c:pt>
                <c:pt idx="198" formatCode="General">
                  <c:v>0.314</c:v>
                </c:pt>
                <c:pt idx="199" formatCode="General">
                  <c:v>0.33300000000000002</c:v>
                </c:pt>
                <c:pt idx="200" formatCode="General">
                  <c:v>0.311</c:v>
                </c:pt>
                <c:pt idx="201" formatCode="General">
                  <c:v>0.33400000000000002</c:v>
                </c:pt>
                <c:pt idx="202" formatCode="General">
                  <c:v>0.41399999999999998</c:v>
                </c:pt>
                <c:pt idx="203" formatCode="General">
                  <c:v>0.38400000000000001</c:v>
                </c:pt>
                <c:pt idx="204" formatCode="General">
                  <c:v>0.30599999999999999</c:v>
                </c:pt>
                <c:pt idx="205" formatCode="General">
                  <c:v>0.30599999999999999</c:v>
                </c:pt>
                <c:pt idx="206" formatCode="General">
                  <c:v>0.30599999999999999</c:v>
                </c:pt>
                <c:pt idx="207" formatCode="General">
                  <c:v>0.34100000000000003</c:v>
                </c:pt>
                <c:pt idx="208" formatCode="General">
                  <c:v>0.30199999999999999</c:v>
                </c:pt>
                <c:pt idx="209" formatCode="General">
                  <c:v>0.30199999999999999</c:v>
                </c:pt>
                <c:pt idx="210" formatCode="General">
                  <c:v>0.30399999999999999</c:v>
                </c:pt>
                <c:pt idx="211" formatCode="General">
                  <c:v>0.33700000000000002</c:v>
                </c:pt>
                <c:pt idx="212" formatCode="General">
                  <c:v>0.29699999999999999</c:v>
                </c:pt>
                <c:pt idx="213" formatCode="General">
                  <c:v>0.32700000000000001</c:v>
                </c:pt>
                <c:pt idx="214" formatCode="General">
                  <c:v>0.29199999999999998</c:v>
                </c:pt>
                <c:pt idx="215" formatCode="General">
                  <c:v>0.29099999999999998</c:v>
                </c:pt>
                <c:pt idx="216" formatCode="General">
                  <c:v>0.30099999999999999</c:v>
                </c:pt>
                <c:pt idx="217" formatCode="General">
                  <c:v>0.28699999999999998</c:v>
                </c:pt>
                <c:pt idx="218" formatCode="General">
                  <c:v>0.28499999999999998</c:v>
                </c:pt>
                <c:pt idx="219" formatCode="General">
                  <c:v>0.23100000000000001</c:v>
                </c:pt>
                <c:pt idx="220" formatCode="General">
                  <c:v>0.248</c:v>
                </c:pt>
                <c:pt idx="221" formatCode="General">
                  <c:v>0.23100000000000001</c:v>
                </c:pt>
                <c:pt idx="222" formatCode="General">
                  <c:v>0.20599999999999999</c:v>
                </c:pt>
                <c:pt idx="223" formatCode="General">
                  <c:v>0.23100000000000001</c:v>
                </c:pt>
                <c:pt idx="224" formatCode="General">
                  <c:v>0.23499999999999999</c:v>
                </c:pt>
                <c:pt idx="225" formatCode="General">
                  <c:v>0.23499999999999999</c:v>
                </c:pt>
                <c:pt idx="226" formatCode="General">
                  <c:v>0.26900000000000002</c:v>
                </c:pt>
                <c:pt idx="227" formatCode="General">
                  <c:v>0.249</c:v>
                </c:pt>
                <c:pt idx="228" formatCode="General">
                  <c:v>0.20799999999999999</c:v>
                </c:pt>
                <c:pt idx="229" formatCode="General">
                  <c:v>0.20399999999999999</c:v>
                </c:pt>
                <c:pt idx="230" formatCode="General">
                  <c:v>0.23100000000000001</c:v>
                </c:pt>
                <c:pt idx="231" formatCode="General">
                  <c:v>0.25700000000000001</c:v>
                </c:pt>
                <c:pt idx="232" formatCode="General">
                  <c:v>0.245</c:v>
                </c:pt>
                <c:pt idx="233" formatCode="General">
                  <c:v>0.22900000000000001</c:v>
                </c:pt>
                <c:pt idx="234" formatCode="General">
                  <c:v>0.17100000000000001</c:v>
                </c:pt>
                <c:pt idx="235" formatCode="General">
                  <c:v>0.17399999999999999</c:v>
                </c:pt>
                <c:pt idx="236" formatCode="General">
                  <c:v>0.17399999999999999</c:v>
                </c:pt>
                <c:pt idx="237" formatCode="General">
                  <c:v>0.215</c:v>
                </c:pt>
                <c:pt idx="238" formatCode="General">
                  <c:v>0.193</c:v>
                </c:pt>
                <c:pt idx="239" formatCode="General">
                  <c:v>0.21</c:v>
                </c:pt>
                <c:pt idx="240" formatCode="General">
                  <c:v>0.184</c:v>
                </c:pt>
                <c:pt idx="241" formatCode="General">
                  <c:v>0.23100000000000001</c:v>
                </c:pt>
                <c:pt idx="242" formatCode="General">
                  <c:v>0.222</c:v>
                </c:pt>
                <c:pt idx="243" formatCode="General">
                  <c:v>0.27400000000000002</c:v>
                </c:pt>
                <c:pt idx="244" formatCode="General">
                  <c:v>0.30599999999999999</c:v>
                </c:pt>
                <c:pt idx="245" formatCode="General">
                  <c:v>0.35399999999999998</c:v>
                </c:pt>
                <c:pt idx="246" formatCode="General">
                  <c:v>0.33400000000000002</c:v>
                </c:pt>
                <c:pt idx="247" formatCode="General">
                  <c:v>0.33600000000000002</c:v>
                </c:pt>
                <c:pt idx="248" formatCode="General">
                  <c:v>0.26700000000000002</c:v>
                </c:pt>
                <c:pt idx="249" formatCode="General">
                  <c:v>0.19800000000000001</c:v>
                </c:pt>
                <c:pt idx="250" formatCode="General">
                  <c:v>0.20799999999999999</c:v>
                </c:pt>
                <c:pt idx="251" formatCode="General">
                  <c:v>0.20499999999999999</c:v>
                </c:pt>
                <c:pt idx="252" formatCode="General">
                  <c:v>0.20699999999999999</c:v>
                </c:pt>
                <c:pt idx="253" formatCode="General">
                  <c:v>0.19</c:v>
                </c:pt>
                <c:pt idx="254" formatCode="General">
                  <c:v>0.22800000000000001</c:v>
                </c:pt>
                <c:pt idx="255" formatCode="General">
                  <c:v>0.23799999999999999</c:v>
                </c:pt>
                <c:pt idx="256" formatCode="General">
                  <c:v>0.193</c:v>
                </c:pt>
                <c:pt idx="257" formatCode="General">
                  <c:v>0.21099999999999999</c:v>
                </c:pt>
                <c:pt idx="258" formatCode="General">
                  <c:v>0.189</c:v>
                </c:pt>
                <c:pt idx="259" formatCode="General">
                  <c:v>0.154</c:v>
                </c:pt>
                <c:pt idx="260" formatCode="General">
                  <c:v>0.17199999999999999</c:v>
                </c:pt>
                <c:pt idx="261" formatCode="General">
                  <c:v>0.16300000000000001</c:v>
                </c:pt>
                <c:pt idx="262" formatCode="General">
                  <c:v>0.17199999999999999</c:v>
                </c:pt>
              </c:numCache>
            </c:numRef>
          </c:val>
          <c:smooth val="0"/>
          <c:extLst xmlns:c16r2="http://schemas.microsoft.com/office/drawing/2015/06/chart">
            <c:ext xmlns:c16="http://schemas.microsoft.com/office/drawing/2014/chart" uri="{C3380CC4-5D6E-409C-BE32-E72D297353CC}">
              <c16:uniqueId val="{00000003-2C92-47AA-B433-BD3D94ECB434}"/>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Yield'!$F$2217:$F$2479</c:f>
              <c:numCache>
                <c:formatCode>0.00</c:formatCode>
                <c:ptCount val="263"/>
                <c:pt idx="0">
                  <c:v>-0.14599999999999999</c:v>
                </c:pt>
                <c:pt idx="1">
                  <c:v>-0.14599999999999999</c:v>
                </c:pt>
                <c:pt idx="2">
                  <c:v>-0.15</c:v>
                </c:pt>
                <c:pt idx="3">
                  <c:v>-0.155</c:v>
                </c:pt>
                <c:pt idx="4">
                  <c:v>-0.155</c:v>
                </c:pt>
                <c:pt idx="5">
                  <c:v>-0.14499999999999999</c:v>
                </c:pt>
                <c:pt idx="6">
                  <c:v>-0.13800000000000001</c:v>
                </c:pt>
                <c:pt idx="7">
                  <c:v>-0.11799999999999999</c:v>
                </c:pt>
                <c:pt idx="8">
                  <c:v>-0.13500000000000001</c:v>
                </c:pt>
                <c:pt idx="9">
                  <c:v>-0.114</c:v>
                </c:pt>
                <c:pt idx="10">
                  <c:v>-0.114</c:v>
                </c:pt>
                <c:pt idx="11">
                  <c:v>-0.11899999999999999</c:v>
                </c:pt>
                <c:pt idx="12">
                  <c:v>-0.121</c:v>
                </c:pt>
                <c:pt idx="13">
                  <c:v>-0.13</c:v>
                </c:pt>
                <c:pt idx="14">
                  <c:v>-0.13200000000000001</c:v>
                </c:pt>
                <c:pt idx="15">
                  <c:v>-0.13600000000000001</c:v>
                </c:pt>
                <c:pt idx="16">
                  <c:v>-0.14199999999999999</c:v>
                </c:pt>
                <c:pt idx="17">
                  <c:v>-0.14699999999999999</c:v>
                </c:pt>
                <c:pt idx="18">
                  <c:v>-0.151</c:v>
                </c:pt>
                <c:pt idx="19">
                  <c:v>-0.14799999999999999</c:v>
                </c:pt>
                <c:pt idx="20">
                  <c:v>-0.14299999999999999</c:v>
                </c:pt>
                <c:pt idx="21">
                  <c:v>-0.15</c:v>
                </c:pt>
                <c:pt idx="22">
                  <c:v>-0.153</c:v>
                </c:pt>
                <c:pt idx="23">
                  <c:v>-0.13</c:v>
                </c:pt>
                <c:pt idx="24" formatCode="General">
                  <c:v>-0.16300000000000001</c:v>
                </c:pt>
                <c:pt idx="25" formatCode="General">
                  <c:v>-0.191</c:v>
                </c:pt>
                <c:pt idx="26" formatCode="General">
                  <c:v>-0.182</c:v>
                </c:pt>
                <c:pt idx="27" formatCode="General">
                  <c:v>-0.191</c:v>
                </c:pt>
                <c:pt idx="28" formatCode="General">
                  <c:v>-0.19400000000000001</c:v>
                </c:pt>
                <c:pt idx="29" formatCode="General">
                  <c:v>-0.217</c:v>
                </c:pt>
                <c:pt idx="30" formatCode="General">
                  <c:v>-0.217</c:v>
                </c:pt>
                <c:pt idx="31" formatCode="General">
                  <c:v>-0.23300000000000001</c:v>
                </c:pt>
                <c:pt idx="32" formatCode="General">
                  <c:v>-0.219</c:v>
                </c:pt>
                <c:pt idx="33" formatCode="General">
                  <c:v>-0.23300000000000001</c:v>
                </c:pt>
                <c:pt idx="34" formatCode="General">
                  <c:v>-0.22800000000000001</c:v>
                </c:pt>
                <c:pt idx="35" formatCode="General">
                  <c:v>-0.223</c:v>
                </c:pt>
                <c:pt idx="36" formatCode="General">
                  <c:v>-0.23300000000000001</c:v>
                </c:pt>
                <c:pt idx="37" formatCode="General">
                  <c:v>-0.23599999999999999</c:v>
                </c:pt>
                <c:pt idx="38" formatCode="General">
                  <c:v>-0.23599999999999999</c:v>
                </c:pt>
                <c:pt idx="39" formatCode="General">
                  <c:v>-0.23100000000000001</c:v>
                </c:pt>
                <c:pt idx="40" formatCode="General">
                  <c:v>-0.26400000000000001</c:v>
                </c:pt>
                <c:pt idx="41" formatCode="General">
                  <c:v>-0.26400000000000001</c:v>
                </c:pt>
                <c:pt idx="42" formatCode="General">
                  <c:v>-0.27500000000000002</c:v>
                </c:pt>
                <c:pt idx="43" formatCode="General">
                  <c:v>-0.28499999999999998</c:v>
                </c:pt>
                <c:pt idx="44" formatCode="General">
                  <c:v>-0.26900000000000002</c:v>
                </c:pt>
                <c:pt idx="45" formatCode="General">
                  <c:v>-0.26900000000000002</c:v>
                </c:pt>
                <c:pt idx="46" formatCode="General">
                  <c:v>-0.26600000000000001</c:v>
                </c:pt>
                <c:pt idx="47" formatCode="General">
                  <c:v>-0.28399999999999997</c:v>
                </c:pt>
                <c:pt idx="48" formatCode="General">
                  <c:v>-0.27700000000000002</c:v>
                </c:pt>
                <c:pt idx="49" formatCode="General">
                  <c:v>-0.26</c:v>
                </c:pt>
                <c:pt idx="50" formatCode="General">
                  <c:v>-0.23699999999999999</c:v>
                </c:pt>
                <c:pt idx="51" formatCode="General">
                  <c:v>-0.251</c:v>
                </c:pt>
                <c:pt idx="52" formatCode="General">
                  <c:v>-0.221</c:v>
                </c:pt>
                <c:pt idx="53" formatCode="General">
                  <c:v>-0.19900000000000001</c:v>
                </c:pt>
                <c:pt idx="54" formatCode="General">
                  <c:v>-0.21199999999999999</c:v>
                </c:pt>
                <c:pt idx="55" formatCode="General">
                  <c:v>-0.153</c:v>
                </c:pt>
                <c:pt idx="56" formatCode="General">
                  <c:v>-0.153</c:v>
                </c:pt>
                <c:pt idx="57" formatCode="General">
                  <c:v>-0.152</c:v>
                </c:pt>
                <c:pt idx="58" formatCode="General">
                  <c:v>-0.182</c:v>
                </c:pt>
                <c:pt idx="59" formatCode="General">
                  <c:v>-0.21199999999999999</c:v>
                </c:pt>
                <c:pt idx="60" formatCode="General">
                  <c:v>-0.20699999999999999</c:v>
                </c:pt>
                <c:pt idx="61" formatCode="General">
                  <c:v>-0.20699999999999999</c:v>
                </c:pt>
                <c:pt idx="62" formatCode="General">
                  <c:v>-0.23400000000000001</c:v>
                </c:pt>
                <c:pt idx="63" formatCode="General">
                  <c:v>-0.255</c:v>
                </c:pt>
                <c:pt idx="64" formatCode="General">
                  <c:v>-0.246</c:v>
                </c:pt>
                <c:pt idx="65" formatCode="General">
                  <c:v>-0.23499999999999999</c:v>
                </c:pt>
                <c:pt idx="66" formatCode="General">
                  <c:v>-0.21299999999999999</c:v>
                </c:pt>
                <c:pt idx="67" formatCode="General">
                  <c:v>-0.14899999999999999</c:v>
                </c:pt>
                <c:pt idx="68" formatCode="General">
                  <c:v>-0.16400000000000001</c:v>
                </c:pt>
                <c:pt idx="69" formatCode="General">
                  <c:v>-0.19600000000000001</c:v>
                </c:pt>
                <c:pt idx="70" formatCode="General">
                  <c:v>-0.21099999999999999</c:v>
                </c:pt>
                <c:pt idx="71" formatCode="General">
                  <c:v>-0.222</c:v>
                </c:pt>
                <c:pt idx="72" formatCode="General">
                  <c:v>-0.20100000000000001</c:v>
                </c:pt>
                <c:pt idx="73" formatCode="General">
                  <c:v>-0.2</c:v>
                </c:pt>
                <c:pt idx="74" formatCode="General">
                  <c:v>-0.20300000000000001</c:v>
                </c:pt>
                <c:pt idx="75" formatCode="General">
                  <c:v>-0.17899999999999999</c:v>
                </c:pt>
                <c:pt idx="76" formatCode="General">
                  <c:v>-0.17899999999999999</c:v>
                </c:pt>
                <c:pt idx="77" formatCode="General">
                  <c:v>-0.16900000000000001</c:v>
                </c:pt>
                <c:pt idx="78" formatCode="General">
                  <c:v>-0.161</c:v>
                </c:pt>
                <c:pt idx="79" formatCode="General">
                  <c:v>-0.151</c:v>
                </c:pt>
                <c:pt idx="80" formatCode="General">
                  <c:v>-0.13100000000000001</c:v>
                </c:pt>
                <c:pt idx="81" formatCode="General">
                  <c:v>-0.125</c:v>
                </c:pt>
                <c:pt idx="82" formatCode="General">
                  <c:v>-0.125</c:v>
                </c:pt>
                <c:pt idx="83" formatCode="General">
                  <c:v>-0.13500000000000001</c:v>
                </c:pt>
                <c:pt idx="84" formatCode="General">
                  <c:v>-0.13900000000000001</c:v>
                </c:pt>
                <c:pt idx="85" formatCode="General">
                  <c:v>-0.13600000000000001</c:v>
                </c:pt>
                <c:pt idx="86" formatCode="General">
                  <c:v>-0.122</c:v>
                </c:pt>
                <c:pt idx="87" formatCode="General">
                  <c:v>-0.10199999999999999</c:v>
                </c:pt>
                <c:pt idx="88" formatCode="General">
                  <c:v>-0.109</c:v>
                </c:pt>
                <c:pt idx="89" formatCode="General">
                  <c:v>-0.13300000000000001</c:v>
                </c:pt>
                <c:pt idx="90" formatCode="General">
                  <c:v>-0.17599999999999999</c:v>
                </c:pt>
                <c:pt idx="91" formatCode="General">
                  <c:v>-0.17599999999999999</c:v>
                </c:pt>
                <c:pt idx="92" formatCode="General">
                  <c:v>-0.122</c:v>
                </c:pt>
                <c:pt idx="93" formatCode="General">
                  <c:v>-7.9000000000000001E-2</c:v>
                </c:pt>
                <c:pt idx="94" formatCode="General">
                  <c:v>-6.4000000000000001E-2</c:v>
                </c:pt>
                <c:pt idx="95" formatCode="General">
                  <c:v>-0.05</c:v>
                </c:pt>
                <c:pt idx="96" formatCode="General">
                  <c:v>-6.3E-2</c:v>
                </c:pt>
                <c:pt idx="97" formatCode="General">
                  <c:v>-0.02</c:v>
                </c:pt>
                <c:pt idx="98" formatCode="General">
                  <c:v>-4.2000000000000003E-2</c:v>
                </c:pt>
                <c:pt idx="99" formatCode="General">
                  <c:v>-6.7000000000000004E-2</c:v>
                </c:pt>
                <c:pt idx="100" formatCode="General">
                  <c:v>-6.8000000000000005E-2</c:v>
                </c:pt>
                <c:pt idx="101" formatCode="General">
                  <c:v>-7.6999999999999999E-2</c:v>
                </c:pt>
                <c:pt idx="102" formatCode="General">
                  <c:v>-0.08</c:v>
                </c:pt>
                <c:pt idx="103" formatCode="General">
                  <c:v>-0.106</c:v>
                </c:pt>
                <c:pt idx="104" formatCode="General">
                  <c:v>-0.105</c:v>
                </c:pt>
                <c:pt idx="105" formatCode="General">
                  <c:v>-7.3999999999999996E-2</c:v>
                </c:pt>
                <c:pt idx="106" formatCode="General">
                  <c:v>-7.6999999999999999E-2</c:v>
                </c:pt>
                <c:pt idx="107" formatCode="General">
                  <c:v>-8.7999999999999995E-2</c:v>
                </c:pt>
                <c:pt idx="108" formatCode="General">
                  <c:v>-0.108</c:v>
                </c:pt>
                <c:pt idx="109" formatCode="General">
                  <c:v>-8.2000000000000003E-2</c:v>
                </c:pt>
                <c:pt idx="110" formatCode="General">
                  <c:v>-7.2999999999999995E-2</c:v>
                </c:pt>
                <c:pt idx="111" formatCode="General">
                  <c:v>-4.4999999999999998E-2</c:v>
                </c:pt>
                <c:pt idx="112" formatCode="General">
                  <c:v>-2.1999999999999999E-2</c:v>
                </c:pt>
                <c:pt idx="113" formatCode="General">
                  <c:v>-3.7999999999999999E-2</c:v>
                </c:pt>
                <c:pt idx="114" formatCode="General">
                  <c:v>-2.8000000000000001E-2</c:v>
                </c:pt>
                <c:pt idx="115" formatCode="General">
                  <c:v>-6.0000000000000001E-3</c:v>
                </c:pt>
                <c:pt idx="116" formatCode="General">
                  <c:v>-2E-3</c:v>
                </c:pt>
                <c:pt idx="117" formatCode="General">
                  <c:v>-1.2999999999999999E-2</c:v>
                </c:pt>
                <c:pt idx="118" formatCode="General">
                  <c:v>3.0000000000000001E-3</c:v>
                </c:pt>
                <c:pt idx="119" formatCode="General">
                  <c:v>-1.2E-2</c:v>
                </c:pt>
                <c:pt idx="120" formatCode="General">
                  <c:v>-1.7999999999999999E-2</c:v>
                </c:pt>
                <c:pt idx="121" formatCode="General">
                  <c:v>-1.0999999999999999E-2</c:v>
                </c:pt>
                <c:pt idx="122" formatCode="General">
                  <c:v>-4.0000000000000001E-3</c:v>
                </c:pt>
                <c:pt idx="123" formatCode="General">
                  <c:v>-1.2E-2</c:v>
                </c:pt>
                <c:pt idx="124" formatCode="General">
                  <c:v>3.0000000000000001E-3</c:v>
                </c:pt>
                <c:pt idx="125" formatCode="General">
                  <c:v>1.4E-2</c:v>
                </c:pt>
                <c:pt idx="126" formatCode="General">
                  <c:v>1.6E-2</c:v>
                </c:pt>
                <c:pt idx="127" formatCode="General">
                  <c:v>1.2E-2</c:v>
                </c:pt>
                <c:pt idx="128" formatCode="General">
                  <c:v>-1.9E-2</c:v>
                </c:pt>
                <c:pt idx="129" formatCode="General">
                  <c:v>-1.0999999999999999E-2</c:v>
                </c:pt>
                <c:pt idx="130" formatCode="General">
                  <c:v>0</c:v>
                </c:pt>
                <c:pt idx="131" formatCode="General">
                  <c:v>-1.0999999999999999E-2</c:v>
                </c:pt>
                <c:pt idx="132" formatCode="General">
                  <c:v>-1.0999999999999999E-2</c:v>
                </c:pt>
                <c:pt idx="133" formatCode="General">
                  <c:v>-1.0999999999999999E-2</c:v>
                </c:pt>
                <c:pt idx="134" formatCode="General">
                  <c:v>-1.0999999999999999E-2</c:v>
                </c:pt>
                <c:pt idx="135" formatCode="General">
                  <c:v>-1.0999999999999999E-2</c:v>
                </c:pt>
                <c:pt idx="136" formatCode="General">
                  <c:v>-0.02</c:v>
                </c:pt>
                <c:pt idx="137" formatCode="General">
                  <c:v>-5.0000000000000001E-3</c:v>
                </c:pt>
                <c:pt idx="138" formatCode="General">
                  <c:v>-2E-3</c:v>
                </c:pt>
                <c:pt idx="139" formatCode="General">
                  <c:v>0.01</c:v>
                </c:pt>
                <c:pt idx="140" formatCode="General">
                  <c:v>0</c:v>
                </c:pt>
                <c:pt idx="141" formatCode="General">
                  <c:v>0</c:v>
                </c:pt>
                <c:pt idx="142" formatCode="General">
                  <c:v>1.6E-2</c:v>
                </c:pt>
                <c:pt idx="143" formatCode="General">
                  <c:v>0.01</c:v>
                </c:pt>
                <c:pt idx="144" formatCode="General">
                  <c:v>1.4999999999999999E-2</c:v>
                </c:pt>
                <c:pt idx="145" formatCode="General">
                  <c:v>3.0000000000000001E-3</c:v>
                </c:pt>
                <c:pt idx="146" formatCode="General">
                  <c:v>0.01</c:v>
                </c:pt>
                <c:pt idx="147" formatCode="General">
                  <c:v>5.0000000000000001E-3</c:v>
                </c:pt>
                <c:pt idx="148" formatCode="General">
                  <c:v>2E-3</c:v>
                </c:pt>
                <c:pt idx="149" formatCode="General">
                  <c:v>-1.7000000000000001E-2</c:v>
                </c:pt>
                <c:pt idx="150" formatCode="General">
                  <c:v>-0.02</c:v>
                </c:pt>
                <c:pt idx="151" formatCode="General">
                  <c:v>-4.3999999999999997E-2</c:v>
                </c:pt>
                <c:pt idx="152" formatCode="General">
                  <c:v>-3.9E-2</c:v>
                </c:pt>
                <c:pt idx="153" formatCode="General">
                  <c:v>-3.9E-2</c:v>
                </c:pt>
                <c:pt idx="154" formatCode="General">
                  <c:v>-5.8000000000000003E-2</c:v>
                </c:pt>
                <c:pt idx="155" formatCode="General">
                  <c:v>-6.6000000000000003E-2</c:v>
                </c:pt>
                <c:pt idx="156" formatCode="General">
                  <c:v>-5.7000000000000002E-2</c:v>
                </c:pt>
                <c:pt idx="157" formatCode="General">
                  <c:v>-4.7E-2</c:v>
                </c:pt>
                <c:pt idx="158" formatCode="General">
                  <c:v>-3.5000000000000003E-2</c:v>
                </c:pt>
                <c:pt idx="159" formatCode="General">
                  <c:v>-1.7000000000000001E-2</c:v>
                </c:pt>
                <c:pt idx="160" formatCode="General">
                  <c:v>-3.7999999999999999E-2</c:v>
                </c:pt>
                <c:pt idx="161" formatCode="General">
                  <c:v>-5.5E-2</c:v>
                </c:pt>
                <c:pt idx="162" formatCode="General">
                  <c:v>-5.5E-2</c:v>
                </c:pt>
                <c:pt idx="163" formatCode="General">
                  <c:v>-3.4000000000000002E-2</c:v>
                </c:pt>
                <c:pt idx="164" formatCode="General">
                  <c:v>-3.4000000000000002E-2</c:v>
                </c:pt>
                <c:pt idx="165" formatCode="General">
                  <c:v>-2.7E-2</c:v>
                </c:pt>
                <c:pt idx="166" formatCode="General">
                  <c:v>-3.3000000000000002E-2</c:v>
                </c:pt>
                <c:pt idx="167" formatCode="General">
                  <c:v>-0.06</c:v>
                </c:pt>
                <c:pt idx="168" formatCode="General">
                  <c:v>-4.7E-2</c:v>
                </c:pt>
                <c:pt idx="169" formatCode="General">
                  <c:v>-3.9E-2</c:v>
                </c:pt>
                <c:pt idx="170" formatCode="General">
                  <c:v>-5.6000000000000001E-2</c:v>
                </c:pt>
                <c:pt idx="171" formatCode="General">
                  <c:v>-5.6000000000000001E-2</c:v>
                </c:pt>
                <c:pt idx="172" formatCode="General">
                  <c:v>-0.104</c:v>
                </c:pt>
                <c:pt idx="173" formatCode="General">
                  <c:v>-8.5999999999999993E-2</c:v>
                </c:pt>
                <c:pt idx="174" formatCode="General">
                  <c:v>-0.105</c:v>
                </c:pt>
                <c:pt idx="175" formatCode="General">
                  <c:v>-0.153</c:v>
                </c:pt>
                <c:pt idx="176" formatCode="General">
                  <c:v>-0.11700000000000001</c:v>
                </c:pt>
                <c:pt idx="177" formatCode="General">
                  <c:v>-0.107</c:v>
                </c:pt>
                <c:pt idx="178" formatCode="General">
                  <c:v>-0.126</c:v>
                </c:pt>
                <c:pt idx="179" formatCode="General">
                  <c:v>-0.112</c:v>
                </c:pt>
                <c:pt idx="180" formatCode="General">
                  <c:v>-0.121</c:v>
                </c:pt>
                <c:pt idx="181" formatCode="General">
                  <c:v>-0.16300000000000001</c:v>
                </c:pt>
                <c:pt idx="182" formatCode="General">
                  <c:v>-4.8000000000000001E-2</c:v>
                </c:pt>
                <c:pt idx="183" formatCode="General">
                  <c:v>-6.6000000000000003E-2</c:v>
                </c:pt>
                <c:pt idx="184" formatCode="General">
                  <c:v>-5.7000000000000002E-2</c:v>
                </c:pt>
                <c:pt idx="185" formatCode="General">
                  <c:v>5.3999999999999999E-2</c:v>
                </c:pt>
                <c:pt idx="186" formatCode="General">
                  <c:v>1.7000000000000001E-2</c:v>
                </c:pt>
                <c:pt idx="187" formatCode="General">
                  <c:v>1.7999999999999999E-2</c:v>
                </c:pt>
                <c:pt idx="188" formatCode="General">
                  <c:v>8.1000000000000003E-2</c:v>
                </c:pt>
                <c:pt idx="189" formatCode="General">
                  <c:v>8.3000000000000004E-2</c:v>
                </c:pt>
                <c:pt idx="190" formatCode="General">
                  <c:v>8.3000000000000004E-2</c:v>
                </c:pt>
                <c:pt idx="191" formatCode="General">
                  <c:v>7.0000000000000007E-2</c:v>
                </c:pt>
                <c:pt idx="192" formatCode="General">
                  <c:v>4.1000000000000002E-2</c:v>
                </c:pt>
                <c:pt idx="193" formatCode="General">
                  <c:v>0.05</c:v>
                </c:pt>
                <c:pt idx="194" formatCode="General">
                  <c:v>2E-3</c:v>
                </c:pt>
                <c:pt idx="195" formatCode="General">
                  <c:v>1.7000000000000001E-2</c:v>
                </c:pt>
                <c:pt idx="196" formatCode="General">
                  <c:v>1.9E-2</c:v>
                </c:pt>
                <c:pt idx="197" formatCode="General">
                  <c:v>2.1999999999999999E-2</c:v>
                </c:pt>
                <c:pt idx="198" formatCode="General">
                  <c:v>1.2999999999999999E-2</c:v>
                </c:pt>
                <c:pt idx="199" formatCode="General">
                  <c:v>-7.0000000000000001E-3</c:v>
                </c:pt>
                <c:pt idx="200" formatCode="General">
                  <c:v>-8.0000000000000002E-3</c:v>
                </c:pt>
                <c:pt idx="201" formatCode="General">
                  <c:v>2.3E-2</c:v>
                </c:pt>
                <c:pt idx="202" formatCode="General">
                  <c:v>1.9E-2</c:v>
                </c:pt>
                <c:pt idx="203" formatCode="General">
                  <c:v>2.4E-2</c:v>
                </c:pt>
                <c:pt idx="204" formatCode="General">
                  <c:v>1.7000000000000001E-2</c:v>
                </c:pt>
                <c:pt idx="205" formatCode="General">
                  <c:v>1.7999999999999999E-2</c:v>
                </c:pt>
                <c:pt idx="206" formatCode="General">
                  <c:v>2.3E-2</c:v>
                </c:pt>
                <c:pt idx="207" formatCode="General">
                  <c:v>0.03</c:v>
                </c:pt>
                <c:pt idx="208" formatCode="General">
                  <c:v>1.4E-2</c:v>
                </c:pt>
                <c:pt idx="209" formatCode="General">
                  <c:v>1.7000000000000001E-2</c:v>
                </c:pt>
                <c:pt idx="210" formatCode="General">
                  <c:v>2.7E-2</c:v>
                </c:pt>
                <c:pt idx="211" formatCode="General">
                  <c:v>2.1999999999999999E-2</c:v>
                </c:pt>
                <c:pt idx="212" formatCode="General">
                  <c:v>2.1999999999999999E-2</c:v>
                </c:pt>
                <c:pt idx="213" formatCode="General">
                  <c:v>2E-3</c:v>
                </c:pt>
                <c:pt idx="214" formatCode="General">
                  <c:v>8.0000000000000002E-3</c:v>
                </c:pt>
                <c:pt idx="215" formatCode="General">
                  <c:v>-1.6E-2</c:v>
                </c:pt>
                <c:pt idx="216" formatCode="General">
                  <c:v>-3.5000000000000003E-2</c:v>
                </c:pt>
                <c:pt idx="217" formatCode="General">
                  <c:v>-3.7999999999999999E-2</c:v>
                </c:pt>
                <c:pt idx="218" formatCode="General">
                  <c:v>-3.7999999999999999E-2</c:v>
                </c:pt>
                <c:pt idx="219" formatCode="General">
                  <c:v>-0.03</c:v>
                </c:pt>
                <c:pt idx="220" formatCode="General">
                  <c:v>-1.9E-2</c:v>
                </c:pt>
                <c:pt idx="221" formatCode="General">
                  <c:v>-1.9E-2</c:v>
                </c:pt>
                <c:pt idx="222" formatCode="General">
                  <c:v>-1.9E-2</c:v>
                </c:pt>
                <c:pt idx="223" formatCode="General">
                  <c:v>-1.9E-2</c:v>
                </c:pt>
                <c:pt idx="224" formatCode="General">
                  <c:v>5.0000000000000001E-3</c:v>
                </c:pt>
                <c:pt idx="225" formatCode="General">
                  <c:v>-1E-3</c:v>
                </c:pt>
                <c:pt idx="226" formatCode="General">
                  <c:v>1.4E-2</c:v>
                </c:pt>
                <c:pt idx="227" formatCode="General">
                  <c:v>2E-3</c:v>
                </c:pt>
                <c:pt idx="228" formatCode="General">
                  <c:v>1E-3</c:v>
                </c:pt>
                <c:pt idx="229" formatCode="General">
                  <c:v>-2E-3</c:v>
                </c:pt>
                <c:pt idx="230" formatCode="General">
                  <c:v>1E-3</c:v>
                </c:pt>
                <c:pt idx="231" formatCode="General">
                  <c:v>-7.0000000000000001E-3</c:v>
                </c:pt>
                <c:pt idx="232" formatCode="General">
                  <c:v>6.0000000000000001E-3</c:v>
                </c:pt>
                <c:pt idx="233" formatCode="General">
                  <c:v>6.0000000000000001E-3</c:v>
                </c:pt>
                <c:pt idx="234" formatCode="General">
                  <c:v>1E-3</c:v>
                </c:pt>
                <c:pt idx="235" formatCode="General">
                  <c:v>0</c:v>
                </c:pt>
                <c:pt idx="236" formatCode="General">
                  <c:v>2E-3</c:v>
                </c:pt>
                <c:pt idx="237" formatCode="General">
                  <c:v>8.0000000000000002E-3</c:v>
                </c:pt>
                <c:pt idx="238" formatCode="General">
                  <c:v>4.0000000000000001E-3</c:v>
                </c:pt>
                <c:pt idx="239" formatCode="General">
                  <c:v>2E-3</c:v>
                </c:pt>
                <c:pt idx="240" formatCode="General">
                  <c:v>5.0000000000000001E-3</c:v>
                </c:pt>
                <c:pt idx="241" formatCode="General">
                  <c:v>1.4E-2</c:v>
                </c:pt>
                <c:pt idx="242" formatCode="General">
                  <c:v>1.2E-2</c:v>
                </c:pt>
                <c:pt idx="243" formatCode="General">
                  <c:v>1.6E-2</c:v>
                </c:pt>
                <c:pt idx="244" formatCode="General">
                  <c:v>3.5999999999999997E-2</c:v>
                </c:pt>
                <c:pt idx="245" formatCode="General">
                  <c:v>0.05</c:v>
                </c:pt>
                <c:pt idx="246" formatCode="General">
                  <c:v>5.1999999999999998E-2</c:v>
                </c:pt>
                <c:pt idx="247" formatCode="General">
                  <c:v>0.02</c:v>
                </c:pt>
                <c:pt idx="248" formatCode="General">
                  <c:v>2.5000000000000001E-2</c:v>
                </c:pt>
                <c:pt idx="249" formatCode="General">
                  <c:v>1.0999999999999999E-2</c:v>
                </c:pt>
                <c:pt idx="250" formatCode="General">
                  <c:v>1.2999999999999999E-2</c:v>
                </c:pt>
                <c:pt idx="251" formatCode="General">
                  <c:v>8.9999999999999993E-3</c:v>
                </c:pt>
                <c:pt idx="252" formatCode="General">
                  <c:v>2.1000000000000001E-2</c:v>
                </c:pt>
                <c:pt idx="253" formatCode="General">
                  <c:v>2.1000000000000001E-2</c:v>
                </c:pt>
                <c:pt idx="254" formatCode="General">
                  <c:v>1.9E-2</c:v>
                </c:pt>
                <c:pt idx="255" formatCode="General">
                  <c:v>1.7999999999999999E-2</c:v>
                </c:pt>
                <c:pt idx="256" formatCode="General">
                  <c:v>1.2E-2</c:v>
                </c:pt>
                <c:pt idx="257" formatCode="General">
                  <c:v>1.4E-2</c:v>
                </c:pt>
                <c:pt idx="258" formatCode="General">
                  <c:v>1.4999999999999999E-2</c:v>
                </c:pt>
                <c:pt idx="259" formatCode="General">
                  <c:v>1.4999999999999999E-2</c:v>
                </c:pt>
                <c:pt idx="260" formatCode="General">
                  <c:v>1.2E-2</c:v>
                </c:pt>
                <c:pt idx="261" formatCode="General">
                  <c:v>1.7999999999999999E-2</c:v>
                </c:pt>
                <c:pt idx="262" formatCode="General">
                  <c:v>2.8000000000000001E-2</c:v>
                </c:pt>
              </c:numCache>
            </c:numRef>
          </c:val>
          <c:smooth val="0"/>
          <c:extLst xmlns:c16r2="http://schemas.microsoft.com/office/drawing/2015/06/chart">
            <c:ext xmlns:c16="http://schemas.microsoft.com/office/drawing/2014/chart" uri="{C3380CC4-5D6E-409C-BE32-E72D297353CC}">
              <c16:uniqueId val="{00000004-2C92-47AA-B433-BD3D94ECB434}"/>
            </c:ext>
          </c:extLst>
        </c:ser>
        <c:dLbls>
          <c:showLegendKey val="0"/>
          <c:showVal val="0"/>
          <c:showCatName val="0"/>
          <c:showSerName val="0"/>
          <c:showPercent val="0"/>
          <c:showBubbleSize val="0"/>
        </c:dLbls>
        <c:smooth val="0"/>
        <c:axId val="941020384"/>
        <c:axId val="941027048"/>
        <c:extLst xmlns:c16r2="http://schemas.microsoft.com/office/drawing/2015/06/chart">
          <c:ext xmlns:c15="http://schemas.microsoft.com/office/drawing/2012/chart" uri="{02D57815-91ED-43cb-92C2-25804820EDAC}">
            <c15:filteredLineSeries>
              <c15:ser>
                <c:idx val="5"/>
                <c:order val="5"/>
                <c:tx>
                  <c:strRef>
                    <c:extLst xmlns:c16r2="http://schemas.microsoft.com/office/drawing/2015/06/chart">
                      <c:ext uri="{02D57815-91ED-43cb-92C2-25804820EDAC}">
                        <c15:formulaRef>
                          <c15:sqref>'10 Year Bond Yield'!$G$1</c15:sqref>
                        </c15:formulaRef>
                      </c:ext>
                    </c:extLst>
                    <c:strCache>
                      <c:ptCount val="1"/>
                      <c:pt idx="0">
                        <c:v>India</c:v>
                      </c:pt>
                    </c:strCache>
                  </c:strRef>
                </c:tx>
                <c:spPr>
                  <a:ln w="28575" cap="rnd">
                    <a:solidFill>
                      <a:schemeClr val="accent6"/>
                    </a:solidFill>
                    <a:round/>
                  </a:ln>
                  <a:effectLst/>
                </c:spPr>
                <c:marker>
                  <c:symbol val="none"/>
                </c:marker>
                <c:cat>
                  <c:numRef>
                    <c:extLst xmlns:c16r2="http://schemas.microsoft.com/office/drawing/2015/06/chart">
                      <c:ex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6r2="http://schemas.microsoft.com/office/drawing/2015/06/chart">
                      <c:ext uri="{02D57815-91ED-43cb-92C2-25804820EDAC}">
                        <c15:formulaRef>
                          <c15:sqref>'10 Year Bond Yield'!$G$2217:$G$2479</c15:sqref>
                        </c15:formulaRef>
                      </c:ext>
                    </c:extLst>
                    <c:numCache>
                      <c:formatCode>0.00</c:formatCode>
                      <c:ptCount val="263"/>
                      <c:pt idx="0">
                        <c:v>6.88</c:v>
                      </c:pt>
                      <c:pt idx="1">
                        <c:v>6.8439999999999976</c:v>
                      </c:pt>
                      <c:pt idx="2">
                        <c:v>6.8330000000000002</c:v>
                      </c:pt>
                      <c:pt idx="3">
                        <c:v>6.7480000000000002</c:v>
                      </c:pt>
                      <c:pt idx="4">
                        <c:v>6.695999999999998</c:v>
                      </c:pt>
                      <c:pt idx="5">
                        <c:v>6.5659999999999981</c:v>
                      </c:pt>
                      <c:pt idx="6">
                        <c:v>6.5880000000000001</c:v>
                      </c:pt>
                      <c:pt idx="7">
                        <c:v>6.5430000000000001</c:v>
                      </c:pt>
                      <c:pt idx="8">
                        <c:v>6.4939999999999998</c:v>
                      </c:pt>
                      <c:pt idx="9">
                        <c:v>6.4880000000000004</c:v>
                      </c:pt>
                      <c:pt idx="10">
                        <c:v>6.4329999999999998</c:v>
                      </c:pt>
                      <c:pt idx="11">
                        <c:v>6.3330000000000002</c:v>
                      </c:pt>
                      <c:pt idx="12">
                        <c:v>6.344999999999998</c:v>
                      </c:pt>
                      <c:pt idx="13">
                        <c:v>6.3869999999999996</c:v>
                      </c:pt>
                      <c:pt idx="14">
                        <c:v>6.3639999999999981</c:v>
                      </c:pt>
                      <c:pt idx="15">
                        <c:v>6.4180000000000001</c:v>
                      </c:pt>
                      <c:pt idx="16">
                        <c:v>6.4630000000000001</c:v>
                      </c:pt>
                      <c:pt idx="17">
                        <c:v>6.4370000000000003</c:v>
                      </c:pt>
                      <c:pt idx="18">
                        <c:v>6.5110000000000001</c:v>
                      </c:pt>
                      <c:pt idx="19">
                        <c:v>6.5239999999999982</c:v>
                      </c:pt>
                      <c:pt idx="20">
                        <c:v>6.4119999999999999</c:v>
                      </c:pt>
                      <c:pt idx="21">
                        <c:v>6.39</c:v>
                      </c:pt>
                      <c:pt idx="22">
                        <c:v>6.368999999999998</c:v>
                      </c:pt>
                      <c:pt idx="23">
                        <c:v>6.4219999999999997</c:v>
                      </c:pt>
                      <c:pt idx="24" formatCode="General">
                        <c:v>6.3519999999999976</c:v>
                      </c:pt>
                      <c:pt idx="25" formatCode="General">
                        <c:v>6.3919999999999986</c:v>
                      </c:pt>
                      <c:pt idx="26" formatCode="General">
                        <c:v>6.3390000000000004</c:v>
                      </c:pt>
                      <c:pt idx="27" formatCode="General">
                        <c:v>6.368999999999998</c:v>
                      </c:pt>
                      <c:pt idx="28" formatCode="General">
                        <c:v>6.4030000000000014</c:v>
                      </c:pt>
                      <c:pt idx="29" formatCode="General">
                        <c:v>6.4980000000000002</c:v>
                      </c:pt>
                      <c:pt idx="30" formatCode="General">
                        <c:v>6.4980000000000002</c:v>
                      </c:pt>
                      <c:pt idx="31" formatCode="General">
                        <c:v>6.525999999999998</c:v>
                      </c:pt>
                      <c:pt idx="32" formatCode="General">
                        <c:v>6.6310000000000002</c:v>
                      </c:pt>
                      <c:pt idx="33" formatCode="General">
                        <c:v>6.6310000000000002</c:v>
                      </c:pt>
                      <c:pt idx="34" formatCode="General">
                        <c:v>6.5449999999999982</c:v>
                      </c:pt>
                      <c:pt idx="35" formatCode="General">
                        <c:v>6.5890000000000004</c:v>
                      </c:pt>
                      <c:pt idx="36" formatCode="General">
                        <c:v>6.5860000000000003</c:v>
                      </c:pt>
                      <c:pt idx="37" formatCode="General">
                        <c:v>6.5669999999999984</c:v>
                      </c:pt>
                      <c:pt idx="38" formatCode="General">
                        <c:v>6.56</c:v>
                      </c:pt>
                      <c:pt idx="39" formatCode="General">
                        <c:v>6.5739999999999998</c:v>
                      </c:pt>
                      <c:pt idx="40" formatCode="General">
                        <c:v>6.48</c:v>
                      </c:pt>
                      <c:pt idx="41" formatCode="General">
                        <c:v>6.53</c:v>
                      </c:pt>
                      <c:pt idx="42" formatCode="General">
                        <c:v>6.5720000000000001</c:v>
                      </c:pt>
                      <c:pt idx="43" formatCode="General">
                        <c:v>6.5510000000000002</c:v>
                      </c:pt>
                      <c:pt idx="44" formatCode="General">
                        <c:v>6.5590000000000002</c:v>
                      </c:pt>
                      <c:pt idx="45" formatCode="General">
                        <c:v>6.5590000000000002</c:v>
                      </c:pt>
                      <c:pt idx="46" formatCode="General">
                        <c:v>6.5590000000000002</c:v>
                      </c:pt>
                      <c:pt idx="47" formatCode="General">
                        <c:v>6.5209999999999981</c:v>
                      </c:pt>
                      <c:pt idx="48" formatCode="General">
                        <c:v>6.5510000000000002</c:v>
                      </c:pt>
                      <c:pt idx="49" formatCode="General">
                        <c:v>6.5780000000000003</c:v>
                      </c:pt>
                      <c:pt idx="50" formatCode="General">
                        <c:v>6.6019999999999976</c:v>
                      </c:pt>
                      <c:pt idx="51" formatCode="General">
                        <c:v>6.577</c:v>
                      </c:pt>
                      <c:pt idx="52" formatCode="General">
                        <c:v>6.577</c:v>
                      </c:pt>
                      <c:pt idx="53" formatCode="General">
                        <c:v>6.68</c:v>
                      </c:pt>
                      <c:pt idx="54" formatCode="General">
                        <c:v>6.6679999999999966</c:v>
                      </c:pt>
                      <c:pt idx="55" formatCode="General">
                        <c:v>6.6369999999999987</c:v>
                      </c:pt>
                      <c:pt idx="56" formatCode="General">
                        <c:v>6.7160000000000002</c:v>
                      </c:pt>
                      <c:pt idx="57" formatCode="General">
                        <c:v>6.7320000000000002</c:v>
                      </c:pt>
                      <c:pt idx="58" formatCode="General">
                        <c:v>6.6239999999999979</c:v>
                      </c:pt>
                      <c:pt idx="59" formatCode="General">
                        <c:v>6.6379999999999981</c:v>
                      </c:pt>
                      <c:pt idx="60" formatCode="General">
                        <c:v>6.7889999999999997</c:v>
                      </c:pt>
                      <c:pt idx="61" formatCode="General">
                        <c:v>6.7489999999999997</c:v>
                      </c:pt>
                      <c:pt idx="62" formatCode="General">
                        <c:v>6.7809999999999997</c:v>
                      </c:pt>
                      <c:pt idx="63" formatCode="General">
                        <c:v>6.758</c:v>
                      </c:pt>
                      <c:pt idx="64" formatCode="General">
                        <c:v>6.7169999999999996</c:v>
                      </c:pt>
                      <c:pt idx="65" formatCode="General">
                        <c:v>6.7350000000000003</c:v>
                      </c:pt>
                      <c:pt idx="66" formatCode="General">
                        <c:v>6.702</c:v>
                      </c:pt>
                      <c:pt idx="67" formatCode="General">
                        <c:v>6.6639999999999979</c:v>
                      </c:pt>
                      <c:pt idx="68" formatCode="General">
                        <c:v>6.6639999999999979</c:v>
                      </c:pt>
                      <c:pt idx="69" formatCode="General">
                        <c:v>6.6129999999999978</c:v>
                      </c:pt>
                      <c:pt idx="70" formatCode="General">
                        <c:v>6.6879999999999979</c:v>
                      </c:pt>
                      <c:pt idx="71" formatCode="General">
                        <c:v>6.6769999999999996</c:v>
                      </c:pt>
                      <c:pt idx="72" formatCode="General">
                        <c:v>6.6769999999999996</c:v>
                      </c:pt>
                      <c:pt idx="73" formatCode="General">
                        <c:v>6.4530000000000003</c:v>
                      </c:pt>
                      <c:pt idx="74" formatCode="General">
                        <c:v>6.4639999999999986</c:v>
                      </c:pt>
                      <c:pt idx="75" formatCode="General">
                        <c:v>6.508</c:v>
                      </c:pt>
                      <c:pt idx="76" formatCode="General">
                        <c:v>6.4829999999999997</c:v>
                      </c:pt>
                      <c:pt idx="77" formatCode="General">
                        <c:v>6.4939999999999998</c:v>
                      </c:pt>
                      <c:pt idx="78" formatCode="General">
                        <c:v>6.4660000000000002</c:v>
                      </c:pt>
                      <c:pt idx="79" formatCode="General">
                        <c:v>6.4969999999999999</c:v>
                      </c:pt>
                      <c:pt idx="80" formatCode="General">
                        <c:v>6.5190000000000001</c:v>
                      </c:pt>
                      <c:pt idx="81" formatCode="General">
                        <c:v>6.5190000000000001</c:v>
                      </c:pt>
                      <c:pt idx="82" formatCode="General">
                        <c:v>6.5430000000000001</c:v>
                      </c:pt>
                      <c:pt idx="83" formatCode="General">
                        <c:v>6.5090000000000003</c:v>
                      </c:pt>
                      <c:pt idx="84" formatCode="General">
                        <c:v>6.5019999999999998</c:v>
                      </c:pt>
                      <c:pt idx="85" formatCode="General">
                        <c:v>6.5010000000000003</c:v>
                      </c:pt>
                      <c:pt idx="86" formatCode="General">
                        <c:v>6.5010000000000003</c:v>
                      </c:pt>
                      <c:pt idx="87" formatCode="General">
                        <c:v>6.517999999999998</c:v>
                      </c:pt>
                      <c:pt idx="88" formatCode="General">
                        <c:v>6.4950000000000001</c:v>
                      </c:pt>
                      <c:pt idx="89" formatCode="General">
                        <c:v>6.452</c:v>
                      </c:pt>
                      <c:pt idx="90" formatCode="General">
                        <c:v>6.4489999999999998</c:v>
                      </c:pt>
                      <c:pt idx="91" formatCode="General">
                        <c:v>6.4749999999999996</c:v>
                      </c:pt>
                      <c:pt idx="92" formatCode="General">
                        <c:v>6.517999999999998</c:v>
                      </c:pt>
                      <c:pt idx="93" formatCode="General">
                        <c:v>6.492</c:v>
                      </c:pt>
                      <c:pt idx="94" formatCode="General">
                        <c:v>6.5060000000000002</c:v>
                      </c:pt>
                      <c:pt idx="95" formatCode="General">
                        <c:v>6.5569999999999986</c:v>
                      </c:pt>
                      <c:pt idx="96" formatCode="General">
                        <c:v>6.5669999999999984</c:v>
                      </c:pt>
                      <c:pt idx="97" formatCode="General">
                        <c:v>6.5669999999999984</c:v>
                      </c:pt>
                      <c:pt idx="98" formatCode="General">
                        <c:v>6.53</c:v>
                      </c:pt>
                      <c:pt idx="99" formatCode="General">
                        <c:v>6.52</c:v>
                      </c:pt>
                      <c:pt idx="100" formatCode="General">
                        <c:v>6.5239999999999982</c:v>
                      </c:pt>
                      <c:pt idx="101" formatCode="General">
                        <c:v>6.484</c:v>
                      </c:pt>
                      <c:pt idx="102" formatCode="General">
                        <c:v>6.4779999999999998</c:v>
                      </c:pt>
                      <c:pt idx="103" formatCode="General">
                        <c:v>6.4630000000000001</c:v>
                      </c:pt>
                      <c:pt idx="104" formatCode="General">
                        <c:v>6.51</c:v>
                      </c:pt>
                      <c:pt idx="105" formatCode="General">
                        <c:v>6.5</c:v>
                      </c:pt>
                      <c:pt idx="106" formatCode="General">
                        <c:v>6.4720000000000004</c:v>
                      </c:pt>
                      <c:pt idx="107" formatCode="General">
                        <c:v>6.484</c:v>
                      </c:pt>
                      <c:pt idx="108" formatCode="General">
                        <c:v>6.4729999999999999</c:v>
                      </c:pt>
                      <c:pt idx="109" formatCode="General">
                        <c:v>6.4580000000000002</c:v>
                      </c:pt>
                      <c:pt idx="110" formatCode="General">
                        <c:v>6.4669999999999996</c:v>
                      </c:pt>
                      <c:pt idx="111" formatCode="General">
                        <c:v>6.4889999999999999</c:v>
                      </c:pt>
                      <c:pt idx="112" formatCode="General">
                        <c:v>6.4690000000000003</c:v>
                      </c:pt>
                      <c:pt idx="113" formatCode="General">
                        <c:v>6.4669999999999996</c:v>
                      </c:pt>
                      <c:pt idx="114" formatCode="General">
                        <c:v>6.6129999999999978</c:v>
                      </c:pt>
                      <c:pt idx="115" formatCode="General">
                        <c:v>6.6659999999999977</c:v>
                      </c:pt>
                      <c:pt idx="116" formatCode="General">
                        <c:v>6.6649999999999974</c:v>
                      </c:pt>
                      <c:pt idx="117" formatCode="General">
                        <c:v>6.71</c:v>
                      </c:pt>
                      <c:pt idx="118" formatCode="General">
                        <c:v>6.7629999999999981</c:v>
                      </c:pt>
                      <c:pt idx="119" formatCode="General">
                        <c:v>6.7750000000000004</c:v>
                      </c:pt>
                      <c:pt idx="120" formatCode="General">
                        <c:v>6.7859999999999996</c:v>
                      </c:pt>
                      <c:pt idx="121" formatCode="General">
                        <c:v>6.8</c:v>
                      </c:pt>
                      <c:pt idx="122" formatCode="General">
                        <c:v>6.7519999999999998</c:v>
                      </c:pt>
                      <c:pt idx="123" formatCode="General">
                        <c:v>6.71</c:v>
                      </c:pt>
                      <c:pt idx="124" formatCode="General">
                        <c:v>6.75</c:v>
                      </c:pt>
                      <c:pt idx="125" formatCode="General">
                        <c:v>6.6019999999999976</c:v>
                      </c:pt>
                      <c:pt idx="126" formatCode="General">
                        <c:v>6.5720000000000001</c:v>
                      </c:pt>
                      <c:pt idx="127" formatCode="General">
                        <c:v>6.577</c:v>
                      </c:pt>
                      <c:pt idx="128" formatCode="General">
                        <c:v>6.577</c:v>
                      </c:pt>
                      <c:pt idx="129" formatCode="General">
                        <c:v>6.5819999999999999</c:v>
                      </c:pt>
                      <c:pt idx="130" formatCode="General">
                        <c:v>6.5060000000000002</c:v>
                      </c:pt>
                      <c:pt idx="131" formatCode="General">
                        <c:v>6.548</c:v>
                      </c:pt>
                      <c:pt idx="132" formatCode="General">
                        <c:v>6.5549999999999979</c:v>
                      </c:pt>
                      <c:pt idx="133" formatCode="General">
                        <c:v>6.5049999999999981</c:v>
                      </c:pt>
                      <c:pt idx="134" formatCode="General">
                        <c:v>6.5030000000000001</c:v>
                      </c:pt>
                      <c:pt idx="135" formatCode="General">
                        <c:v>6.5149999999999979</c:v>
                      </c:pt>
                      <c:pt idx="136" formatCode="General">
                        <c:v>6.5709999999999997</c:v>
                      </c:pt>
                      <c:pt idx="137" formatCode="General">
                        <c:v>6.5539999999999976</c:v>
                      </c:pt>
                      <c:pt idx="138" formatCode="General">
                        <c:v>6.5590000000000002</c:v>
                      </c:pt>
                      <c:pt idx="139" formatCode="General">
                        <c:v>6.5309999999999997</c:v>
                      </c:pt>
                      <c:pt idx="140" formatCode="General">
                        <c:v>6.5880000000000001</c:v>
                      </c:pt>
                      <c:pt idx="141" formatCode="General">
                        <c:v>6.5979999999999981</c:v>
                      </c:pt>
                      <c:pt idx="142" formatCode="General">
                        <c:v>6.666999999999998</c:v>
                      </c:pt>
                      <c:pt idx="143" formatCode="General">
                        <c:v>6.626999999999998</c:v>
                      </c:pt>
                      <c:pt idx="144" formatCode="General">
                        <c:v>6.602999999999998</c:v>
                      </c:pt>
                      <c:pt idx="145" formatCode="General">
                        <c:v>6.6259999999999977</c:v>
                      </c:pt>
                      <c:pt idx="146" formatCode="General">
                        <c:v>6.6439999999999984</c:v>
                      </c:pt>
                      <c:pt idx="147" formatCode="General">
                        <c:v>6.6369999999999987</c:v>
                      </c:pt>
                      <c:pt idx="148" formatCode="General">
                        <c:v>6.6390000000000002</c:v>
                      </c:pt>
                      <c:pt idx="149" formatCode="General">
                        <c:v>6.601</c:v>
                      </c:pt>
                      <c:pt idx="150" formatCode="General">
                        <c:v>6.5819999999999999</c:v>
                      </c:pt>
                      <c:pt idx="151" formatCode="General">
                        <c:v>6.556</c:v>
                      </c:pt>
                      <c:pt idx="152" formatCode="General">
                        <c:v>6.58</c:v>
                      </c:pt>
                      <c:pt idx="153" formatCode="General">
                        <c:v>6.5730000000000004</c:v>
                      </c:pt>
                      <c:pt idx="154" formatCode="General">
                        <c:v>6.5579999999999981</c:v>
                      </c:pt>
                      <c:pt idx="155" formatCode="General">
                        <c:v>6.601</c:v>
                      </c:pt>
                      <c:pt idx="156" formatCode="General">
                        <c:v>6.5049999999999981</c:v>
                      </c:pt>
                      <c:pt idx="157" formatCode="General">
                        <c:v>6.5049999999999981</c:v>
                      </c:pt>
                      <c:pt idx="158" formatCode="General">
                        <c:v>6.508</c:v>
                      </c:pt>
                      <c:pt idx="159" formatCode="General">
                        <c:v>6.4470000000000001</c:v>
                      </c:pt>
                      <c:pt idx="160" formatCode="General">
                        <c:v>6.4409999999999998</c:v>
                      </c:pt>
                      <c:pt idx="161" formatCode="General">
                        <c:v>6.4429999999999996</c:v>
                      </c:pt>
                      <c:pt idx="162" formatCode="General">
                        <c:v>6.4669999999999996</c:v>
                      </c:pt>
                      <c:pt idx="163" formatCode="General">
                        <c:v>6.476</c:v>
                      </c:pt>
                      <c:pt idx="164" formatCode="General">
                        <c:v>6.4260000000000002</c:v>
                      </c:pt>
                      <c:pt idx="165" formatCode="General">
                        <c:v>6.3710000000000004</c:v>
                      </c:pt>
                      <c:pt idx="166" formatCode="General">
                        <c:v>6.39</c:v>
                      </c:pt>
                      <c:pt idx="167" formatCode="General">
                        <c:v>6.3869999999999996</c:v>
                      </c:pt>
                      <c:pt idx="168" formatCode="General">
                        <c:v>6.3869999999999996</c:v>
                      </c:pt>
                      <c:pt idx="169" formatCode="General">
                        <c:v>6.423</c:v>
                      </c:pt>
                      <c:pt idx="170" formatCode="General">
                        <c:v>6.423</c:v>
                      </c:pt>
                      <c:pt idx="171" formatCode="General">
                        <c:v>6.368999999999998</c:v>
                      </c:pt>
                      <c:pt idx="172" formatCode="General">
                        <c:v>6.3310000000000004</c:v>
                      </c:pt>
                      <c:pt idx="173" formatCode="General">
                        <c:v>6.3460000000000001</c:v>
                      </c:pt>
                      <c:pt idx="174" formatCode="General">
                        <c:v>6.3769999999999998</c:v>
                      </c:pt>
                      <c:pt idx="175" formatCode="General">
                        <c:v>6.3710000000000004</c:v>
                      </c:pt>
                      <c:pt idx="176" formatCode="General">
                        <c:v>6.3490000000000002</c:v>
                      </c:pt>
                      <c:pt idx="177" formatCode="General">
                        <c:v>6.343</c:v>
                      </c:pt>
                      <c:pt idx="178" formatCode="General">
                        <c:v>6.2269999999999994</c:v>
                      </c:pt>
                      <c:pt idx="179" formatCode="General">
                        <c:v>6.2370000000000001</c:v>
                      </c:pt>
                      <c:pt idx="180" formatCode="General">
                        <c:v>6.1829999999999981</c:v>
                      </c:pt>
                      <c:pt idx="181" formatCode="General">
                        <c:v>6.0649999999999977</c:v>
                      </c:pt>
                      <c:pt idx="182" formatCode="General">
                        <c:v>6.0649999999999977</c:v>
                      </c:pt>
                      <c:pt idx="183" formatCode="General">
                        <c:v>6.1249999999999973</c:v>
                      </c:pt>
                      <c:pt idx="184" formatCode="General">
                        <c:v>6.2359999999999998</c:v>
                      </c:pt>
                      <c:pt idx="185" formatCode="General">
                        <c:v>6.3219999999999983</c:v>
                      </c:pt>
                      <c:pt idx="186" formatCode="General">
                        <c:v>6.2080000000000002</c:v>
                      </c:pt>
                      <c:pt idx="187" formatCode="General">
                        <c:v>6.2639999999999976</c:v>
                      </c:pt>
                      <c:pt idx="188" formatCode="General">
                        <c:v>6.2960000000000003</c:v>
                      </c:pt>
                      <c:pt idx="189" formatCode="General">
                        <c:v>6.41</c:v>
                      </c:pt>
                      <c:pt idx="190" formatCode="General">
                        <c:v>6.2590000000000003</c:v>
                      </c:pt>
                      <c:pt idx="191" formatCode="General">
                        <c:v>6.38</c:v>
                      </c:pt>
                      <c:pt idx="192" formatCode="General">
                        <c:v>6.3039999999999976</c:v>
                      </c:pt>
                      <c:pt idx="193" formatCode="General">
                        <c:v>6.3039999999999976</c:v>
                      </c:pt>
                      <c:pt idx="194" formatCode="General">
                        <c:v>6.2229999999999981</c:v>
                      </c:pt>
                      <c:pt idx="195" formatCode="General">
                        <c:v>6.141</c:v>
                      </c:pt>
                      <c:pt idx="196" formatCode="General">
                        <c:v>6.2089999999999996</c:v>
                      </c:pt>
                      <c:pt idx="197" formatCode="General">
                        <c:v>6.1379999999999981</c:v>
                      </c:pt>
                      <c:pt idx="198" formatCode="General">
                        <c:v>6.1379999999999981</c:v>
                      </c:pt>
                      <c:pt idx="199" formatCode="General">
                        <c:v>6.1379999999999981</c:v>
                      </c:pt>
                      <c:pt idx="200" formatCode="General">
                        <c:v>6.3049999999999979</c:v>
                      </c:pt>
                      <c:pt idx="201" formatCode="General">
                        <c:v>6.3049999999999979</c:v>
                      </c:pt>
                      <c:pt idx="202" formatCode="General">
                        <c:v>6.415</c:v>
                      </c:pt>
                      <c:pt idx="203" formatCode="General">
                        <c:v>6.4409999999999998</c:v>
                      </c:pt>
                      <c:pt idx="204" formatCode="General">
                        <c:v>6.49</c:v>
                      </c:pt>
                      <c:pt idx="205" formatCode="General">
                        <c:v>6.49</c:v>
                      </c:pt>
                      <c:pt idx="206" formatCode="General">
                        <c:v>6.4950000000000001</c:v>
                      </c:pt>
                      <c:pt idx="207" formatCode="General">
                        <c:v>6.4950000000000001</c:v>
                      </c:pt>
                      <c:pt idx="208" formatCode="General">
                        <c:v>6.424999999999998</c:v>
                      </c:pt>
                      <c:pt idx="209" formatCode="General">
                        <c:v>6.44</c:v>
                      </c:pt>
                      <c:pt idx="210" formatCode="General">
                        <c:v>6.3469999999999986</c:v>
                      </c:pt>
                      <c:pt idx="211" formatCode="General">
                        <c:v>6.2089999999999996</c:v>
                      </c:pt>
                      <c:pt idx="212" formatCode="General">
                        <c:v>6.2080000000000002</c:v>
                      </c:pt>
                      <c:pt idx="213" formatCode="General">
                        <c:v>6.2229999999999981</c:v>
                      </c:pt>
                      <c:pt idx="214" formatCode="General">
                        <c:v>6.0519999999999996</c:v>
                      </c:pt>
                      <c:pt idx="215" formatCode="General">
                        <c:v>6.166999999999998</c:v>
                      </c:pt>
                      <c:pt idx="216" formatCode="General">
                        <c:v>6.1469999999999976</c:v>
                      </c:pt>
                      <c:pt idx="217" formatCode="General">
                        <c:v>6.1319999999999997</c:v>
                      </c:pt>
                      <c:pt idx="218" formatCode="General">
                        <c:v>6.1219999999999981</c:v>
                      </c:pt>
                      <c:pt idx="219" formatCode="General">
                        <c:v>6.1079999999999979</c:v>
                      </c:pt>
                      <c:pt idx="220" formatCode="General">
                        <c:v>6.1079999999999979</c:v>
                      </c:pt>
                      <c:pt idx="221" formatCode="General">
                        <c:v>6.0830000000000002</c:v>
                      </c:pt>
                      <c:pt idx="222" formatCode="General">
                        <c:v>6.0739999999999998</c:v>
                      </c:pt>
                      <c:pt idx="223" formatCode="General">
                        <c:v>6.0269999999999984</c:v>
                      </c:pt>
                      <c:pt idx="224" formatCode="General">
                        <c:v>6.0269999999999984</c:v>
                      </c:pt>
                      <c:pt idx="225" formatCode="General">
                        <c:v>5.9710000000000001</c:v>
                      </c:pt>
                      <c:pt idx="226" formatCode="General">
                        <c:v>6.166999999999998</c:v>
                      </c:pt>
                      <c:pt idx="227" formatCode="General">
                        <c:v>6.1659999999999977</c:v>
                      </c:pt>
                      <c:pt idx="228" formatCode="General">
                        <c:v>5.7990000000000004</c:v>
                      </c:pt>
                      <c:pt idx="229" formatCode="General">
                        <c:v>5.78</c:v>
                      </c:pt>
                      <c:pt idx="230" formatCode="General">
                        <c:v>5.78</c:v>
                      </c:pt>
                      <c:pt idx="231" formatCode="General">
                        <c:v>5.774</c:v>
                      </c:pt>
                      <c:pt idx="232" formatCode="General">
                        <c:v>5.7750000000000004</c:v>
                      </c:pt>
                      <c:pt idx="233" formatCode="General">
                        <c:v>5.782</c:v>
                      </c:pt>
                      <c:pt idx="234" formatCode="General">
                        <c:v>5.7770000000000001</c:v>
                      </c:pt>
                      <c:pt idx="235" formatCode="General">
                        <c:v>5.7530000000000001</c:v>
                      </c:pt>
                      <c:pt idx="236" formatCode="General">
                        <c:v>5.7530000000000001</c:v>
                      </c:pt>
                      <c:pt idx="237" formatCode="General">
                        <c:v>5.7519999999999998</c:v>
                      </c:pt>
                      <c:pt idx="238" formatCode="General">
                        <c:v>5.7560000000000002</c:v>
                      </c:pt>
                      <c:pt idx="239" formatCode="General">
                        <c:v>5.75</c:v>
                      </c:pt>
                      <c:pt idx="240" formatCode="General">
                        <c:v>5.7619999999999987</c:v>
                      </c:pt>
                      <c:pt idx="241" formatCode="General">
                        <c:v>5.7770000000000001</c:v>
                      </c:pt>
                      <c:pt idx="242" formatCode="General">
                        <c:v>5.76</c:v>
                      </c:pt>
                      <c:pt idx="243" formatCode="General">
                        <c:v>5.77</c:v>
                      </c:pt>
                      <c:pt idx="244" formatCode="General">
                        <c:v>5.7590000000000003</c:v>
                      </c:pt>
                      <c:pt idx="245" formatCode="General">
                        <c:v>5.766</c:v>
                      </c:pt>
                      <c:pt idx="246" formatCode="General">
                        <c:v>5.8090000000000002</c:v>
                      </c:pt>
                      <c:pt idx="247" formatCode="General">
                        <c:v>5.7759999999999998</c:v>
                      </c:pt>
                      <c:pt idx="248" formatCode="General">
                        <c:v>5.7709999999999999</c:v>
                      </c:pt>
                      <c:pt idx="249" formatCode="General">
                        <c:v>5.7830000000000004</c:v>
                      </c:pt>
                      <c:pt idx="250" formatCode="General">
                        <c:v>5.7969999999999997</c:v>
                      </c:pt>
                      <c:pt idx="251" formatCode="General">
                        <c:v>5.7930000000000001</c:v>
                      </c:pt>
                      <c:pt idx="252" formatCode="General">
                        <c:v>5.8469999999999986</c:v>
                      </c:pt>
                      <c:pt idx="253" formatCode="General">
                        <c:v>5.8360000000000003</c:v>
                      </c:pt>
                      <c:pt idx="254" formatCode="General">
                        <c:v>5.8199999999999976</c:v>
                      </c:pt>
                      <c:pt idx="255" formatCode="General">
                        <c:v>5.851</c:v>
                      </c:pt>
                      <c:pt idx="256" formatCode="General">
                        <c:v>5.8780000000000001</c:v>
                      </c:pt>
                      <c:pt idx="257" formatCode="General">
                        <c:v>5.9039999999999999</c:v>
                      </c:pt>
                      <c:pt idx="258" formatCode="General">
                        <c:v>5.9180000000000001</c:v>
                      </c:pt>
                      <c:pt idx="259" formatCode="General">
                        <c:v>5.8919999999999986</c:v>
                      </c:pt>
                      <c:pt idx="260" formatCode="General">
                        <c:v>5.9160000000000004</c:v>
                      </c:pt>
                      <c:pt idx="261" formatCode="General">
                        <c:v>5.9039999999999999</c:v>
                      </c:pt>
                      <c:pt idx="262" formatCode="General">
                        <c:v>5.8860000000000001</c:v>
                      </c:pt>
                    </c:numCache>
                  </c:numRef>
                </c:val>
                <c:smooth val="0"/>
                <c:extLst xmlns:c16r2="http://schemas.microsoft.com/office/drawing/2015/06/chart">
                  <c:ext xmlns:c16="http://schemas.microsoft.com/office/drawing/2014/chart" uri="{C3380CC4-5D6E-409C-BE32-E72D297353CC}">
                    <c16:uniqueId val="{00000005-2C92-47AA-B433-BD3D94ECB434}"/>
                  </c:ext>
                </c:extLst>
              </c15:ser>
            </c15:filteredLineSeries>
            <c15:filteredLineSeries>
              <c15:ser>
                <c:idx val="6"/>
                <c:order val="6"/>
                <c:tx>
                  <c:strRef>
                    <c:extLst xmlns:c15="http://schemas.microsoft.com/office/drawing/2012/chart" xmlns:c16r2="http://schemas.microsoft.com/office/drawing/2015/06/chart">
                      <c:ext xmlns:c15="http://schemas.microsoft.com/office/drawing/2012/chart" uri="{02D57815-91ED-43cb-92C2-25804820EDAC}">
                        <c15:formulaRef>
                          <c15:sqref>'10 Year Bond Yield'!$H$1</c15:sqref>
                        </c15:formulaRef>
                      </c:ext>
                    </c:extLst>
                    <c:strCache>
                      <c:ptCount val="1"/>
                      <c:pt idx="0">
                        <c:v>China</c:v>
                      </c:pt>
                    </c:strCache>
                  </c:strRef>
                </c:tx>
                <c:spPr>
                  <a:ln w="28575" cap="rnd">
                    <a:solidFill>
                      <a:schemeClr val="accent1">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'10 Year Bond Yield'!$H$2217:$H$2479</c15:sqref>
                        </c15:formulaRef>
                      </c:ext>
                    </c:extLst>
                    <c:numCache>
                      <c:formatCode>0.00</c:formatCode>
                      <c:ptCount val="263"/>
                      <c:pt idx="0">
                        <c:v>3.2290000000000001</c:v>
                      </c:pt>
                      <c:pt idx="1">
                        <c:v>3.1709999999999998</c:v>
                      </c:pt>
                      <c:pt idx="2">
                        <c:v>3.161</c:v>
                      </c:pt>
                      <c:pt idx="3">
                        <c:v>3.16</c:v>
                      </c:pt>
                      <c:pt idx="4">
                        <c:v>3.1779999999999999</c:v>
                      </c:pt>
                      <c:pt idx="5">
                        <c:v>3.1859999999999999</c:v>
                      </c:pt>
                      <c:pt idx="6">
                        <c:v>3.169</c:v>
                      </c:pt>
                      <c:pt idx="7">
                        <c:v>3.177</c:v>
                      </c:pt>
                      <c:pt idx="8">
                        <c:v>3.173</c:v>
                      </c:pt>
                      <c:pt idx="9">
                        <c:v>3.157</c:v>
                      </c:pt>
                      <c:pt idx="10">
                        <c:v>3.1859999999999999</c:v>
                      </c:pt>
                      <c:pt idx="11">
                        <c:v>3.1779999999999999</c:v>
                      </c:pt>
                      <c:pt idx="12">
                        <c:v>3.1779999999999999</c:v>
                      </c:pt>
                      <c:pt idx="13">
                        <c:v>3.1629999999999998</c:v>
                      </c:pt>
                      <c:pt idx="14">
                        <c:v>3.161</c:v>
                      </c:pt>
                      <c:pt idx="15">
                        <c:v>3.1509999999999998</c:v>
                      </c:pt>
                      <c:pt idx="16">
                        <c:v>3.1560000000000001</c:v>
                      </c:pt>
                      <c:pt idx="17">
                        <c:v>3.17</c:v>
                      </c:pt>
                      <c:pt idx="18">
                        <c:v>3.1680000000000001</c:v>
                      </c:pt>
                      <c:pt idx="19">
                        <c:v>3.173</c:v>
                      </c:pt>
                      <c:pt idx="20">
                        <c:v>3.1829999999999998</c:v>
                      </c:pt>
                      <c:pt idx="21">
                        <c:v>3.181</c:v>
                      </c:pt>
                      <c:pt idx="22">
                        <c:v>3.16</c:v>
                      </c:pt>
                      <c:pt idx="23">
                        <c:v>3.1509999999999998</c:v>
                      </c:pt>
                      <c:pt idx="24" formatCode="General">
                        <c:v>3.1030000000000002</c:v>
                      </c:pt>
                      <c:pt idx="25" formatCode="General">
                        <c:v>3.0680000000000001</c:v>
                      </c:pt>
                      <c:pt idx="26" formatCode="General">
                        <c:v>3.0739999999999998</c:v>
                      </c:pt>
                      <c:pt idx="27" formatCode="General">
                        <c:v>3.05</c:v>
                      </c:pt>
                      <c:pt idx="28" formatCode="General">
                        <c:v>3.05</c:v>
                      </c:pt>
                      <c:pt idx="29" formatCode="General">
                        <c:v>3.0270000000000001</c:v>
                      </c:pt>
                      <c:pt idx="30" formatCode="General">
                        <c:v>3.0270000000000001</c:v>
                      </c:pt>
                      <c:pt idx="31" formatCode="General">
                        <c:v>3.0110000000000001</c:v>
                      </c:pt>
                      <c:pt idx="32" formatCode="General">
                        <c:v>3.0150000000000001</c:v>
                      </c:pt>
                      <c:pt idx="33" formatCode="General">
                        <c:v>3.0139999999999998</c:v>
                      </c:pt>
                      <c:pt idx="34" formatCode="General">
                        <c:v>3.024</c:v>
                      </c:pt>
                      <c:pt idx="35" formatCode="General">
                        <c:v>3.0209999999999999</c:v>
                      </c:pt>
                      <c:pt idx="36" formatCode="General">
                        <c:v>3.032</c:v>
                      </c:pt>
                      <c:pt idx="37" formatCode="General">
                        <c:v>3.0579999999999998</c:v>
                      </c:pt>
                      <c:pt idx="38" formatCode="General">
                        <c:v>3.0579999999999998</c:v>
                      </c:pt>
                      <c:pt idx="39" formatCode="General">
                        <c:v>3.0720000000000001</c:v>
                      </c:pt>
                      <c:pt idx="40" formatCode="General">
                        <c:v>3.052999999999999</c:v>
                      </c:pt>
                      <c:pt idx="41" formatCode="General">
                        <c:v>3.0539999999999998</c:v>
                      </c:pt>
                      <c:pt idx="42" formatCode="General">
                        <c:v>3.056</c:v>
                      </c:pt>
                      <c:pt idx="43" formatCode="General">
                        <c:v>3.0350000000000001</c:v>
                      </c:pt>
                      <c:pt idx="44" formatCode="General">
                        <c:v>3.0609999999999999</c:v>
                      </c:pt>
                      <c:pt idx="45" formatCode="General">
                        <c:v>3.0609999999999999</c:v>
                      </c:pt>
                      <c:pt idx="46" formatCode="General">
                        <c:v>3.081</c:v>
                      </c:pt>
                      <c:pt idx="47" formatCode="General">
                        <c:v>3.069</c:v>
                      </c:pt>
                      <c:pt idx="48" formatCode="General">
                        <c:v>3.0470000000000002</c:v>
                      </c:pt>
                      <c:pt idx="49" formatCode="General">
                        <c:v>3.0179999999999998</c:v>
                      </c:pt>
                      <c:pt idx="50" formatCode="General">
                        <c:v>3.01</c:v>
                      </c:pt>
                      <c:pt idx="51" formatCode="General">
                        <c:v>3.0270000000000001</c:v>
                      </c:pt>
                      <c:pt idx="52" formatCode="General">
                        <c:v>3.0449999999999999</c:v>
                      </c:pt>
                      <c:pt idx="53" formatCode="General">
                        <c:v>3.0569999999999991</c:v>
                      </c:pt>
                      <c:pt idx="54" formatCode="General">
                        <c:v>3.089</c:v>
                      </c:pt>
                      <c:pt idx="55" formatCode="General">
                        <c:v>3.089</c:v>
                      </c:pt>
                      <c:pt idx="56" formatCode="General">
                        <c:v>3.0920000000000001</c:v>
                      </c:pt>
                      <c:pt idx="57" formatCode="General">
                        <c:v>3.105</c:v>
                      </c:pt>
                      <c:pt idx="58" formatCode="General">
                        <c:v>3.1269999999999998</c:v>
                      </c:pt>
                      <c:pt idx="59" formatCode="General">
                        <c:v>3.105</c:v>
                      </c:pt>
                      <c:pt idx="60" formatCode="General">
                        <c:v>3.0990000000000002</c:v>
                      </c:pt>
                      <c:pt idx="61" formatCode="General">
                        <c:v>3.1040000000000001</c:v>
                      </c:pt>
                      <c:pt idx="62" formatCode="General">
                        <c:v>3.12</c:v>
                      </c:pt>
                      <c:pt idx="63" formatCode="General">
                        <c:v>3.1190000000000002</c:v>
                      </c:pt>
                      <c:pt idx="64" formatCode="General">
                        <c:v>3.1349999999999998</c:v>
                      </c:pt>
                      <c:pt idx="65" formatCode="General">
                        <c:v>3.1459999999999999</c:v>
                      </c:pt>
                      <c:pt idx="66" formatCode="General">
                        <c:v>3.141</c:v>
                      </c:pt>
                      <c:pt idx="67" formatCode="General">
                        <c:v>3.141</c:v>
                      </c:pt>
                      <c:pt idx="68" formatCode="General">
                        <c:v>3.141</c:v>
                      </c:pt>
                      <c:pt idx="69" formatCode="General">
                        <c:v>3.141</c:v>
                      </c:pt>
                      <c:pt idx="70" formatCode="General">
                        <c:v>3.141</c:v>
                      </c:pt>
                      <c:pt idx="71" formatCode="General">
                        <c:v>3.141</c:v>
                      </c:pt>
                      <c:pt idx="72" formatCode="General">
                        <c:v>3.11</c:v>
                      </c:pt>
                      <c:pt idx="73" formatCode="General">
                        <c:v>3.1219999999999999</c:v>
                      </c:pt>
                      <c:pt idx="74" formatCode="General">
                        <c:v>3.13</c:v>
                      </c:pt>
                      <c:pt idx="75" formatCode="General">
                        <c:v>3.1560000000000001</c:v>
                      </c:pt>
                      <c:pt idx="76" formatCode="General">
                        <c:v>3.1640000000000001</c:v>
                      </c:pt>
                      <c:pt idx="77" formatCode="General">
                        <c:v>3.1659999999999999</c:v>
                      </c:pt>
                      <c:pt idx="78" formatCode="General">
                        <c:v>3.1659999999999999</c:v>
                      </c:pt>
                      <c:pt idx="79" formatCode="General">
                        <c:v>3.1640000000000001</c:v>
                      </c:pt>
                      <c:pt idx="80" formatCode="General">
                        <c:v>3.1859999999999999</c:v>
                      </c:pt>
                      <c:pt idx="81" formatCode="General">
                        <c:v>3.2170000000000001</c:v>
                      </c:pt>
                      <c:pt idx="82" formatCode="General">
                        <c:v>3.222</c:v>
                      </c:pt>
                      <c:pt idx="83" formatCode="General">
                        <c:v>3.21</c:v>
                      </c:pt>
                      <c:pt idx="84" formatCode="General">
                        <c:v>3.218</c:v>
                      </c:pt>
                      <c:pt idx="85" formatCode="General">
                        <c:v>3.24</c:v>
                      </c:pt>
                      <c:pt idx="86" formatCode="General">
                        <c:v>3.2949999999999999</c:v>
                      </c:pt>
                      <c:pt idx="87" formatCode="General">
                        <c:v>3.3109999999999991</c:v>
                      </c:pt>
                      <c:pt idx="88" formatCode="General">
                        <c:v>3.3180000000000001</c:v>
                      </c:pt>
                      <c:pt idx="89" formatCode="General">
                        <c:v>3.282</c:v>
                      </c:pt>
                      <c:pt idx="90" formatCode="General">
                        <c:v>3.2719999999999998</c:v>
                      </c:pt>
                      <c:pt idx="91" formatCode="General">
                        <c:v>3.2970000000000002</c:v>
                      </c:pt>
                      <c:pt idx="92" formatCode="General">
                        <c:v>3.2490000000000001</c:v>
                      </c:pt>
                      <c:pt idx="93" formatCode="General">
                        <c:v>3.2570000000000001</c:v>
                      </c:pt>
                      <c:pt idx="94" formatCode="General">
                        <c:v>3.2730000000000001</c:v>
                      </c:pt>
                      <c:pt idx="95" formatCode="General">
                        <c:v>3.2690000000000001</c:v>
                      </c:pt>
                      <c:pt idx="96" formatCode="General">
                        <c:v>3.2170000000000001</c:v>
                      </c:pt>
                      <c:pt idx="97" formatCode="General">
                        <c:v>3.2530000000000001</c:v>
                      </c:pt>
                      <c:pt idx="98" formatCode="General">
                        <c:v>3.2309999999999999</c:v>
                      </c:pt>
                      <c:pt idx="99" formatCode="General">
                        <c:v>3.2509999999999999</c:v>
                      </c:pt>
                      <c:pt idx="100" formatCode="General">
                        <c:v>3.242</c:v>
                      </c:pt>
                      <c:pt idx="101" formatCode="General">
                        <c:v>3.1880000000000002</c:v>
                      </c:pt>
                      <c:pt idx="102" formatCode="General">
                        <c:v>3.1760000000000002</c:v>
                      </c:pt>
                      <c:pt idx="103" formatCode="General">
                        <c:v>3.1760000000000002</c:v>
                      </c:pt>
                      <c:pt idx="104" formatCode="General">
                        <c:v>3.1709999999999998</c:v>
                      </c:pt>
                      <c:pt idx="105" formatCode="General">
                        <c:v>3.1720000000000002</c:v>
                      </c:pt>
                      <c:pt idx="106" formatCode="General">
                        <c:v>3.1970000000000001</c:v>
                      </c:pt>
                      <c:pt idx="107" formatCode="General">
                        <c:v>3.1840000000000002</c:v>
                      </c:pt>
                      <c:pt idx="108" formatCode="General">
                        <c:v>3.1850000000000001</c:v>
                      </c:pt>
                      <c:pt idx="109" formatCode="General">
                        <c:v>3.181</c:v>
                      </c:pt>
                      <c:pt idx="110" formatCode="General">
                        <c:v>3.1749999999999998</c:v>
                      </c:pt>
                      <c:pt idx="111" formatCode="General">
                        <c:v>3.2120000000000002</c:v>
                      </c:pt>
                      <c:pt idx="112" formatCode="General">
                        <c:v>3.1989999999999998</c:v>
                      </c:pt>
                      <c:pt idx="113" formatCode="General">
                        <c:v>3.1970000000000001</c:v>
                      </c:pt>
                      <c:pt idx="114" formatCode="General">
                        <c:v>3.19</c:v>
                      </c:pt>
                      <c:pt idx="115" formatCode="General">
                        <c:v>3.2050000000000001</c:v>
                      </c:pt>
                      <c:pt idx="116" formatCode="General">
                        <c:v>3.202</c:v>
                      </c:pt>
                      <c:pt idx="117" formatCode="General">
                        <c:v>3.2010000000000001</c:v>
                      </c:pt>
                      <c:pt idx="118" formatCode="General">
                        <c:v>3.19</c:v>
                      </c:pt>
                      <c:pt idx="119" formatCode="General">
                        <c:v>3.19</c:v>
                      </c:pt>
                      <c:pt idx="120" formatCode="General">
                        <c:v>3.2</c:v>
                      </c:pt>
                      <c:pt idx="121" formatCode="General">
                        <c:v>3.2</c:v>
                      </c:pt>
                      <c:pt idx="122" formatCode="General">
                        <c:v>3.2250000000000001</c:v>
                      </c:pt>
                      <c:pt idx="123" formatCode="General">
                        <c:v>3.2389999999999999</c:v>
                      </c:pt>
                      <c:pt idx="124" formatCode="General">
                        <c:v>3.2330000000000001</c:v>
                      </c:pt>
                      <c:pt idx="125" formatCode="General">
                        <c:v>3.2010000000000001</c:v>
                      </c:pt>
                      <c:pt idx="126" formatCode="General">
                        <c:v>3.1669999999999998</c:v>
                      </c:pt>
                      <c:pt idx="127" formatCode="General">
                        <c:v>3.1659999999999999</c:v>
                      </c:pt>
                      <c:pt idx="128" formatCode="General">
                        <c:v>3.1459999999999999</c:v>
                      </c:pt>
                      <c:pt idx="129" formatCode="General">
                        <c:v>3.1179999999999999</c:v>
                      </c:pt>
                      <c:pt idx="130" formatCode="General">
                        <c:v>3.1339999999999999</c:v>
                      </c:pt>
                      <c:pt idx="131" formatCode="General">
                        <c:v>3.145</c:v>
                      </c:pt>
                      <c:pt idx="132" formatCode="General">
                        <c:v>3.1440000000000001</c:v>
                      </c:pt>
                      <c:pt idx="133" formatCode="General">
                        <c:v>3.1440000000000001</c:v>
                      </c:pt>
                      <c:pt idx="134" formatCode="General">
                        <c:v>3.1440000000000001</c:v>
                      </c:pt>
                      <c:pt idx="135" formatCode="General">
                        <c:v>3.1459999999999999</c:v>
                      </c:pt>
                      <c:pt idx="136" formatCode="General">
                        <c:v>3.1339999999999999</c:v>
                      </c:pt>
                      <c:pt idx="137" formatCode="General">
                        <c:v>3.1419999999999999</c:v>
                      </c:pt>
                      <c:pt idx="138" formatCode="General">
                        <c:v>3.1379999999999999</c:v>
                      </c:pt>
                      <c:pt idx="139" formatCode="General">
                        <c:v>3.1219999999999999</c:v>
                      </c:pt>
                      <c:pt idx="140" formatCode="General">
                        <c:v>3.08</c:v>
                      </c:pt>
                      <c:pt idx="141" formatCode="General">
                        <c:v>3.0939999999999999</c:v>
                      </c:pt>
                      <c:pt idx="142" formatCode="General">
                        <c:v>3.1040000000000001</c:v>
                      </c:pt>
                      <c:pt idx="143" formatCode="General">
                        <c:v>3.0910000000000002</c:v>
                      </c:pt>
                      <c:pt idx="144" formatCode="General">
                        <c:v>3.0950000000000002</c:v>
                      </c:pt>
                      <c:pt idx="145" formatCode="General">
                        <c:v>3.0880000000000001</c:v>
                      </c:pt>
                      <c:pt idx="146" formatCode="General">
                        <c:v>3.0569999999999991</c:v>
                      </c:pt>
                      <c:pt idx="147" formatCode="General">
                        <c:v>3.044</c:v>
                      </c:pt>
                      <c:pt idx="148" formatCode="General">
                        <c:v>3.028</c:v>
                      </c:pt>
                      <c:pt idx="149" formatCode="General">
                        <c:v>3.0030000000000001</c:v>
                      </c:pt>
                      <c:pt idx="150" formatCode="General">
                        <c:v>3.0030000000000001</c:v>
                      </c:pt>
                      <c:pt idx="151" formatCode="General">
                        <c:v>3.0030000000000001</c:v>
                      </c:pt>
                      <c:pt idx="152" formatCode="General">
                        <c:v>3.0030000000000001</c:v>
                      </c:pt>
                      <c:pt idx="153" formatCode="General">
                        <c:v>3.0030000000000001</c:v>
                      </c:pt>
                      <c:pt idx="154" formatCode="General">
                        <c:v>3.0030000000000001</c:v>
                      </c:pt>
                      <c:pt idx="155" formatCode="General">
                        <c:v>3.0030000000000001</c:v>
                      </c:pt>
                      <c:pt idx="156" formatCode="General">
                        <c:v>3.0030000000000001</c:v>
                      </c:pt>
                      <c:pt idx="157" formatCode="General">
                        <c:v>2.8660000000000001</c:v>
                      </c:pt>
                      <c:pt idx="158" formatCode="General">
                        <c:v>2.8690000000000002</c:v>
                      </c:pt>
                      <c:pt idx="159" formatCode="General">
                        <c:v>2.836999999999998</c:v>
                      </c:pt>
                      <c:pt idx="160" formatCode="General">
                        <c:v>2.806</c:v>
                      </c:pt>
                      <c:pt idx="161" formatCode="General">
                        <c:v>2.7919999999999998</c:v>
                      </c:pt>
                      <c:pt idx="162" formatCode="General">
                        <c:v>2.8330000000000002</c:v>
                      </c:pt>
                      <c:pt idx="163" formatCode="General">
                        <c:v>2.8359999999999981</c:v>
                      </c:pt>
                      <c:pt idx="164" formatCode="General">
                        <c:v>2.827</c:v>
                      </c:pt>
                      <c:pt idx="165" formatCode="General">
                        <c:v>2.8660000000000001</c:v>
                      </c:pt>
                      <c:pt idx="166" formatCode="General">
                        <c:v>2.892999999999998</c:v>
                      </c:pt>
                      <c:pt idx="167" formatCode="General">
                        <c:v>2.8809999999999998</c:v>
                      </c:pt>
                      <c:pt idx="168" formatCode="General">
                        <c:v>2.8849999999999998</c:v>
                      </c:pt>
                      <c:pt idx="169" formatCode="General">
                        <c:v>2.8839999999999999</c:v>
                      </c:pt>
                      <c:pt idx="170" formatCode="General">
                        <c:v>2.8589999999999991</c:v>
                      </c:pt>
                      <c:pt idx="171" formatCode="General">
                        <c:v>2.8140000000000001</c:v>
                      </c:pt>
                      <c:pt idx="172" formatCode="General">
                        <c:v>2.82</c:v>
                      </c:pt>
                      <c:pt idx="173" formatCode="General">
                        <c:v>2.8</c:v>
                      </c:pt>
                      <c:pt idx="174" formatCode="General">
                        <c:v>2.7829999999999999</c:v>
                      </c:pt>
                      <c:pt idx="175" formatCode="General">
                        <c:v>2.7330000000000001</c:v>
                      </c:pt>
                      <c:pt idx="176" formatCode="General">
                        <c:v>2.7450000000000001</c:v>
                      </c:pt>
                      <c:pt idx="177" formatCode="General">
                        <c:v>2.7629999999999999</c:v>
                      </c:pt>
                      <c:pt idx="178" formatCode="General">
                        <c:v>2.6859999999999999</c:v>
                      </c:pt>
                      <c:pt idx="179" formatCode="General">
                        <c:v>2.6850000000000001</c:v>
                      </c:pt>
                      <c:pt idx="180" formatCode="General">
                        <c:v>2.6259999999999999</c:v>
                      </c:pt>
                      <c:pt idx="181" formatCode="General">
                        <c:v>2.532999999999999</c:v>
                      </c:pt>
                      <c:pt idx="182" formatCode="General">
                        <c:v>2.6150000000000002</c:v>
                      </c:pt>
                      <c:pt idx="183" formatCode="General">
                        <c:v>2.64</c:v>
                      </c:pt>
                      <c:pt idx="184" formatCode="General">
                        <c:v>2.629</c:v>
                      </c:pt>
                      <c:pt idx="185" formatCode="General">
                        <c:v>2.6859999999999999</c:v>
                      </c:pt>
                      <c:pt idx="186" formatCode="General">
                        <c:v>2.6739999999999999</c:v>
                      </c:pt>
                      <c:pt idx="187" formatCode="General">
                        <c:v>2.72</c:v>
                      </c:pt>
                      <c:pt idx="188" formatCode="General">
                        <c:v>2.7210000000000001</c:v>
                      </c:pt>
                      <c:pt idx="189" formatCode="General">
                        <c:v>2.7360000000000002</c:v>
                      </c:pt>
                      <c:pt idx="190" formatCode="General">
                        <c:v>2.6859999999999999</c:v>
                      </c:pt>
                      <c:pt idx="191" formatCode="General">
                        <c:v>2.6269999999999998</c:v>
                      </c:pt>
                      <c:pt idx="192" formatCode="General">
                        <c:v>2.6339999999999999</c:v>
                      </c:pt>
                      <c:pt idx="193" formatCode="General">
                        <c:v>2.6280000000000001</c:v>
                      </c:pt>
                      <c:pt idx="194" formatCode="General">
                        <c:v>2.5920000000000001</c:v>
                      </c:pt>
                      <c:pt idx="195" formatCode="General">
                        <c:v>2.6019999999999999</c:v>
                      </c:pt>
                      <c:pt idx="196" formatCode="General">
                        <c:v>2.6190000000000002</c:v>
                      </c:pt>
                      <c:pt idx="197" formatCode="General">
                        <c:v>2.5859999999999999</c:v>
                      </c:pt>
                      <c:pt idx="198" formatCode="General">
                        <c:v>2.5539999999999998</c:v>
                      </c:pt>
                      <c:pt idx="199" formatCode="General">
                        <c:v>2.6</c:v>
                      </c:pt>
                      <c:pt idx="200" formatCode="General">
                        <c:v>2.5550000000000002</c:v>
                      </c:pt>
                      <c:pt idx="201" formatCode="General">
                        <c:v>2.5550000000000002</c:v>
                      </c:pt>
                      <c:pt idx="202" formatCode="General">
                        <c:v>2.5070000000000001</c:v>
                      </c:pt>
                      <c:pt idx="203" formatCode="General">
                        <c:v>2.476999999999999</c:v>
                      </c:pt>
                      <c:pt idx="204" formatCode="General">
                        <c:v>2.5249999999999999</c:v>
                      </c:pt>
                      <c:pt idx="205" formatCode="General">
                        <c:v>2.5419999999999998</c:v>
                      </c:pt>
                      <c:pt idx="206" formatCode="General">
                        <c:v>2.5579999999999998</c:v>
                      </c:pt>
                      <c:pt idx="207" formatCode="General">
                        <c:v>2.5510000000000002</c:v>
                      </c:pt>
                      <c:pt idx="208" formatCode="General">
                        <c:v>2.532</c:v>
                      </c:pt>
                      <c:pt idx="209" formatCode="General">
                        <c:v>2.5110000000000001</c:v>
                      </c:pt>
                      <c:pt idx="210" formatCode="General">
                        <c:v>2.5510000000000002</c:v>
                      </c:pt>
                      <c:pt idx="211" formatCode="General">
                        <c:v>2.5840000000000001</c:v>
                      </c:pt>
                      <c:pt idx="212" formatCode="General">
                        <c:v>2.5710000000000002</c:v>
                      </c:pt>
                      <c:pt idx="213" formatCode="General">
                        <c:v>2.5459999999999998</c:v>
                      </c:pt>
                      <c:pt idx="214" formatCode="General">
                        <c:v>2.508</c:v>
                      </c:pt>
                      <c:pt idx="215" formatCode="General">
                        <c:v>2.4889999999999999</c:v>
                      </c:pt>
                      <c:pt idx="216" formatCode="General">
                        <c:v>2.5099999999999998</c:v>
                      </c:pt>
                      <c:pt idx="217" formatCode="General">
                        <c:v>2.504</c:v>
                      </c:pt>
                      <c:pt idx="218" formatCode="General">
                        <c:v>2.484</c:v>
                      </c:pt>
                      <c:pt idx="219" formatCode="General">
                        <c:v>2.516</c:v>
                      </c:pt>
                      <c:pt idx="220" formatCode="General">
                        <c:v>2.516</c:v>
                      </c:pt>
                      <c:pt idx="221" formatCode="General">
                        <c:v>2.516</c:v>
                      </c:pt>
                      <c:pt idx="222" formatCode="General">
                        <c:v>2.516</c:v>
                      </c:pt>
                      <c:pt idx="223" formatCode="General">
                        <c:v>2.5670000000000002</c:v>
                      </c:pt>
                      <c:pt idx="224" formatCode="General">
                        <c:v>2.617</c:v>
                      </c:pt>
                      <c:pt idx="225" formatCode="General">
                        <c:v>2.6110000000000002</c:v>
                      </c:pt>
                      <c:pt idx="226" formatCode="General">
                        <c:v>2.6459999999999999</c:v>
                      </c:pt>
                      <c:pt idx="227" formatCode="General">
                        <c:v>2.645</c:v>
                      </c:pt>
                      <c:pt idx="228" formatCode="General">
                        <c:v>2.6829999999999998</c:v>
                      </c:pt>
                      <c:pt idx="229" formatCode="General">
                        <c:v>2.6859999999999999</c:v>
                      </c:pt>
                      <c:pt idx="230" formatCode="General">
                        <c:v>2.6589999999999998</c:v>
                      </c:pt>
                      <c:pt idx="231" formatCode="General">
                        <c:v>2.72</c:v>
                      </c:pt>
                      <c:pt idx="232" formatCode="General">
                        <c:v>2.7410000000000001</c:v>
                      </c:pt>
                      <c:pt idx="233" formatCode="General">
                        <c:v>2.673</c:v>
                      </c:pt>
                      <c:pt idx="234" formatCode="General">
                        <c:v>2.6619999999999999</c:v>
                      </c:pt>
                      <c:pt idx="235" formatCode="General">
                        <c:v>2.5830000000000002</c:v>
                      </c:pt>
                      <c:pt idx="236" formatCode="General">
                        <c:v>2.6589999999999998</c:v>
                      </c:pt>
                      <c:pt idx="237" formatCode="General">
                        <c:v>2.702</c:v>
                      </c:pt>
                      <c:pt idx="238" formatCode="General">
                        <c:v>2.7240000000000002</c:v>
                      </c:pt>
                      <c:pt idx="239" formatCode="General">
                        <c:v>2.6920000000000002</c:v>
                      </c:pt>
                      <c:pt idx="240" formatCode="General">
                        <c:v>2.6930000000000001</c:v>
                      </c:pt>
                      <c:pt idx="241" formatCode="General">
                        <c:v>2.7360000000000002</c:v>
                      </c:pt>
                      <c:pt idx="242" formatCode="General">
                        <c:v>2.8129999999999979</c:v>
                      </c:pt>
                      <c:pt idx="243" formatCode="General">
                        <c:v>2.7930000000000001</c:v>
                      </c:pt>
                      <c:pt idx="244" formatCode="General">
                        <c:v>2.8349999999999991</c:v>
                      </c:pt>
                      <c:pt idx="245" formatCode="General">
                        <c:v>2.8580000000000001</c:v>
                      </c:pt>
                      <c:pt idx="246" formatCode="General">
                        <c:v>2.8210000000000002</c:v>
                      </c:pt>
                      <c:pt idx="247" formatCode="General">
                        <c:v>2.82</c:v>
                      </c:pt>
                      <c:pt idx="248" formatCode="General">
                        <c:v>2.8250000000000002</c:v>
                      </c:pt>
                      <c:pt idx="249" formatCode="General">
                        <c:v>2.7709999999999999</c:v>
                      </c:pt>
                      <c:pt idx="250" formatCode="General">
                        <c:v>2.76</c:v>
                      </c:pt>
                      <c:pt idx="251" formatCode="General">
                        <c:v>2.81</c:v>
                      </c:pt>
                      <c:pt idx="252" formatCode="General">
                        <c:v>2.8570000000000002</c:v>
                      </c:pt>
                      <c:pt idx="253" formatCode="General">
                        <c:v>2.883</c:v>
                      </c:pt>
                      <c:pt idx="254" formatCode="General">
                        <c:v>2.86</c:v>
                      </c:pt>
                      <c:pt idx="255" formatCode="General">
                        <c:v>2.8809999999999998</c:v>
                      </c:pt>
                      <c:pt idx="256" formatCode="General">
                        <c:v>2.92</c:v>
                      </c:pt>
                      <c:pt idx="257" formatCode="General">
                        <c:v>2.9140000000000001</c:v>
                      </c:pt>
                      <c:pt idx="258" formatCode="General">
                        <c:v>2.871999999999999</c:v>
                      </c:pt>
                      <c:pt idx="259" formatCode="General">
                        <c:v>2.871999999999999</c:v>
                      </c:pt>
                      <c:pt idx="260" formatCode="General">
                        <c:v>2.871999999999999</c:v>
                      </c:pt>
                      <c:pt idx="261" formatCode="General">
                        <c:v>2.8570000000000002</c:v>
                      </c:pt>
                      <c:pt idx="262" formatCode="General">
                        <c:v>2.8509999999999991</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6-2C92-47AA-B433-BD3D94ECB434}"/>
                  </c:ext>
                </c:extLst>
              </c15:ser>
            </c15:filteredLineSeries>
            <c15:filteredLineSeries>
              <c15:ser>
                <c:idx val="7"/>
                <c:order val="7"/>
                <c:tx>
                  <c:strRef>
                    <c:extLst xmlns:c15="http://schemas.microsoft.com/office/drawing/2012/chart" xmlns:c16r2="http://schemas.microsoft.com/office/drawing/2015/06/chart">
                      <c:ext xmlns:c15="http://schemas.microsoft.com/office/drawing/2012/chart" uri="{02D57815-91ED-43cb-92C2-25804820EDAC}">
                        <c15:formulaRef>
                          <c15:sqref>'10 Year Bond Yield'!$I$1</c15:sqref>
                        </c15:formulaRef>
                      </c:ext>
                    </c:extLst>
                    <c:strCache>
                      <c:ptCount val="1"/>
                      <c:pt idx="0">
                        <c:v>Brazil</c:v>
                      </c:pt>
                    </c:strCache>
                  </c:strRef>
                </c:tx>
                <c:spPr>
                  <a:ln w="28575" cap="rnd">
                    <a:solidFill>
                      <a:schemeClr val="accent2">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'10 Year Bond Yield'!$I$2217:$I$2479</c15:sqref>
                        </c15:formulaRef>
                      </c:ext>
                    </c:extLst>
                    <c:numCache>
                      <c:formatCode>0.00</c:formatCode>
                      <c:ptCount val="263"/>
                      <c:pt idx="0">
                        <c:v>7.2839999999999998</c:v>
                      </c:pt>
                      <c:pt idx="1">
                        <c:v>7.3279999999999976</c:v>
                      </c:pt>
                      <c:pt idx="2">
                        <c:v>7.3249999999999966</c:v>
                      </c:pt>
                      <c:pt idx="3">
                        <c:v>7.2850000000000001</c:v>
                      </c:pt>
                      <c:pt idx="4">
                        <c:v>7.3769999999999998</c:v>
                      </c:pt>
                      <c:pt idx="5">
                        <c:v>7.2830000000000004</c:v>
                      </c:pt>
                      <c:pt idx="6">
                        <c:v>7.2830000000000004</c:v>
                      </c:pt>
                      <c:pt idx="7">
                        <c:v>7.21</c:v>
                      </c:pt>
                      <c:pt idx="8">
                        <c:v>7.1909999999999981</c:v>
                      </c:pt>
                      <c:pt idx="9">
                        <c:v>7.274</c:v>
                      </c:pt>
                      <c:pt idx="10">
                        <c:v>7.2409999999999997</c:v>
                      </c:pt>
                      <c:pt idx="11">
                        <c:v>7.320999999999998</c:v>
                      </c:pt>
                      <c:pt idx="12">
                        <c:v>7.3</c:v>
                      </c:pt>
                      <c:pt idx="13">
                        <c:v>7.274</c:v>
                      </c:pt>
                      <c:pt idx="14">
                        <c:v>7.3139999999999983</c:v>
                      </c:pt>
                      <c:pt idx="15">
                        <c:v>7.3039999999999976</c:v>
                      </c:pt>
                      <c:pt idx="16">
                        <c:v>7.2149999999999981</c:v>
                      </c:pt>
                      <c:pt idx="17">
                        <c:v>7.181</c:v>
                      </c:pt>
                      <c:pt idx="18">
                        <c:v>7.2480000000000002</c:v>
                      </c:pt>
                      <c:pt idx="19">
                        <c:v>7.2220000000000004</c:v>
                      </c:pt>
                      <c:pt idx="20">
                        <c:v>7.2160000000000002</c:v>
                      </c:pt>
                      <c:pt idx="21">
                        <c:v>7.1979999999999977</c:v>
                      </c:pt>
                      <c:pt idx="22">
                        <c:v>7.2290000000000001</c:v>
                      </c:pt>
                      <c:pt idx="23">
                        <c:v>7.266</c:v>
                      </c:pt>
                      <c:pt idx="24" formatCode="General">
                        <c:v>7.23</c:v>
                      </c:pt>
                      <c:pt idx="25" formatCode="General">
                        <c:v>7.3669999999999982</c:v>
                      </c:pt>
                      <c:pt idx="26" formatCode="General">
                        <c:v>7.2720000000000002</c:v>
                      </c:pt>
                      <c:pt idx="27" formatCode="General">
                        <c:v>7.1790000000000003</c:v>
                      </c:pt>
                      <c:pt idx="28" formatCode="General">
                        <c:v>7.1499999999999986</c:v>
                      </c:pt>
                      <c:pt idx="29" formatCode="General">
                        <c:v>7.149</c:v>
                      </c:pt>
                      <c:pt idx="30" formatCode="General">
                        <c:v>7.1890000000000001</c:v>
                      </c:pt>
                      <c:pt idx="31" formatCode="General">
                        <c:v>7.1890000000000001</c:v>
                      </c:pt>
                      <c:pt idx="32" formatCode="General">
                        <c:v>7.258</c:v>
                      </c:pt>
                      <c:pt idx="33" formatCode="General">
                        <c:v>7.2370000000000001</c:v>
                      </c:pt>
                      <c:pt idx="34" formatCode="General">
                        <c:v>7.17</c:v>
                      </c:pt>
                      <c:pt idx="35" formatCode="General">
                        <c:v>7.267999999999998</c:v>
                      </c:pt>
                      <c:pt idx="36" formatCode="General">
                        <c:v>7.2939999999999996</c:v>
                      </c:pt>
                      <c:pt idx="37" formatCode="General">
                        <c:v>7.2050000000000001</c:v>
                      </c:pt>
                      <c:pt idx="38" formatCode="General">
                        <c:v>7.2350000000000003</c:v>
                      </c:pt>
                      <c:pt idx="39" formatCode="General">
                        <c:v>7.2489999999999997</c:v>
                      </c:pt>
                      <c:pt idx="40" formatCode="General">
                        <c:v>7.3669999999999982</c:v>
                      </c:pt>
                      <c:pt idx="41" formatCode="General">
                        <c:v>7.4059999999999997</c:v>
                      </c:pt>
                      <c:pt idx="42" formatCode="General">
                        <c:v>7.5839999999999996</c:v>
                      </c:pt>
                      <c:pt idx="43" formatCode="General">
                        <c:v>7.5330000000000004</c:v>
                      </c:pt>
                      <c:pt idx="44" formatCode="General">
                        <c:v>7.43</c:v>
                      </c:pt>
                      <c:pt idx="45" formatCode="General">
                        <c:v>7.43</c:v>
                      </c:pt>
                      <c:pt idx="46" formatCode="General">
                        <c:v>7.4610000000000003</c:v>
                      </c:pt>
                      <c:pt idx="47" formatCode="General">
                        <c:v>7.360999999999998</c:v>
                      </c:pt>
                      <c:pt idx="48" formatCode="General">
                        <c:v>7.2859999999999996</c:v>
                      </c:pt>
                      <c:pt idx="49" formatCode="General">
                        <c:v>7.3029999999999982</c:v>
                      </c:pt>
                      <c:pt idx="50" formatCode="General">
                        <c:v>7.3129999999999979</c:v>
                      </c:pt>
                      <c:pt idx="51" formatCode="General">
                        <c:v>7.33</c:v>
                      </c:pt>
                      <c:pt idx="52" formatCode="General">
                        <c:v>7.3179999999999978</c:v>
                      </c:pt>
                      <c:pt idx="53" formatCode="General">
                        <c:v>7.3179999999999978</c:v>
                      </c:pt>
                      <c:pt idx="54" formatCode="General">
                        <c:v>7.2969999999999997</c:v>
                      </c:pt>
                      <c:pt idx="55" formatCode="General">
                        <c:v>7.3679999999999977</c:v>
                      </c:pt>
                      <c:pt idx="56" formatCode="General">
                        <c:v>7.2910000000000004</c:v>
                      </c:pt>
                      <c:pt idx="57" formatCode="General">
                        <c:v>7.1829999999999981</c:v>
                      </c:pt>
                      <c:pt idx="58" formatCode="General">
                        <c:v>7.1609999999999978</c:v>
                      </c:pt>
                      <c:pt idx="59" formatCode="General">
                        <c:v>7.166999999999998</c:v>
                      </c:pt>
                      <c:pt idx="60" formatCode="General">
                        <c:v>7.0519999999999996</c:v>
                      </c:pt>
                      <c:pt idx="61" formatCode="General">
                        <c:v>7.1099999999999994</c:v>
                      </c:pt>
                      <c:pt idx="62" formatCode="General">
                        <c:v>7.1539999999999981</c:v>
                      </c:pt>
                      <c:pt idx="63" formatCode="General">
                        <c:v>7.0880000000000001</c:v>
                      </c:pt>
                      <c:pt idx="64" formatCode="General">
                        <c:v>7.0569999999999986</c:v>
                      </c:pt>
                      <c:pt idx="65" formatCode="General">
                        <c:v>7.0410000000000004</c:v>
                      </c:pt>
                      <c:pt idx="66" formatCode="General">
                        <c:v>7.0469999999999997</c:v>
                      </c:pt>
                      <c:pt idx="67" formatCode="General">
                        <c:v>6.9930000000000003</c:v>
                      </c:pt>
                      <c:pt idx="68" formatCode="General">
                        <c:v>7.0469999999999997</c:v>
                      </c:pt>
                      <c:pt idx="69" formatCode="General">
                        <c:v>6.9909999999999997</c:v>
                      </c:pt>
                      <c:pt idx="70" formatCode="General">
                        <c:v>6.9820000000000002</c:v>
                      </c:pt>
                      <c:pt idx="71" formatCode="General">
                        <c:v>7.0289999999999981</c:v>
                      </c:pt>
                      <c:pt idx="72" formatCode="General">
                        <c:v>6.9880000000000004</c:v>
                      </c:pt>
                      <c:pt idx="73" formatCode="General">
                        <c:v>6.9219999999999997</c:v>
                      </c:pt>
                      <c:pt idx="74" formatCode="General">
                        <c:v>6.8369999999999997</c:v>
                      </c:pt>
                      <c:pt idx="75" formatCode="General">
                        <c:v>6.681</c:v>
                      </c:pt>
                      <c:pt idx="76" formatCode="General">
                        <c:v>6.6539999999999981</c:v>
                      </c:pt>
                      <c:pt idx="77" formatCode="General">
                        <c:v>6.75</c:v>
                      </c:pt>
                      <c:pt idx="78" formatCode="General">
                        <c:v>6.6439999999999984</c:v>
                      </c:pt>
                      <c:pt idx="79" formatCode="General">
                        <c:v>6.5629999999999979</c:v>
                      </c:pt>
                      <c:pt idx="80" formatCode="General">
                        <c:v>6.55</c:v>
                      </c:pt>
                      <c:pt idx="81" formatCode="General">
                        <c:v>6.5229999999999979</c:v>
                      </c:pt>
                      <c:pt idx="82" formatCode="General">
                        <c:v>6.6049999999999978</c:v>
                      </c:pt>
                      <c:pt idx="83" formatCode="General">
                        <c:v>6.5619999999999976</c:v>
                      </c:pt>
                      <c:pt idx="84" formatCode="General">
                        <c:v>6.6159999999999979</c:v>
                      </c:pt>
                      <c:pt idx="85" formatCode="General">
                        <c:v>6.5419999999999998</c:v>
                      </c:pt>
                      <c:pt idx="86" formatCode="General">
                        <c:v>6.5030000000000001</c:v>
                      </c:pt>
                      <c:pt idx="87" formatCode="General">
                        <c:v>6.51</c:v>
                      </c:pt>
                      <c:pt idx="88" formatCode="General">
                        <c:v>6.476</c:v>
                      </c:pt>
                      <c:pt idx="89" formatCode="General">
                        <c:v>6.49</c:v>
                      </c:pt>
                      <c:pt idx="90" formatCode="General">
                        <c:v>6.3959999999999981</c:v>
                      </c:pt>
                      <c:pt idx="91" formatCode="General">
                        <c:v>6.4139999999999997</c:v>
                      </c:pt>
                      <c:pt idx="92" formatCode="General">
                        <c:v>6.4409999999999998</c:v>
                      </c:pt>
                      <c:pt idx="93" formatCode="General">
                        <c:v>6.5110000000000001</c:v>
                      </c:pt>
                      <c:pt idx="94" formatCode="General">
                        <c:v>6.6499999999999977</c:v>
                      </c:pt>
                      <c:pt idx="95" formatCode="General">
                        <c:v>6.6879999999999979</c:v>
                      </c:pt>
                      <c:pt idx="96" formatCode="General">
                        <c:v>6.6599999999999984</c:v>
                      </c:pt>
                      <c:pt idx="97" formatCode="General">
                        <c:v>6.7649999999999979</c:v>
                      </c:pt>
                      <c:pt idx="98" formatCode="General">
                        <c:v>6.7329999999999997</c:v>
                      </c:pt>
                      <c:pt idx="99" formatCode="General">
                        <c:v>6.7039999999999997</c:v>
                      </c:pt>
                      <c:pt idx="100" formatCode="General">
                        <c:v>6.7039999999999997</c:v>
                      </c:pt>
                      <c:pt idx="101" formatCode="General">
                        <c:v>6.73</c:v>
                      </c:pt>
                      <c:pt idx="102" formatCode="General">
                        <c:v>6.8049999999999979</c:v>
                      </c:pt>
                      <c:pt idx="103" formatCode="General">
                        <c:v>6.8049999999999979</c:v>
                      </c:pt>
                      <c:pt idx="104" formatCode="General">
                        <c:v>6.8460000000000001</c:v>
                      </c:pt>
                      <c:pt idx="105" formatCode="General">
                        <c:v>6.8490000000000002</c:v>
                      </c:pt>
                      <c:pt idx="106" formatCode="General">
                        <c:v>6.9390000000000001</c:v>
                      </c:pt>
                      <c:pt idx="107" formatCode="General">
                        <c:v>6.984</c:v>
                      </c:pt>
                      <c:pt idx="108" formatCode="General">
                        <c:v>7.0269999999999984</c:v>
                      </c:pt>
                      <c:pt idx="109" formatCode="General">
                        <c:v>6.9139999999999997</c:v>
                      </c:pt>
                      <c:pt idx="110" formatCode="General">
                        <c:v>6.9239999999999986</c:v>
                      </c:pt>
                      <c:pt idx="111" formatCode="General">
                        <c:v>6.9260000000000002</c:v>
                      </c:pt>
                      <c:pt idx="112" formatCode="General">
                        <c:v>6.8519999999999976</c:v>
                      </c:pt>
                      <c:pt idx="113" formatCode="General">
                        <c:v>6.8029999999999982</c:v>
                      </c:pt>
                      <c:pt idx="114" formatCode="General">
                        <c:v>6.844999999999998</c:v>
                      </c:pt>
                      <c:pt idx="115" formatCode="General">
                        <c:v>6.7750000000000004</c:v>
                      </c:pt>
                      <c:pt idx="116" formatCode="General">
                        <c:v>6.7939999999999996</c:v>
                      </c:pt>
                      <c:pt idx="117" formatCode="General">
                        <c:v>6.7930000000000001</c:v>
                      </c:pt>
                      <c:pt idx="118" formatCode="General">
                        <c:v>6.7539999999999987</c:v>
                      </c:pt>
                      <c:pt idx="119" formatCode="General">
                        <c:v>6.8010000000000002</c:v>
                      </c:pt>
                      <c:pt idx="120" formatCode="General">
                        <c:v>6.7850000000000001</c:v>
                      </c:pt>
                      <c:pt idx="121" formatCode="General">
                        <c:v>6.875</c:v>
                      </c:pt>
                      <c:pt idx="122" formatCode="General">
                        <c:v>6.9630000000000001</c:v>
                      </c:pt>
                      <c:pt idx="123" formatCode="General">
                        <c:v>6.9710000000000001</c:v>
                      </c:pt>
                      <c:pt idx="124" formatCode="General">
                        <c:v>7.1</c:v>
                      </c:pt>
                      <c:pt idx="125" formatCode="General">
                        <c:v>7.0490000000000004</c:v>
                      </c:pt>
                      <c:pt idx="126" formatCode="General">
                        <c:v>6.9569999999999999</c:v>
                      </c:pt>
                      <c:pt idx="127" formatCode="General">
                        <c:v>6.9720000000000004</c:v>
                      </c:pt>
                      <c:pt idx="128" formatCode="General">
                        <c:v>6.9720000000000004</c:v>
                      </c:pt>
                      <c:pt idx="129" formatCode="General">
                        <c:v>6.8819999999999997</c:v>
                      </c:pt>
                      <c:pt idx="130" formatCode="General">
                        <c:v>6.8760000000000003</c:v>
                      </c:pt>
                      <c:pt idx="131" formatCode="General">
                        <c:v>6.7869999999999999</c:v>
                      </c:pt>
                      <c:pt idx="132" formatCode="General">
                        <c:v>6.7869999999999999</c:v>
                      </c:pt>
                      <c:pt idx="133" formatCode="General">
                        <c:v>6.7869999999999999</c:v>
                      </c:pt>
                      <c:pt idx="134" formatCode="General">
                        <c:v>6.7239999999999984</c:v>
                      </c:pt>
                      <c:pt idx="135" formatCode="General">
                        <c:v>6.8259999999999978</c:v>
                      </c:pt>
                      <c:pt idx="136" formatCode="General">
                        <c:v>6.8479999999999981</c:v>
                      </c:pt>
                      <c:pt idx="137" formatCode="General">
                        <c:v>6.81</c:v>
                      </c:pt>
                      <c:pt idx="138" formatCode="General">
                        <c:v>6.8129999999999979</c:v>
                      </c:pt>
                      <c:pt idx="139" formatCode="General">
                        <c:v>6.7560000000000002</c:v>
                      </c:pt>
                      <c:pt idx="140" formatCode="General">
                        <c:v>6.7969999999999997</c:v>
                      </c:pt>
                      <c:pt idx="141" formatCode="General">
                        <c:v>6.87</c:v>
                      </c:pt>
                      <c:pt idx="142" formatCode="General">
                        <c:v>6.7969999999999997</c:v>
                      </c:pt>
                      <c:pt idx="143" formatCode="General">
                        <c:v>6.7939999999999996</c:v>
                      </c:pt>
                      <c:pt idx="144" formatCode="General">
                        <c:v>6.85</c:v>
                      </c:pt>
                      <c:pt idx="145" formatCode="General">
                        <c:v>6.7809999999999997</c:v>
                      </c:pt>
                      <c:pt idx="146" formatCode="General">
                        <c:v>6.8259999999999978</c:v>
                      </c:pt>
                      <c:pt idx="147" formatCode="General">
                        <c:v>6.8139999999999983</c:v>
                      </c:pt>
                      <c:pt idx="148" formatCode="General">
                        <c:v>6.7519999999999998</c:v>
                      </c:pt>
                      <c:pt idx="149" formatCode="General">
                        <c:v>6.7439999999999998</c:v>
                      </c:pt>
                      <c:pt idx="150" formatCode="General">
                        <c:v>6.7239999999999984</c:v>
                      </c:pt>
                      <c:pt idx="151" formatCode="General">
                        <c:v>6.7439999999999998</c:v>
                      </c:pt>
                      <c:pt idx="152" formatCode="General">
                        <c:v>6.6439999999999984</c:v>
                      </c:pt>
                      <c:pt idx="153" formatCode="General">
                        <c:v>6.7089999999999996</c:v>
                      </c:pt>
                      <c:pt idx="154" formatCode="General">
                        <c:v>6.6909999999999981</c:v>
                      </c:pt>
                      <c:pt idx="155" formatCode="General">
                        <c:v>6.7089999999999996</c:v>
                      </c:pt>
                      <c:pt idx="156" formatCode="General">
                        <c:v>6.6279999999999966</c:v>
                      </c:pt>
                      <c:pt idx="157" formatCode="General">
                        <c:v>6.6019999999999976</c:v>
                      </c:pt>
                      <c:pt idx="158" formatCode="General">
                        <c:v>6.4770000000000003</c:v>
                      </c:pt>
                      <c:pt idx="159" formatCode="General">
                        <c:v>6.56</c:v>
                      </c:pt>
                      <c:pt idx="160" formatCode="General">
                        <c:v>6.6449999999999978</c:v>
                      </c:pt>
                      <c:pt idx="161" formatCode="General">
                        <c:v>6.532</c:v>
                      </c:pt>
                      <c:pt idx="162" formatCode="General">
                        <c:v>6.5010000000000003</c:v>
                      </c:pt>
                      <c:pt idx="163" formatCode="General">
                        <c:v>6.492</c:v>
                      </c:pt>
                      <c:pt idx="164" formatCode="General">
                        <c:v>6.5219999999999976</c:v>
                      </c:pt>
                      <c:pt idx="165" formatCode="General">
                        <c:v>6.4320000000000004</c:v>
                      </c:pt>
                      <c:pt idx="166" formatCode="General">
                        <c:v>6.4619999999999997</c:v>
                      </c:pt>
                      <c:pt idx="167" formatCode="General">
                        <c:v>6.4950000000000001</c:v>
                      </c:pt>
                      <c:pt idx="168" formatCode="General">
                        <c:v>6.4880000000000004</c:v>
                      </c:pt>
                      <c:pt idx="169" formatCode="General">
                        <c:v>6.5739999999999998</c:v>
                      </c:pt>
                      <c:pt idx="170" formatCode="General">
                        <c:v>6.6079999999999979</c:v>
                      </c:pt>
                      <c:pt idx="171" formatCode="General">
                        <c:v>6.6079999999999979</c:v>
                      </c:pt>
                      <c:pt idx="172" formatCode="General">
                        <c:v>6.6079999999999979</c:v>
                      </c:pt>
                      <c:pt idx="173" formatCode="General">
                        <c:v>6.7930000000000001</c:v>
                      </c:pt>
                      <c:pt idx="174" formatCode="General">
                        <c:v>6.7969999999999997</c:v>
                      </c:pt>
                      <c:pt idx="175" formatCode="General">
                        <c:v>6.6760000000000002</c:v>
                      </c:pt>
                      <c:pt idx="176" formatCode="General">
                        <c:v>6.5839999999999996</c:v>
                      </c:pt>
                      <c:pt idx="177" formatCode="General">
                        <c:v>6.626999999999998</c:v>
                      </c:pt>
                      <c:pt idx="178" formatCode="General">
                        <c:v>6.5529999999999982</c:v>
                      </c:pt>
                      <c:pt idx="179" formatCode="General">
                        <c:v>6.7329999999999997</c:v>
                      </c:pt>
                      <c:pt idx="180" formatCode="General">
                        <c:v>6.7469999999999999</c:v>
                      </c:pt>
                      <c:pt idx="181" formatCode="General">
                        <c:v>7.166999999999998</c:v>
                      </c:pt>
                      <c:pt idx="182" formatCode="General">
                        <c:v>7.0389999999999997</c:v>
                      </c:pt>
                      <c:pt idx="183" formatCode="General">
                        <c:v>8.2850000000000001</c:v>
                      </c:pt>
                      <c:pt idx="184" formatCode="General">
                        <c:v>8.620000000000001</c:v>
                      </c:pt>
                      <c:pt idx="185" formatCode="General">
                        <c:v>7.782</c:v>
                      </c:pt>
                      <c:pt idx="186" formatCode="General">
                        <c:v>8.4920000000000027</c:v>
                      </c:pt>
                      <c:pt idx="187" formatCode="General">
                        <c:v>7.868999999999998</c:v>
                      </c:pt>
                      <c:pt idx="188" formatCode="General">
                        <c:v>8.6230000000000011</c:v>
                      </c:pt>
                      <c:pt idx="189" formatCode="General">
                        <c:v>8.891</c:v>
                      </c:pt>
                      <c:pt idx="190" formatCode="General">
                        <c:v>8.891</c:v>
                      </c:pt>
                      <c:pt idx="191" formatCode="General">
                        <c:v>8.891</c:v>
                      </c:pt>
                      <c:pt idx="192" formatCode="General">
                        <c:v>9.527000000000001</c:v>
                      </c:pt>
                      <c:pt idx="193" formatCode="General">
                        <c:v>8.6160000000000014</c:v>
                      </c:pt>
                      <c:pt idx="194" formatCode="General">
                        <c:v>8.6160000000000014</c:v>
                      </c:pt>
                      <c:pt idx="195" formatCode="General">
                        <c:v>8.6160000000000014</c:v>
                      </c:pt>
                      <c:pt idx="196" formatCode="General">
                        <c:v>8.6160000000000014</c:v>
                      </c:pt>
                      <c:pt idx="197" formatCode="General">
                        <c:v>8.6160000000000014</c:v>
                      </c:pt>
                      <c:pt idx="198" formatCode="General">
                        <c:v>8.6160000000000014</c:v>
                      </c:pt>
                      <c:pt idx="199" formatCode="General">
                        <c:v>8.6160000000000014</c:v>
                      </c:pt>
                      <c:pt idx="200" formatCode="General">
                        <c:v>8.6160000000000014</c:v>
                      </c:pt>
                      <c:pt idx="201" formatCode="General">
                        <c:v>8.6160000000000014</c:v>
                      </c:pt>
                      <c:pt idx="202" formatCode="General">
                        <c:v>8.6160000000000014</c:v>
                      </c:pt>
                      <c:pt idx="203" formatCode="General">
                        <c:v>8.6160000000000014</c:v>
                      </c:pt>
                      <c:pt idx="204" formatCode="General">
                        <c:v>8.6160000000000014</c:v>
                      </c:pt>
                      <c:pt idx="205" formatCode="General">
                        <c:v>8.6160000000000014</c:v>
                      </c:pt>
                      <c:pt idx="206" formatCode="General">
                        <c:v>8.6160000000000014</c:v>
                      </c:pt>
                      <c:pt idx="207" formatCode="General">
                        <c:v>8.6160000000000014</c:v>
                      </c:pt>
                      <c:pt idx="208" formatCode="General">
                        <c:v>8.6160000000000014</c:v>
                      </c:pt>
                      <c:pt idx="209" formatCode="General">
                        <c:v>8.6160000000000014</c:v>
                      </c:pt>
                      <c:pt idx="210" formatCode="General">
                        <c:v>8.6160000000000014</c:v>
                      </c:pt>
                      <c:pt idx="211" formatCode="General">
                        <c:v>7.1859999999999982</c:v>
                      </c:pt>
                      <c:pt idx="212" formatCode="General">
                        <c:v>7.1859999999999982</c:v>
                      </c:pt>
                      <c:pt idx="213" formatCode="General">
                        <c:v>7.1859999999999982</c:v>
                      </c:pt>
                      <c:pt idx="214" formatCode="General">
                        <c:v>7.1859999999999982</c:v>
                      </c:pt>
                      <c:pt idx="215" formatCode="General">
                        <c:v>7.1859999999999982</c:v>
                      </c:pt>
                      <c:pt idx="216" formatCode="General">
                        <c:v>7.1859999999999982</c:v>
                      </c:pt>
                      <c:pt idx="217" formatCode="General">
                        <c:v>7.1859999999999982</c:v>
                      </c:pt>
                      <c:pt idx="218" formatCode="General">
                        <c:v>7.1859999999999982</c:v>
                      </c:pt>
                      <c:pt idx="219" formatCode="General">
                        <c:v>7.1859999999999982</c:v>
                      </c:pt>
                      <c:pt idx="220" formatCode="General">
                        <c:v>7.1859999999999982</c:v>
                      </c:pt>
                      <c:pt idx="221" formatCode="General">
                        <c:v>7.1859999999999982</c:v>
                      </c:pt>
                      <c:pt idx="222" formatCode="General">
                        <c:v>7.1859999999999982</c:v>
                      </c:pt>
                      <c:pt idx="223" formatCode="General">
                        <c:v>7.1859999999999982</c:v>
                      </c:pt>
                      <c:pt idx="224" formatCode="General">
                        <c:v>7.1859999999999982</c:v>
                      </c:pt>
                      <c:pt idx="225" formatCode="General">
                        <c:v>7.1859999999999982</c:v>
                      </c:pt>
                      <c:pt idx="226" formatCode="General">
                        <c:v>7.1859999999999982</c:v>
                      </c:pt>
                      <c:pt idx="227" formatCode="General">
                        <c:v>7.1859999999999982</c:v>
                      </c:pt>
                      <c:pt idx="228" formatCode="General">
                        <c:v>7.1859999999999982</c:v>
                      </c:pt>
                      <c:pt idx="229" formatCode="General">
                        <c:v>7.1859999999999982</c:v>
                      </c:pt>
                      <c:pt idx="230" formatCode="General">
                        <c:v>7.1859999999999982</c:v>
                      </c:pt>
                      <c:pt idx="231" formatCode="General">
                        <c:v>7.1859999999999982</c:v>
                      </c:pt>
                      <c:pt idx="232" formatCode="General">
                        <c:v>7.1859999999999982</c:v>
                      </c:pt>
                      <c:pt idx="233" formatCode="General">
                        <c:v>7.1859999999999982</c:v>
                      </c:pt>
                      <c:pt idx="234" formatCode="General">
                        <c:v>7.1859999999999982</c:v>
                      </c:pt>
                      <c:pt idx="235" formatCode="General">
                        <c:v>7.1859999999999982</c:v>
                      </c:pt>
                      <c:pt idx="236" formatCode="General">
                        <c:v>7.1859999999999982</c:v>
                      </c:pt>
                      <c:pt idx="237" formatCode="General">
                        <c:v>7.1859999999999982</c:v>
                      </c:pt>
                      <c:pt idx="238" formatCode="General">
                        <c:v>7.1859999999999982</c:v>
                      </c:pt>
                      <c:pt idx="239" formatCode="General">
                        <c:v>7.1859999999999982</c:v>
                      </c:pt>
                      <c:pt idx="240" formatCode="General">
                        <c:v>7.1859999999999982</c:v>
                      </c:pt>
                      <c:pt idx="241" formatCode="General">
                        <c:v>7.1859999999999982</c:v>
                      </c:pt>
                      <c:pt idx="242" formatCode="General">
                        <c:v>7.1859999999999982</c:v>
                      </c:pt>
                      <c:pt idx="243" formatCode="General">
                        <c:v>7.1859999999999982</c:v>
                      </c:pt>
                      <c:pt idx="244" formatCode="General">
                        <c:v>7.1859999999999982</c:v>
                      </c:pt>
                      <c:pt idx="245" formatCode="General">
                        <c:v>7.1859999999999982</c:v>
                      </c:pt>
                      <c:pt idx="246" formatCode="General">
                        <c:v>7.1859999999999982</c:v>
                      </c:pt>
                      <c:pt idx="247" formatCode="General">
                        <c:v>7.0510000000000002</c:v>
                      </c:pt>
                      <c:pt idx="248" formatCode="General">
                        <c:v>6.9260000000000002</c:v>
                      </c:pt>
                      <c:pt idx="249" formatCode="General">
                        <c:v>6.9260000000000002</c:v>
                      </c:pt>
                      <c:pt idx="250" formatCode="General">
                        <c:v>6.8619999999999983</c:v>
                      </c:pt>
                      <c:pt idx="251" formatCode="General">
                        <c:v>6.8619999999999983</c:v>
                      </c:pt>
                      <c:pt idx="252" formatCode="General">
                        <c:v>7.0739999999999998</c:v>
                      </c:pt>
                      <c:pt idx="253" formatCode="General">
                        <c:v>6.9039999999999999</c:v>
                      </c:pt>
                      <c:pt idx="254" formatCode="General">
                        <c:v>7.166999999999998</c:v>
                      </c:pt>
                      <c:pt idx="255" formatCode="General">
                        <c:v>7.1659999999999977</c:v>
                      </c:pt>
                      <c:pt idx="256" formatCode="General">
                        <c:v>7.1659999999999977</c:v>
                      </c:pt>
                      <c:pt idx="257" formatCode="General">
                        <c:v>7.1659999999999977</c:v>
                      </c:pt>
                      <c:pt idx="258" formatCode="General">
                        <c:v>7.29</c:v>
                      </c:pt>
                      <c:pt idx="259" formatCode="General">
                        <c:v>7.29</c:v>
                      </c:pt>
                      <c:pt idx="260" formatCode="General">
                        <c:v>7.29</c:v>
                      </c:pt>
                      <c:pt idx="261" formatCode="General">
                        <c:v>7.29</c:v>
                      </c:pt>
                      <c:pt idx="262" formatCode="General">
                        <c:v>6.952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7-2C92-47AA-B433-BD3D94ECB434}"/>
                  </c:ext>
                </c:extLst>
              </c15:ser>
            </c15:filteredLineSeries>
            <c15:filteredLineSeries>
              <c15:ser>
                <c:idx val="8"/>
                <c:order val="8"/>
                <c:tx>
                  <c:strRef>
                    <c:extLst xmlns:c15="http://schemas.microsoft.com/office/drawing/2012/chart" xmlns:c16r2="http://schemas.microsoft.com/office/drawing/2015/06/chart">
                      <c:ext xmlns:c15="http://schemas.microsoft.com/office/drawing/2012/chart" uri="{02D57815-91ED-43cb-92C2-25804820EDAC}">
                        <c15:formulaRef>
                          <c15:sqref>'10 Year Bond Yield'!$J$1</c15:sqref>
                        </c15:formulaRef>
                      </c:ext>
                    </c:extLst>
                    <c:strCache>
                      <c:ptCount val="1"/>
                      <c:pt idx="0">
                        <c:v>Russia</c:v>
                      </c:pt>
                    </c:strCache>
                  </c:strRef>
                </c:tx>
                <c:spPr>
                  <a:ln w="28575" cap="rnd">
                    <a:solidFill>
                      <a:schemeClr val="accent3">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'10 Year Bond Yield'!$J$2217:$J$2479</c15:sqref>
                        </c15:formulaRef>
                      </c:ext>
                    </c:extLst>
                    <c:numCache>
                      <c:formatCode>0.00</c:formatCode>
                      <c:ptCount val="263"/>
                      <c:pt idx="0">
                        <c:v>3.87</c:v>
                      </c:pt>
                      <c:pt idx="1">
                        <c:v>3.8420000000000001</c:v>
                      </c:pt>
                      <c:pt idx="2">
                        <c:v>3.8010000000000002</c:v>
                      </c:pt>
                      <c:pt idx="3">
                        <c:v>3.8010000000000002</c:v>
                      </c:pt>
                      <c:pt idx="4">
                        <c:v>3.8180000000000001</c:v>
                      </c:pt>
                      <c:pt idx="5">
                        <c:v>3.8330000000000002</c:v>
                      </c:pt>
                      <c:pt idx="6">
                        <c:v>3.8519999999999981</c:v>
                      </c:pt>
                      <c:pt idx="7">
                        <c:v>3.8879999999999999</c:v>
                      </c:pt>
                      <c:pt idx="8">
                        <c:v>3.8730000000000002</c:v>
                      </c:pt>
                      <c:pt idx="9">
                        <c:v>3.8879999999999999</c:v>
                      </c:pt>
                      <c:pt idx="10">
                        <c:v>3.85</c:v>
                      </c:pt>
                      <c:pt idx="11">
                        <c:v>3.8210000000000002</c:v>
                      </c:pt>
                      <c:pt idx="12">
                        <c:v>3.8159999999999981</c:v>
                      </c:pt>
                      <c:pt idx="13">
                        <c:v>3.823</c:v>
                      </c:pt>
                      <c:pt idx="14">
                        <c:v>3.823</c:v>
                      </c:pt>
                      <c:pt idx="15">
                        <c:v>3.8159999999999981</c:v>
                      </c:pt>
                      <c:pt idx="16">
                        <c:v>3.8050000000000002</c:v>
                      </c:pt>
                      <c:pt idx="17">
                        <c:v>3.7989999999999999</c:v>
                      </c:pt>
                      <c:pt idx="18">
                        <c:v>3.7759999999999998</c:v>
                      </c:pt>
                      <c:pt idx="19">
                        <c:v>3.7829999999999999</c:v>
                      </c:pt>
                      <c:pt idx="20">
                        <c:v>3.7789999999999999</c:v>
                      </c:pt>
                      <c:pt idx="21">
                        <c:v>3.7949999999999999</c:v>
                      </c:pt>
                      <c:pt idx="22">
                        <c:v>3.8180000000000001</c:v>
                      </c:pt>
                      <c:pt idx="23">
                        <c:v>3.8380000000000001</c:v>
                      </c:pt>
                      <c:pt idx="24" formatCode="General">
                        <c:v>3.895999999999999</c:v>
                      </c:pt>
                      <c:pt idx="25" formatCode="General">
                        <c:v>3.8849999999999998</c:v>
                      </c:pt>
                      <c:pt idx="26" formatCode="General">
                        <c:v>3.8679999999999999</c:v>
                      </c:pt>
                      <c:pt idx="27" formatCode="General">
                        <c:v>3.7719999999999998</c:v>
                      </c:pt>
                      <c:pt idx="28" formatCode="General">
                        <c:v>3.738</c:v>
                      </c:pt>
                      <c:pt idx="29" formatCode="General">
                        <c:v>3.7080000000000002</c:v>
                      </c:pt>
                      <c:pt idx="30" formatCode="General">
                        <c:v>3.6970000000000001</c:v>
                      </c:pt>
                      <c:pt idx="31" formatCode="General">
                        <c:v>3.6819999999999999</c:v>
                      </c:pt>
                      <c:pt idx="32" formatCode="General">
                        <c:v>3.6080000000000001</c:v>
                      </c:pt>
                      <c:pt idx="33" formatCode="General">
                        <c:v>3.5539999999999998</c:v>
                      </c:pt>
                      <c:pt idx="34" formatCode="General">
                        <c:v>3.5470000000000002</c:v>
                      </c:pt>
                      <c:pt idx="35" formatCode="General">
                        <c:v>3.5619999999999998</c:v>
                      </c:pt>
                      <c:pt idx="36" formatCode="General">
                        <c:v>3.5510000000000002</c:v>
                      </c:pt>
                      <c:pt idx="37" formatCode="General">
                        <c:v>3.556</c:v>
                      </c:pt>
                      <c:pt idx="38" formatCode="General">
                        <c:v>3.5539999999999998</c:v>
                      </c:pt>
                      <c:pt idx="39" formatCode="General">
                        <c:v>3.544</c:v>
                      </c:pt>
                      <c:pt idx="40" formatCode="General">
                        <c:v>3.53</c:v>
                      </c:pt>
                      <c:pt idx="41" formatCode="General">
                        <c:v>3.496999999999999</c:v>
                      </c:pt>
                      <c:pt idx="42" formatCode="General">
                        <c:v>3.4670000000000001</c:v>
                      </c:pt>
                      <c:pt idx="43" formatCode="General">
                        <c:v>3.4689999999999999</c:v>
                      </c:pt>
                      <c:pt idx="44" formatCode="General">
                        <c:v>3.4489999999999998</c:v>
                      </c:pt>
                      <c:pt idx="45" formatCode="General">
                        <c:v>3.4489999999999998</c:v>
                      </c:pt>
                      <c:pt idx="46" formatCode="General">
                        <c:v>3.4489999999999998</c:v>
                      </c:pt>
                      <c:pt idx="47" formatCode="General">
                        <c:v>3.3839999999999999</c:v>
                      </c:pt>
                      <c:pt idx="48" formatCode="General">
                        <c:v>3.327</c:v>
                      </c:pt>
                      <c:pt idx="49" formatCode="General">
                        <c:v>3.3340000000000001</c:v>
                      </c:pt>
                      <c:pt idx="50" formatCode="General">
                        <c:v>3.3519999999999981</c:v>
                      </c:pt>
                      <c:pt idx="51" formatCode="General">
                        <c:v>3.412999999999998</c:v>
                      </c:pt>
                      <c:pt idx="52" formatCode="General">
                        <c:v>3.4790000000000001</c:v>
                      </c:pt>
                      <c:pt idx="53" formatCode="General">
                        <c:v>3.528</c:v>
                      </c:pt>
                      <c:pt idx="54" formatCode="General">
                        <c:v>3.492999999999999</c:v>
                      </c:pt>
                      <c:pt idx="55" formatCode="General">
                        <c:v>3.5569999999999991</c:v>
                      </c:pt>
                      <c:pt idx="56" formatCode="General">
                        <c:v>3.5419999999999998</c:v>
                      </c:pt>
                      <c:pt idx="57" formatCode="General">
                        <c:v>3.5289999999999999</c:v>
                      </c:pt>
                      <c:pt idx="58" formatCode="General">
                        <c:v>3.4889999999999999</c:v>
                      </c:pt>
                      <c:pt idx="59" formatCode="General">
                        <c:v>3.4870000000000001</c:v>
                      </c:pt>
                      <c:pt idx="60" formatCode="General">
                        <c:v>3.4430000000000001</c:v>
                      </c:pt>
                      <c:pt idx="61" formatCode="General">
                        <c:v>3.391</c:v>
                      </c:pt>
                      <c:pt idx="62" formatCode="General">
                        <c:v>3.416999999999998</c:v>
                      </c:pt>
                      <c:pt idx="63" formatCode="General">
                        <c:v>3.46</c:v>
                      </c:pt>
                      <c:pt idx="64" formatCode="General">
                        <c:v>3.4660000000000002</c:v>
                      </c:pt>
                      <c:pt idx="65" formatCode="General">
                        <c:v>3.4870000000000001</c:v>
                      </c:pt>
                      <c:pt idx="66" formatCode="General">
                        <c:v>3.508</c:v>
                      </c:pt>
                      <c:pt idx="67" formatCode="General">
                        <c:v>3.536</c:v>
                      </c:pt>
                      <c:pt idx="68" formatCode="General">
                        <c:v>3.5510000000000002</c:v>
                      </c:pt>
                      <c:pt idx="69" formatCode="General">
                        <c:v>3.5339999999999998</c:v>
                      </c:pt>
                      <c:pt idx="70" formatCode="General">
                        <c:v>3.472</c:v>
                      </c:pt>
                      <c:pt idx="71" formatCode="General">
                        <c:v>3.468</c:v>
                      </c:pt>
                      <c:pt idx="72" formatCode="General">
                        <c:v>3.4689999999999999</c:v>
                      </c:pt>
                      <c:pt idx="73" formatCode="General">
                        <c:v>3.4790000000000001</c:v>
                      </c:pt>
                      <c:pt idx="74" formatCode="General">
                        <c:v>3.496</c:v>
                      </c:pt>
                      <c:pt idx="75" formatCode="General">
                        <c:v>3.5059999999999998</c:v>
                      </c:pt>
                      <c:pt idx="76" formatCode="General">
                        <c:v>3.5059999999999998</c:v>
                      </c:pt>
                      <c:pt idx="77" formatCode="General">
                        <c:v>3.5009999999999999</c:v>
                      </c:pt>
                      <c:pt idx="78" formatCode="General">
                        <c:v>3.4870000000000001</c:v>
                      </c:pt>
                      <c:pt idx="79" formatCode="General">
                        <c:v>3.4860000000000002</c:v>
                      </c:pt>
                      <c:pt idx="80" formatCode="General">
                        <c:v>3.48</c:v>
                      </c:pt>
                      <c:pt idx="81" formatCode="General">
                        <c:v>3.4889999999999999</c:v>
                      </c:pt>
                      <c:pt idx="82" formatCode="General">
                        <c:v>3.4670000000000001</c:v>
                      </c:pt>
                      <c:pt idx="83" formatCode="General">
                        <c:v>3.4420000000000002</c:v>
                      </c:pt>
                      <c:pt idx="84" formatCode="General">
                        <c:v>3.4260000000000002</c:v>
                      </c:pt>
                      <c:pt idx="85" formatCode="General">
                        <c:v>3.416999999999998</c:v>
                      </c:pt>
                      <c:pt idx="86" formatCode="General">
                        <c:v>3.4369999999999981</c:v>
                      </c:pt>
                      <c:pt idx="87" formatCode="General">
                        <c:v>3.427</c:v>
                      </c:pt>
                      <c:pt idx="88" formatCode="General">
                        <c:v>3.415999999999999</c:v>
                      </c:pt>
                      <c:pt idx="89" formatCode="General">
                        <c:v>3.352999999999998</c:v>
                      </c:pt>
                      <c:pt idx="90" formatCode="General">
                        <c:v>3.3330000000000002</c:v>
                      </c:pt>
                      <c:pt idx="91" formatCode="General">
                        <c:v>3.3330000000000002</c:v>
                      </c:pt>
                      <c:pt idx="92" formatCode="General">
                        <c:v>3.376999999999998</c:v>
                      </c:pt>
                      <c:pt idx="93" formatCode="General">
                        <c:v>3.3589999999999991</c:v>
                      </c:pt>
                      <c:pt idx="94" formatCode="General">
                        <c:v>3.3889999999999998</c:v>
                      </c:pt>
                      <c:pt idx="95" formatCode="General">
                        <c:v>3.3690000000000002</c:v>
                      </c:pt>
                      <c:pt idx="96" formatCode="General">
                        <c:v>3.3690000000000002</c:v>
                      </c:pt>
                      <c:pt idx="97" formatCode="General">
                        <c:v>3.3570000000000002</c:v>
                      </c:pt>
                      <c:pt idx="98" formatCode="General">
                        <c:v>3.36</c:v>
                      </c:pt>
                      <c:pt idx="99" formatCode="General">
                        <c:v>3.3359999999999981</c:v>
                      </c:pt>
                      <c:pt idx="100" formatCode="General">
                        <c:v>3.3359999999999981</c:v>
                      </c:pt>
                      <c:pt idx="101" formatCode="General">
                        <c:v>3.3189999999999991</c:v>
                      </c:pt>
                      <c:pt idx="102" formatCode="General">
                        <c:v>3.3140000000000001</c:v>
                      </c:pt>
                      <c:pt idx="103" formatCode="General">
                        <c:v>3.27</c:v>
                      </c:pt>
                      <c:pt idx="104" formatCode="General">
                        <c:v>3.2160000000000002</c:v>
                      </c:pt>
                      <c:pt idx="105" formatCode="General">
                        <c:v>3.194</c:v>
                      </c:pt>
                      <c:pt idx="106" formatCode="General">
                        <c:v>3.1909999999999998</c:v>
                      </c:pt>
                      <c:pt idx="107" formatCode="General">
                        <c:v>3.18</c:v>
                      </c:pt>
                      <c:pt idx="108" formatCode="General">
                        <c:v>3.165</c:v>
                      </c:pt>
                      <c:pt idx="109" formatCode="General">
                        <c:v>3.165</c:v>
                      </c:pt>
                      <c:pt idx="110" formatCode="General">
                        <c:v>3.15</c:v>
                      </c:pt>
                      <c:pt idx="111" formatCode="General">
                        <c:v>3.18</c:v>
                      </c:pt>
                      <c:pt idx="112" formatCode="General">
                        <c:v>3.1339999999999999</c:v>
                      </c:pt>
                      <c:pt idx="113" formatCode="General">
                        <c:v>3.097</c:v>
                      </c:pt>
                      <c:pt idx="114" formatCode="General">
                        <c:v>3.085</c:v>
                      </c:pt>
                      <c:pt idx="115" formatCode="General">
                        <c:v>3.0950000000000002</c:v>
                      </c:pt>
                      <c:pt idx="116" formatCode="General">
                        <c:v>3.056</c:v>
                      </c:pt>
                      <c:pt idx="117" formatCode="General">
                        <c:v>3.044</c:v>
                      </c:pt>
                      <c:pt idx="118" formatCode="General">
                        <c:v>2.9940000000000002</c:v>
                      </c:pt>
                      <c:pt idx="119" formatCode="General">
                        <c:v>2.976999999999999</c:v>
                      </c:pt>
                      <c:pt idx="120" formatCode="General">
                        <c:v>2.972999999999999</c:v>
                      </c:pt>
                      <c:pt idx="121" formatCode="General">
                        <c:v>2.948</c:v>
                      </c:pt>
                      <c:pt idx="122" formatCode="General">
                        <c:v>2.931</c:v>
                      </c:pt>
                      <c:pt idx="123" formatCode="General">
                        <c:v>2.9550000000000001</c:v>
                      </c:pt>
                      <c:pt idx="124" formatCode="General">
                        <c:v>2.9940000000000002</c:v>
                      </c:pt>
                      <c:pt idx="125" formatCode="General">
                        <c:v>3</c:v>
                      </c:pt>
                      <c:pt idx="126" formatCode="General">
                        <c:v>3.0019999999999998</c:v>
                      </c:pt>
                      <c:pt idx="127" formatCode="General">
                        <c:v>2.992999999999999</c:v>
                      </c:pt>
                      <c:pt idx="128" formatCode="General">
                        <c:v>2.992999999999999</c:v>
                      </c:pt>
                      <c:pt idx="129" formatCode="General">
                        <c:v>2.9889999999999999</c:v>
                      </c:pt>
                      <c:pt idx="130" formatCode="General">
                        <c:v>2.9849999999999999</c:v>
                      </c:pt>
                      <c:pt idx="131" formatCode="General">
                        <c:v>2.9910000000000001</c:v>
                      </c:pt>
                      <c:pt idx="132" formatCode="General">
                        <c:v>2.9849999999999999</c:v>
                      </c:pt>
                      <c:pt idx="133" formatCode="General">
                        <c:v>2.9849999999999999</c:v>
                      </c:pt>
                      <c:pt idx="134" formatCode="General">
                        <c:v>2.9849999999999999</c:v>
                      </c:pt>
                      <c:pt idx="135" formatCode="General">
                        <c:v>2.9849999999999999</c:v>
                      </c:pt>
                      <c:pt idx="136" formatCode="General">
                        <c:v>2.9849999999999999</c:v>
                      </c:pt>
                      <c:pt idx="137" formatCode="General">
                        <c:v>2.9849999999999999</c:v>
                      </c:pt>
                      <c:pt idx="138" formatCode="General">
                        <c:v>2.9849999999999999</c:v>
                      </c:pt>
                      <c:pt idx="139" formatCode="General">
                        <c:v>3.0259999999999998</c:v>
                      </c:pt>
                      <c:pt idx="140" formatCode="General">
                        <c:v>3.0219999999999998</c:v>
                      </c:pt>
                      <c:pt idx="141" formatCode="General">
                        <c:v>3.0019999999999998</c:v>
                      </c:pt>
                      <c:pt idx="142" formatCode="General">
                        <c:v>2.996999999999999</c:v>
                      </c:pt>
                      <c:pt idx="143" formatCode="General">
                        <c:v>2.9860000000000002</c:v>
                      </c:pt>
                      <c:pt idx="144" formatCode="General">
                        <c:v>2.9740000000000002</c:v>
                      </c:pt>
                      <c:pt idx="145" formatCode="General">
                        <c:v>2.976</c:v>
                      </c:pt>
                      <c:pt idx="146" formatCode="General">
                        <c:v>2.976</c:v>
                      </c:pt>
                      <c:pt idx="147" formatCode="General">
                        <c:v>2.964</c:v>
                      </c:pt>
                      <c:pt idx="148" formatCode="General">
                        <c:v>2.9590000000000001</c:v>
                      </c:pt>
                      <c:pt idx="149" formatCode="General">
                        <c:v>2.9489999999999998</c:v>
                      </c:pt>
                      <c:pt idx="150" formatCode="General">
                        <c:v>2.9460000000000002</c:v>
                      </c:pt>
                      <c:pt idx="151" formatCode="General">
                        <c:v>2.9489999999999998</c:v>
                      </c:pt>
                      <c:pt idx="152" formatCode="General">
                        <c:v>2.923</c:v>
                      </c:pt>
                      <c:pt idx="153" formatCode="General">
                        <c:v>2.899</c:v>
                      </c:pt>
                      <c:pt idx="154" formatCode="General">
                        <c:v>2.83</c:v>
                      </c:pt>
                      <c:pt idx="155" formatCode="General">
                        <c:v>2.7869999999999999</c:v>
                      </c:pt>
                      <c:pt idx="156" formatCode="General">
                        <c:v>2.78</c:v>
                      </c:pt>
                      <c:pt idx="157" formatCode="General">
                        <c:v>2.8239999999999998</c:v>
                      </c:pt>
                      <c:pt idx="158" formatCode="General">
                        <c:v>2.8250000000000002</c:v>
                      </c:pt>
                      <c:pt idx="159" formatCode="General">
                        <c:v>2.8250000000000002</c:v>
                      </c:pt>
                      <c:pt idx="160" formatCode="General">
                        <c:v>2.8279999999999998</c:v>
                      </c:pt>
                      <c:pt idx="161" formatCode="General">
                        <c:v>2.7949999999999999</c:v>
                      </c:pt>
                      <c:pt idx="162" formatCode="General">
                        <c:v>2.75</c:v>
                      </c:pt>
                      <c:pt idx="163" formatCode="General">
                        <c:v>2.7469999999999999</c:v>
                      </c:pt>
                      <c:pt idx="164" formatCode="General">
                        <c:v>2.742</c:v>
                      </c:pt>
                      <c:pt idx="165" formatCode="General">
                        <c:v>2.7210000000000001</c:v>
                      </c:pt>
                      <c:pt idx="166" formatCode="General">
                        <c:v>2.7210000000000001</c:v>
                      </c:pt>
                      <c:pt idx="167" formatCode="General">
                        <c:v>2.7120000000000002</c:v>
                      </c:pt>
                      <c:pt idx="168" formatCode="General">
                        <c:v>2.7069999999999999</c:v>
                      </c:pt>
                      <c:pt idx="169" formatCode="General">
                        <c:v>2.681</c:v>
                      </c:pt>
                      <c:pt idx="170" formatCode="General">
                        <c:v>2.6440000000000001</c:v>
                      </c:pt>
                      <c:pt idx="171" formatCode="General">
                        <c:v>2.6440000000000001</c:v>
                      </c:pt>
                      <c:pt idx="172" formatCode="General">
                        <c:v>2.64</c:v>
                      </c:pt>
                      <c:pt idx="173" formatCode="General">
                        <c:v>2.6640000000000001</c:v>
                      </c:pt>
                      <c:pt idx="174" formatCode="General">
                        <c:v>2.7639999999999998</c:v>
                      </c:pt>
                      <c:pt idx="175" formatCode="General">
                        <c:v>2.9660000000000002</c:v>
                      </c:pt>
                      <c:pt idx="176" formatCode="General">
                        <c:v>2.9039999999999999</c:v>
                      </c:pt>
                      <c:pt idx="177" formatCode="General">
                        <c:v>2.7320000000000002</c:v>
                      </c:pt>
                      <c:pt idx="178" formatCode="General">
                        <c:v>2.5680000000000001</c:v>
                      </c:pt>
                      <c:pt idx="179" formatCode="General">
                        <c:v>2.5609999999999999</c:v>
                      </c:pt>
                      <c:pt idx="180" formatCode="General">
                        <c:v>2.6150000000000002</c:v>
                      </c:pt>
                      <c:pt idx="181" formatCode="General">
                        <c:v>2.6150000000000002</c:v>
                      </c:pt>
                      <c:pt idx="182" formatCode="General">
                        <c:v>3.0590000000000002</c:v>
                      </c:pt>
                      <c:pt idx="183" formatCode="General">
                        <c:v>3.0459999999999998</c:v>
                      </c:pt>
                      <c:pt idx="184" formatCode="General">
                        <c:v>3.657</c:v>
                      </c:pt>
                      <c:pt idx="185" formatCode="General">
                        <c:v>3.5910000000000002</c:v>
                      </c:pt>
                      <c:pt idx="186" formatCode="General">
                        <c:v>3.8349999999999991</c:v>
                      </c:pt>
                      <c:pt idx="187" formatCode="General">
                        <c:v>3.8309999999999991</c:v>
                      </c:pt>
                      <c:pt idx="188" formatCode="General">
                        <c:v>4.7610000000000001</c:v>
                      </c:pt>
                      <c:pt idx="189" formatCode="General">
                        <c:v>4.3789999999999996</c:v>
                      </c:pt>
                      <c:pt idx="190" formatCode="General">
                        <c:v>4.0619999999999976</c:v>
                      </c:pt>
                      <c:pt idx="191" formatCode="General">
                        <c:v>3.895</c:v>
                      </c:pt>
                      <c:pt idx="192" formatCode="General">
                        <c:v>3.5070000000000001</c:v>
                      </c:pt>
                      <c:pt idx="193" formatCode="General">
                        <c:v>3.3290000000000002</c:v>
                      </c:pt>
                      <c:pt idx="194" formatCode="General">
                        <c:v>3.2349999999999999</c:v>
                      </c:pt>
                      <c:pt idx="195" formatCode="General">
                        <c:v>3.3820000000000001</c:v>
                      </c:pt>
                      <c:pt idx="196" formatCode="General">
                        <c:v>3.601</c:v>
                      </c:pt>
                      <c:pt idx="197" formatCode="General">
                        <c:v>3.4820000000000002</c:v>
                      </c:pt>
                      <c:pt idx="198" formatCode="General">
                        <c:v>3.54</c:v>
                      </c:pt>
                      <c:pt idx="199" formatCode="General">
                        <c:v>3.3889999999999998</c:v>
                      </c:pt>
                      <c:pt idx="200" formatCode="General">
                        <c:v>3.17</c:v>
                      </c:pt>
                      <c:pt idx="201" formatCode="General">
                        <c:v>3.069</c:v>
                      </c:pt>
                      <c:pt idx="202" formatCode="General">
                        <c:v>3.0350000000000001</c:v>
                      </c:pt>
                      <c:pt idx="203" formatCode="General">
                        <c:v>3.125</c:v>
                      </c:pt>
                      <c:pt idx="204" formatCode="General">
                        <c:v>3.0470000000000002</c:v>
                      </c:pt>
                      <c:pt idx="205" formatCode="General">
                        <c:v>3.0470000000000002</c:v>
                      </c:pt>
                      <c:pt idx="206" formatCode="General">
                        <c:v>3.03</c:v>
                      </c:pt>
                      <c:pt idx="207" formatCode="General">
                        <c:v>3.0059999999999998</c:v>
                      </c:pt>
                      <c:pt idx="208" formatCode="General">
                        <c:v>3.1219999999999999</c:v>
                      </c:pt>
                      <c:pt idx="209" formatCode="General">
                        <c:v>3.0830000000000002</c:v>
                      </c:pt>
                      <c:pt idx="210" formatCode="General">
                        <c:v>3.0840000000000001</c:v>
                      </c:pt>
                      <c:pt idx="211" formatCode="General">
                        <c:v>3.1150000000000002</c:v>
                      </c:pt>
                      <c:pt idx="212" formatCode="General">
                        <c:v>3.2629999999999999</c:v>
                      </c:pt>
                      <c:pt idx="213" formatCode="General">
                        <c:v>3.1840000000000002</c:v>
                      </c:pt>
                      <c:pt idx="214" formatCode="General">
                        <c:v>3.1230000000000002</c:v>
                      </c:pt>
                      <c:pt idx="215" formatCode="General">
                        <c:v>3.1019999999999999</c:v>
                      </c:pt>
                      <c:pt idx="216" formatCode="General">
                        <c:v>3.0960000000000001</c:v>
                      </c:pt>
                      <c:pt idx="217" formatCode="General">
                        <c:v>3.121</c:v>
                      </c:pt>
                      <c:pt idx="218" formatCode="General">
                        <c:v>3.1019999999999999</c:v>
                      </c:pt>
                      <c:pt idx="219" formatCode="General">
                        <c:v>3.052999999999999</c:v>
                      </c:pt>
                      <c:pt idx="220" formatCode="General">
                        <c:v>3.052999999999999</c:v>
                      </c:pt>
                      <c:pt idx="221" formatCode="General">
                        <c:v>3.052999999999999</c:v>
                      </c:pt>
                      <c:pt idx="222" formatCode="General">
                        <c:v>3.052999999999999</c:v>
                      </c:pt>
                      <c:pt idx="223" formatCode="General">
                        <c:v>3.016999999999999</c:v>
                      </c:pt>
                      <c:pt idx="224" formatCode="General">
                        <c:v>2.9649999999999999</c:v>
                      </c:pt>
                      <c:pt idx="225" formatCode="General">
                        <c:v>2.964</c:v>
                      </c:pt>
                      <c:pt idx="226" formatCode="General">
                        <c:v>2.964</c:v>
                      </c:pt>
                      <c:pt idx="227" formatCode="General">
                        <c:v>2.8519999999999981</c:v>
                      </c:pt>
                      <c:pt idx="228" formatCode="General">
                        <c:v>2.852999999999998</c:v>
                      </c:pt>
                      <c:pt idx="229" formatCode="General">
                        <c:v>2.86</c:v>
                      </c:pt>
                      <c:pt idx="230" formatCode="General">
                        <c:v>2.798</c:v>
                      </c:pt>
                      <c:pt idx="231" formatCode="General">
                        <c:v>2.69</c:v>
                      </c:pt>
                      <c:pt idx="232" formatCode="General">
                        <c:v>2.6019999999999999</c:v>
                      </c:pt>
                      <c:pt idx="233" formatCode="General">
                        <c:v>2.472</c:v>
                      </c:pt>
                      <c:pt idx="234" formatCode="General">
                        <c:v>2.4049999999999998</c:v>
                      </c:pt>
                      <c:pt idx="235" formatCode="General">
                        <c:v>2.444</c:v>
                      </c:pt>
                      <c:pt idx="236" formatCode="General">
                        <c:v>2.444</c:v>
                      </c:pt>
                      <c:pt idx="237" formatCode="General">
                        <c:v>2.411</c:v>
                      </c:pt>
                      <c:pt idx="238" formatCode="General">
                        <c:v>2.423</c:v>
                      </c:pt>
                      <c:pt idx="239" formatCode="General">
                        <c:v>2.403</c:v>
                      </c:pt>
                      <c:pt idx="240" formatCode="General">
                        <c:v>2.419</c:v>
                      </c:pt>
                      <c:pt idx="241" formatCode="General">
                        <c:v>2.391</c:v>
                      </c:pt>
                      <c:pt idx="242" formatCode="General">
                        <c:v>2.379</c:v>
                      </c:pt>
                      <c:pt idx="243" formatCode="General">
                        <c:v>2.3549999999999991</c:v>
                      </c:pt>
                      <c:pt idx="244" formatCode="General">
                        <c:v>2.392999999999998</c:v>
                      </c:pt>
                      <c:pt idx="245" formatCode="General">
                        <c:v>2.496</c:v>
                      </c:pt>
                      <c:pt idx="246" formatCode="General">
                        <c:v>2.5110000000000001</c:v>
                      </c:pt>
                      <c:pt idx="247" formatCode="General">
                        <c:v>2.5249999999999999</c:v>
                      </c:pt>
                      <c:pt idx="248" formatCode="General">
                        <c:v>2.5590000000000002</c:v>
                      </c:pt>
                      <c:pt idx="249" formatCode="General">
                        <c:v>2.6840000000000002</c:v>
                      </c:pt>
                      <c:pt idx="250" formatCode="General">
                        <c:v>2.6840000000000002</c:v>
                      </c:pt>
                      <c:pt idx="251" formatCode="General">
                        <c:v>2.641</c:v>
                      </c:pt>
                      <c:pt idx="252" formatCode="General">
                        <c:v>2.5190000000000001</c:v>
                      </c:pt>
                      <c:pt idx="253" formatCode="General">
                        <c:v>2.532</c:v>
                      </c:pt>
                      <c:pt idx="254" formatCode="General">
                        <c:v>2.5449999999999999</c:v>
                      </c:pt>
                      <c:pt idx="255" formatCode="General">
                        <c:v>2.524</c:v>
                      </c:pt>
                      <c:pt idx="256" formatCode="General">
                        <c:v>2.5</c:v>
                      </c:pt>
                      <c:pt idx="257" formatCode="General">
                        <c:v>2.4780000000000002</c:v>
                      </c:pt>
                      <c:pt idx="258" formatCode="General">
                        <c:v>2.4780000000000002</c:v>
                      </c:pt>
                      <c:pt idx="259" formatCode="General">
                        <c:v>2.5470000000000002</c:v>
                      </c:pt>
                      <c:pt idx="260" formatCode="General">
                        <c:v>2.536</c:v>
                      </c:pt>
                      <c:pt idx="261" formatCode="General">
                        <c:v>2.5750000000000002</c:v>
                      </c:pt>
                      <c:pt idx="262" formatCode="General">
                        <c:v>2.6219999999999999</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8-2C92-47AA-B433-BD3D94ECB434}"/>
                  </c:ext>
                </c:extLst>
              </c15:ser>
            </c15:filteredLineSeries>
          </c:ext>
        </c:extLst>
      </c:lineChart>
      <c:dateAx>
        <c:axId val="941020384"/>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7048"/>
        <c:crosses val="autoZero"/>
        <c:auto val="1"/>
        <c:lblOffset val="100"/>
        <c:baseTimeUnit val="days"/>
        <c:majorUnit val="1"/>
        <c:majorTimeUnit val="months"/>
      </c:dateAx>
      <c:valAx>
        <c:axId val="9410270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0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198E-2"/>
          <c:y val="1.8517540468845298E-2"/>
          <c:w val="0.93431320582732102"/>
          <c:h val="0.79932118228262095"/>
        </c:manualLayout>
      </c:layout>
      <c:lineChart>
        <c:grouping val="standard"/>
        <c:varyColors val="0"/>
        <c:ser>
          <c:idx val="5"/>
          <c:order val="5"/>
          <c:tx>
            <c:strRef>
              <c:f>'10 Year Bond Yield'!$G$1</c:f>
              <c:strCache>
                <c:ptCount val="1"/>
                <c:pt idx="0">
                  <c:v>India</c:v>
                </c:pt>
              </c:strCache>
            </c:strRef>
          </c:tx>
          <c:spPr>
            <a:ln w="28575" cap="rnd">
              <a:solidFill>
                <a:schemeClr val="accent6"/>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Yield'!$G$2217:$G$2479</c:f>
              <c:numCache>
                <c:formatCode>0.00</c:formatCode>
                <c:ptCount val="263"/>
                <c:pt idx="0">
                  <c:v>6.88</c:v>
                </c:pt>
                <c:pt idx="1">
                  <c:v>6.8439999999999976</c:v>
                </c:pt>
                <c:pt idx="2">
                  <c:v>6.8330000000000002</c:v>
                </c:pt>
                <c:pt idx="3">
                  <c:v>6.7480000000000002</c:v>
                </c:pt>
                <c:pt idx="4">
                  <c:v>6.695999999999998</c:v>
                </c:pt>
                <c:pt idx="5">
                  <c:v>6.5659999999999981</c:v>
                </c:pt>
                <c:pt idx="6">
                  <c:v>6.5880000000000001</c:v>
                </c:pt>
                <c:pt idx="7">
                  <c:v>6.5430000000000001</c:v>
                </c:pt>
                <c:pt idx="8">
                  <c:v>6.4939999999999998</c:v>
                </c:pt>
                <c:pt idx="9">
                  <c:v>6.4880000000000004</c:v>
                </c:pt>
                <c:pt idx="10">
                  <c:v>6.4329999999999998</c:v>
                </c:pt>
                <c:pt idx="11">
                  <c:v>6.3330000000000002</c:v>
                </c:pt>
                <c:pt idx="12">
                  <c:v>6.344999999999998</c:v>
                </c:pt>
                <c:pt idx="13">
                  <c:v>6.3869999999999996</c:v>
                </c:pt>
                <c:pt idx="14">
                  <c:v>6.3639999999999981</c:v>
                </c:pt>
                <c:pt idx="15">
                  <c:v>6.4180000000000001</c:v>
                </c:pt>
                <c:pt idx="16">
                  <c:v>6.4630000000000001</c:v>
                </c:pt>
                <c:pt idx="17">
                  <c:v>6.4370000000000003</c:v>
                </c:pt>
                <c:pt idx="18">
                  <c:v>6.5110000000000001</c:v>
                </c:pt>
                <c:pt idx="19">
                  <c:v>6.5239999999999982</c:v>
                </c:pt>
                <c:pt idx="20">
                  <c:v>6.4119999999999999</c:v>
                </c:pt>
                <c:pt idx="21">
                  <c:v>6.39</c:v>
                </c:pt>
                <c:pt idx="22">
                  <c:v>6.368999999999998</c:v>
                </c:pt>
                <c:pt idx="23">
                  <c:v>6.4219999999999997</c:v>
                </c:pt>
                <c:pt idx="24" formatCode="General">
                  <c:v>6.3519999999999976</c:v>
                </c:pt>
                <c:pt idx="25" formatCode="General">
                  <c:v>6.3919999999999986</c:v>
                </c:pt>
                <c:pt idx="26" formatCode="General">
                  <c:v>6.3390000000000004</c:v>
                </c:pt>
                <c:pt idx="27" formatCode="General">
                  <c:v>6.368999999999998</c:v>
                </c:pt>
                <c:pt idx="28" formatCode="General">
                  <c:v>6.4030000000000014</c:v>
                </c:pt>
                <c:pt idx="29" formatCode="General">
                  <c:v>6.4980000000000002</c:v>
                </c:pt>
                <c:pt idx="30" formatCode="General">
                  <c:v>6.4980000000000002</c:v>
                </c:pt>
                <c:pt idx="31" formatCode="General">
                  <c:v>6.525999999999998</c:v>
                </c:pt>
                <c:pt idx="32" formatCode="General">
                  <c:v>6.6310000000000002</c:v>
                </c:pt>
                <c:pt idx="33" formatCode="General">
                  <c:v>6.6310000000000002</c:v>
                </c:pt>
                <c:pt idx="34" formatCode="General">
                  <c:v>6.5449999999999982</c:v>
                </c:pt>
                <c:pt idx="35" formatCode="General">
                  <c:v>6.5890000000000004</c:v>
                </c:pt>
                <c:pt idx="36" formatCode="General">
                  <c:v>6.5860000000000003</c:v>
                </c:pt>
                <c:pt idx="37" formatCode="General">
                  <c:v>6.5669999999999984</c:v>
                </c:pt>
                <c:pt idx="38" formatCode="General">
                  <c:v>6.56</c:v>
                </c:pt>
                <c:pt idx="39" formatCode="General">
                  <c:v>6.5739999999999998</c:v>
                </c:pt>
                <c:pt idx="40" formatCode="General">
                  <c:v>6.48</c:v>
                </c:pt>
                <c:pt idx="41" formatCode="General">
                  <c:v>6.53</c:v>
                </c:pt>
                <c:pt idx="42" formatCode="General">
                  <c:v>6.5720000000000001</c:v>
                </c:pt>
                <c:pt idx="43" formatCode="General">
                  <c:v>6.5510000000000002</c:v>
                </c:pt>
                <c:pt idx="44" formatCode="General">
                  <c:v>6.5590000000000002</c:v>
                </c:pt>
                <c:pt idx="45" formatCode="General">
                  <c:v>6.5590000000000002</c:v>
                </c:pt>
                <c:pt idx="46" formatCode="General">
                  <c:v>6.5590000000000002</c:v>
                </c:pt>
                <c:pt idx="47" formatCode="General">
                  <c:v>6.5209999999999981</c:v>
                </c:pt>
                <c:pt idx="48" formatCode="General">
                  <c:v>6.5510000000000002</c:v>
                </c:pt>
                <c:pt idx="49" formatCode="General">
                  <c:v>6.5780000000000003</c:v>
                </c:pt>
                <c:pt idx="50" formatCode="General">
                  <c:v>6.6019999999999976</c:v>
                </c:pt>
                <c:pt idx="51" formatCode="General">
                  <c:v>6.577</c:v>
                </c:pt>
                <c:pt idx="52" formatCode="General">
                  <c:v>6.577</c:v>
                </c:pt>
                <c:pt idx="53" formatCode="General">
                  <c:v>6.68</c:v>
                </c:pt>
                <c:pt idx="54" formatCode="General">
                  <c:v>6.6679999999999966</c:v>
                </c:pt>
                <c:pt idx="55" formatCode="General">
                  <c:v>6.6369999999999987</c:v>
                </c:pt>
                <c:pt idx="56" formatCode="General">
                  <c:v>6.7160000000000002</c:v>
                </c:pt>
                <c:pt idx="57" formatCode="General">
                  <c:v>6.7320000000000002</c:v>
                </c:pt>
                <c:pt idx="58" formatCode="General">
                  <c:v>6.6239999999999979</c:v>
                </c:pt>
                <c:pt idx="59" formatCode="General">
                  <c:v>6.6379999999999981</c:v>
                </c:pt>
                <c:pt idx="60" formatCode="General">
                  <c:v>6.7889999999999997</c:v>
                </c:pt>
                <c:pt idx="61" formatCode="General">
                  <c:v>6.7489999999999997</c:v>
                </c:pt>
                <c:pt idx="62" formatCode="General">
                  <c:v>6.7809999999999997</c:v>
                </c:pt>
                <c:pt idx="63" formatCode="General">
                  <c:v>6.758</c:v>
                </c:pt>
                <c:pt idx="64" formatCode="General">
                  <c:v>6.7169999999999996</c:v>
                </c:pt>
                <c:pt idx="65" formatCode="General">
                  <c:v>6.7350000000000003</c:v>
                </c:pt>
                <c:pt idx="66" formatCode="General">
                  <c:v>6.702</c:v>
                </c:pt>
                <c:pt idx="67" formatCode="General">
                  <c:v>6.6639999999999979</c:v>
                </c:pt>
                <c:pt idx="68" formatCode="General">
                  <c:v>6.6639999999999979</c:v>
                </c:pt>
                <c:pt idx="69" formatCode="General">
                  <c:v>6.6129999999999978</c:v>
                </c:pt>
                <c:pt idx="70" formatCode="General">
                  <c:v>6.6879999999999979</c:v>
                </c:pt>
                <c:pt idx="71" formatCode="General">
                  <c:v>6.6769999999999996</c:v>
                </c:pt>
                <c:pt idx="72" formatCode="General">
                  <c:v>6.6769999999999996</c:v>
                </c:pt>
                <c:pt idx="73" formatCode="General">
                  <c:v>6.4530000000000003</c:v>
                </c:pt>
                <c:pt idx="74" formatCode="General">
                  <c:v>6.4639999999999986</c:v>
                </c:pt>
                <c:pt idx="75" formatCode="General">
                  <c:v>6.508</c:v>
                </c:pt>
                <c:pt idx="76" formatCode="General">
                  <c:v>6.4829999999999997</c:v>
                </c:pt>
                <c:pt idx="77" formatCode="General">
                  <c:v>6.4939999999999998</c:v>
                </c:pt>
                <c:pt idx="78" formatCode="General">
                  <c:v>6.4660000000000002</c:v>
                </c:pt>
                <c:pt idx="79" formatCode="General">
                  <c:v>6.4969999999999999</c:v>
                </c:pt>
                <c:pt idx="80" formatCode="General">
                  <c:v>6.5190000000000001</c:v>
                </c:pt>
                <c:pt idx="81" formatCode="General">
                  <c:v>6.5190000000000001</c:v>
                </c:pt>
                <c:pt idx="82" formatCode="General">
                  <c:v>6.5430000000000001</c:v>
                </c:pt>
                <c:pt idx="83" formatCode="General">
                  <c:v>6.5090000000000003</c:v>
                </c:pt>
                <c:pt idx="84" formatCode="General">
                  <c:v>6.5019999999999998</c:v>
                </c:pt>
                <c:pt idx="85" formatCode="General">
                  <c:v>6.5010000000000003</c:v>
                </c:pt>
                <c:pt idx="86" formatCode="General">
                  <c:v>6.5010000000000003</c:v>
                </c:pt>
                <c:pt idx="87" formatCode="General">
                  <c:v>6.517999999999998</c:v>
                </c:pt>
                <c:pt idx="88" formatCode="General">
                  <c:v>6.4950000000000001</c:v>
                </c:pt>
                <c:pt idx="89" formatCode="General">
                  <c:v>6.452</c:v>
                </c:pt>
                <c:pt idx="90" formatCode="General">
                  <c:v>6.4489999999999998</c:v>
                </c:pt>
                <c:pt idx="91" formatCode="General">
                  <c:v>6.4749999999999996</c:v>
                </c:pt>
                <c:pt idx="92" formatCode="General">
                  <c:v>6.517999999999998</c:v>
                </c:pt>
                <c:pt idx="93" formatCode="General">
                  <c:v>6.492</c:v>
                </c:pt>
                <c:pt idx="94" formatCode="General">
                  <c:v>6.5060000000000002</c:v>
                </c:pt>
                <c:pt idx="95" formatCode="General">
                  <c:v>6.5569999999999986</c:v>
                </c:pt>
                <c:pt idx="96" formatCode="General">
                  <c:v>6.5669999999999984</c:v>
                </c:pt>
                <c:pt idx="97" formatCode="General">
                  <c:v>6.5669999999999984</c:v>
                </c:pt>
                <c:pt idx="98" formatCode="General">
                  <c:v>6.53</c:v>
                </c:pt>
                <c:pt idx="99" formatCode="General">
                  <c:v>6.52</c:v>
                </c:pt>
                <c:pt idx="100" formatCode="General">
                  <c:v>6.5239999999999982</c:v>
                </c:pt>
                <c:pt idx="101" formatCode="General">
                  <c:v>6.484</c:v>
                </c:pt>
                <c:pt idx="102" formatCode="General">
                  <c:v>6.4779999999999998</c:v>
                </c:pt>
                <c:pt idx="103" formatCode="General">
                  <c:v>6.4630000000000001</c:v>
                </c:pt>
                <c:pt idx="104" formatCode="General">
                  <c:v>6.51</c:v>
                </c:pt>
                <c:pt idx="105" formatCode="General">
                  <c:v>6.5</c:v>
                </c:pt>
                <c:pt idx="106" formatCode="General">
                  <c:v>6.4720000000000004</c:v>
                </c:pt>
                <c:pt idx="107" formatCode="General">
                  <c:v>6.484</c:v>
                </c:pt>
                <c:pt idx="108" formatCode="General">
                  <c:v>6.4729999999999999</c:v>
                </c:pt>
                <c:pt idx="109" formatCode="General">
                  <c:v>6.4580000000000002</c:v>
                </c:pt>
                <c:pt idx="110" formatCode="General">
                  <c:v>6.4669999999999996</c:v>
                </c:pt>
                <c:pt idx="111" formatCode="General">
                  <c:v>6.4889999999999999</c:v>
                </c:pt>
                <c:pt idx="112" formatCode="General">
                  <c:v>6.4690000000000003</c:v>
                </c:pt>
                <c:pt idx="113" formatCode="General">
                  <c:v>6.4669999999999996</c:v>
                </c:pt>
                <c:pt idx="114" formatCode="General">
                  <c:v>6.6129999999999978</c:v>
                </c:pt>
                <c:pt idx="115" formatCode="General">
                  <c:v>6.6659999999999977</c:v>
                </c:pt>
                <c:pt idx="116" formatCode="General">
                  <c:v>6.6649999999999974</c:v>
                </c:pt>
                <c:pt idx="117" formatCode="General">
                  <c:v>6.71</c:v>
                </c:pt>
                <c:pt idx="118" formatCode="General">
                  <c:v>6.7629999999999981</c:v>
                </c:pt>
                <c:pt idx="119" formatCode="General">
                  <c:v>6.7750000000000004</c:v>
                </c:pt>
                <c:pt idx="120" formatCode="General">
                  <c:v>6.7859999999999996</c:v>
                </c:pt>
                <c:pt idx="121" formatCode="General">
                  <c:v>6.8</c:v>
                </c:pt>
                <c:pt idx="122" formatCode="General">
                  <c:v>6.7519999999999998</c:v>
                </c:pt>
                <c:pt idx="123" formatCode="General">
                  <c:v>6.71</c:v>
                </c:pt>
                <c:pt idx="124" formatCode="General">
                  <c:v>6.75</c:v>
                </c:pt>
                <c:pt idx="125" formatCode="General">
                  <c:v>6.6019999999999976</c:v>
                </c:pt>
                <c:pt idx="126" formatCode="General">
                  <c:v>6.5720000000000001</c:v>
                </c:pt>
                <c:pt idx="127" formatCode="General">
                  <c:v>6.577</c:v>
                </c:pt>
                <c:pt idx="128" formatCode="General">
                  <c:v>6.577</c:v>
                </c:pt>
                <c:pt idx="129" formatCode="General">
                  <c:v>6.5819999999999999</c:v>
                </c:pt>
                <c:pt idx="130" formatCode="General">
                  <c:v>6.5060000000000002</c:v>
                </c:pt>
                <c:pt idx="131" formatCode="General">
                  <c:v>6.548</c:v>
                </c:pt>
                <c:pt idx="132" formatCode="General">
                  <c:v>6.5549999999999979</c:v>
                </c:pt>
                <c:pt idx="133" formatCode="General">
                  <c:v>6.5049999999999981</c:v>
                </c:pt>
                <c:pt idx="134" formatCode="General">
                  <c:v>6.5030000000000001</c:v>
                </c:pt>
                <c:pt idx="135" formatCode="General">
                  <c:v>6.5149999999999979</c:v>
                </c:pt>
                <c:pt idx="136" formatCode="General">
                  <c:v>6.5709999999999997</c:v>
                </c:pt>
                <c:pt idx="137" formatCode="General">
                  <c:v>6.5539999999999976</c:v>
                </c:pt>
                <c:pt idx="138" formatCode="General">
                  <c:v>6.5590000000000002</c:v>
                </c:pt>
                <c:pt idx="139" formatCode="General">
                  <c:v>6.5309999999999997</c:v>
                </c:pt>
                <c:pt idx="140" formatCode="General">
                  <c:v>6.5880000000000001</c:v>
                </c:pt>
                <c:pt idx="141" formatCode="General">
                  <c:v>6.5979999999999981</c:v>
                </c:pt>
                <c:pt idx="142" formatCode="General">
                  <c:v>6.666999999999998</c:v>
                </c:pt>
                <c:pt idx="143" formatCode="General">
                  <c:v>6.626999999999998</c:v>
                </c:pt>
                <c:pt idx="144" formatCode="General">
                  <c:v>6.602999999999998</c:v>
                </c:pt>
                <c:pt idx="145" formatCode="General">
                  <c:v>6.6259999999999977</c:v>
                </c:pt>
                <c:pt idx="146" formatCode="General">
                  <c:v>6.6439999999999984</c:v>
                </c:pt>
                <c:pt idx="147" formatCode="General">
                  <c:v>6.6369999999999987</c:v>
                </c:pt>
                <c:pt idx="148" formatCode="General">
                  <c:v>6.6390000000000002</c:v>
                </c:pt>
                <c:pt idx="149" formatCode="General">
                  <c:v>6.601</c:v>
                </c:pt>
                <c:pt idx="150" formatCode="General">
                  <c:v>6.5819999999999999</c:v>
                </c:pt>
                <c:pt idx="151" formatCode="General">
                  <c:v>6.556</c:v>
                </c:pt>
                <c:pt idx="152" formatCode="General">
                  <c:v>6.58</c:v>
                </c:pt>
                <c:pt idx="153" formatCode="General">
                  <c:v>6.5730000000000004</c:v>
                </c:pt>
                <c:pt idx="154" formatCode="General">
                  <c:v>6.5579999999999981</c:v>
                </c:pt>
                <c:pt idx="155" formatCode="General">
                  <c:v>6.601</c:v>
                </c:pt>
                <c:pt idx="156" formatCode="General">
                  <c:v>6.5049999999999981</c:v>
                </c:pt>
                <c:pt idx="157" formatCode="General">
                  <c:v>6.5049999999999981</c:v>
                </c:pt>
                <c:pt idx="158" formatCode="General">
                  <c:v>6.508</c:v>
                </c:pt>
                <c:pt idx="159" formatCode="General">
                  <c:v>6.4470000000000001</c:v>
                </c:pt>
                <c:pt idx="160" formatCode="General">
                  <c:v>6.4409999999999998</c:v>
                </c:pt>
                <c:pt idx="161" formatCode="General">
                  <c:v>6.4429999999999996</c:v>
                </c:pt>
                <c:pt idx="162" formatCode="General">
                  <c:v>6.4669999999999996</c:v>
                </c:pt>
                <c:pt idx="163" formatCode="General">
                  <c:v>6.476</c:v>
                </c:pt>
                <c:pt idx="164" formatCode="General">
                  <c:v>6.4260000000000002</c:v>
                </c:pt>
                <c:pt idx="165" formatCode="General">
                  <c:v>6.3710000000000004</c:v>
                </c:pt>
                <c:pt idx="166" formatCode="General">
                  <c:v>6.39</c:v>
                </c:pt>
                <c:pt idx="167" formatCode="General">
                  <c:v>6.3869999999999996</c:v>
                </c:pt>
                <c:pt idx="168" formatCode="General">
                  <c:v>6.3869999999999996</c:v>
                </c:pt>
                <c:pt idx="169" formatCode="General">
                  <c:v>6.423</c:v>
                </c:pt>
                <c:pt idx="170" formatCode="General">
                  <c:v>6.423</c:v>
                </c:pt>
                <c:pt idx="171" formatCode="General">
                  <c:v>6.368999999999998</c:v>
                </c:pt>
                <c:pt idx="172" formatCode="General">
                  <c:v>6.3310000000000004</c:v>
                </c:pt>
                <c:pt idx="173" formatCode="General">
                  <c:v>6.3460000000000001</c:v>
                </c:pt>
                <c:pt idx="174" formatCode="General">
                  <c:v>6.3769999999999998</c:v>
                </c:pt>
                <c:pt idx="175" formatCode="General">
                  <c:v>6.3710000000000004</c:v>
                </c:pt>
                <c:pt idx="176" formatCode="General">
                  <c:v>6.3490000000000002</c:v>
                </c:pt>
                <c:pt idx="177" formatCode="General">
                  <c:v>6.343</c:v>
                </c:pt>
                <c:pt idx="178" formatCode="General">
                  <c:v>6.2269999999999994</c:v>
                </c:pt>
                <c:pt idx="179" formatCode="General">
                  <c:v>6.2370000000000001</c:v>
                </c:pt>
                <c:pt idx="180" formatCode="General">
                  <c:v>6.1829999999999981</c:v>
                </c:pt>
                <c:pt idx="181" formatCode="General">
                  <c:v>6.0649999999999977</c:v>
                </c:pt>
                <c:pt idx="182" formatCode="General">
                  <c:v>6.0649999999999977</c:v>
                </c:pt>
                <c:pt idx="183" formatCode="General">
                  <c:v>6.1249999999999973</c:v>
                </c:pt>
                <c:pt idx="184" formatCode="General">
                  <c:v>6.2359999999999998</c:v>
                </c:pt>
                <c:pt idx="185" formatCode="General">
                  <c:v>6.3219999999999983</c:v>
                </c:pt>
                <c:pt idx="186" formatCode="General">
                  <c:v>6.2080000000000002</c:v>
                </c:pt>
                <c:pt idx="187" formatCode="General">
                  <c:v>6.2639999999999976</c:v>
                </c:pt>
                <c:pt idx="188" formatCode="General">
                  <c:v>6.2960000000000003</c:v>
                </c:pt>
                <c:pt idx="189" formatCode="General">
                  <c:v>6.41</c:v>
                </c:pt>
                <c:pt idx="190" formatCode="General">
                  <c:v>6.2590000000000003</c:v>
                </c:pt>
                <c:pt idx="191" formatCode="General">
                  <c:v>6.38</c:v>
                </c:pt>
                <c:pt idx="192" formatCode="General">
                  <c:v>6.3039999999999976</c:v>
                </c:pt>
                <c:pt idx="193" formatCode="General">
                  <c:v>6.3039999999999976</c:v>
                </c:pt>
                <c:pt idx="194" formatCode="General">
                  <c:v>6.2229999999999981</c:v>
                </c:pt>
                <c:pt idx="195" formatCode="General">
                  <c:v>6.141</c:v>
                </c:pt>
                <c:pt idx="196" formatCode="General">
                  <c:v>6.2089999999999996</c:v>
                </c:pt>
                <c:pt idx="197" formatCode="General">
                  <c:v>6.1379999999999981</c:v>
                </c:pt>
                <c:pt idx="198" formatCode="General">
                  <c:v>6.1379999999999981</c:v>
                </c:pt>
                <c:pt idx="199" formatCode="General">
                  <c:v>6.1379999999999981</c:v>
                </c:pt>
                <c:pt idx="200" formatCode="General">
                  <c:v>6.3049999999999979</c:v>
                </c:pt>
                <c:pt idx="201" formatCode="General">
                  <c:v>6.3049999999999979</c:v>
                </c:pt>
                <c:pt idx="202" formatCode="General">
                  <c:v>6.415</c:v>
                </c:pt>
                <c:pt idx="203" formatCode="General">
                  <c:v>6.4409999999999998</c:v>
                </c:pt>
                <c:pt idx="204" formatCode="General">
                  <c:v>6.49</c:v>
                </c:pt>
                <c:pt idx="205" formatCode="General">
                  <c:v>6.49</c:v>
                </c:pt>
                <c:pt idx="206" formatCode="General">
                  <c:v>6.4950000000000001</c:v>
                </c:pt>
                <c:pt idx="207" formatCode="General">
                  <c:v>6.4950000000000001</c:v>
                </c:pt>
                <c:pt idx="208" formatCode="General">
                  <c:v>6.424999999999998</c:v>
                </c:pt>
                <c:pt idx="209" formatCode="General">
                  <c:v>6.44</c:v>
                </c:pt>
                <c:pt idx="210" formatCode="General">
                  <c:v>6.3469999999999986</c:v>
                </c:pt>
                <c:pt idx="211" formatCode="General">
                  <c:v>6.2089999999999996</c:v>
                </c:pt>
                <c:pt idx="212" formatCode="General">
                  <c:v>6.2080000000000002</c:v>
                </c:pt>
                <c:pt idx="213" formatCode="General">
                  <c:v>6.2229999999999981</c:v>
                </c:pt>
                <c:pt idx="214" formatCode="General">
                  <c:v>6.0519999999999996</c:v>
                </c:pt>
                <c:pt idx="215" formatCode="General">
                  <c:v>6.166999999999998</c:v>
                </c:pt>
                <c:pt idx="216" formatCode="General">
                  <c:v>6.1469999999999976</c:v>
                </c:pt>
                <c:pt idx="217" formatCode="General">
                  <c:v>6.1319999999999997</c:v>
                </c:pt>
                <c:pt idx="218" formatCode="General">
                  <c:v>6.1219999999999981</c:v>
                </c:pt>
                <c:pt idx="219" formatCode="General">
                  <c:v>6.1079999999999979</c:v>
                </c:pt>
                <c:pt idx="220" formatCode="General">
                  <c:v>6.1079999999999979</c:v>
                </c:pt>
                <c:pt idx="221" formatCode="General">
                  <c:v>6.0830000000000002</c:v>
                </c:pt>
                <c:pt idx="222" formatCode="General">
                  <c:v>6.0739999999999998</c:v>
                </c:pt>
                <c:pt idx="223" formatCode="General">
                  <c:v>6.0269999999999984</c:v>
                </c:pt>
                <c:pt idx="224" formatCode="General">
                  <c:v>6.0269999999999984</c:v>
                </c:pt>
                <c:pt idx="225" formatCode="General">
                  <c:v>5.9710000000000001</c:v>
                </c:pt>
                <c:pt idx="226" formatCode="General">
                  <c:v>6.166999999999998</c:v>
                </c:pt>
                <c:pt idx="227" formatCode="General">
                  <c:v>6.1659999999999977</c:v>
                </c:pt>
                <c:pt idx="228" formatCode="General">
                  <c:v>5.7990000000000004</c:v>
                </c:pt>
                <c:pt idx="229" formatCode="General">
                  <c:v>5.78</c:v>
                </c:pt>
                <c:pt idx="230" formatCode="General">
                  <c:v>5.78</c:v>
                </c:pt>
                <c:pt idx="231" formatCode="General">
                  <c:v>5.774</c:v>
                </c:pt>
                <c:pt idx="232" formatCode="General">
                  <c:v>5.7750000000000004</c:v>
                </c:pt>
                <c:pt idx="233" formatCode="General">
                  <c:v>5.782</c:v>
                </c:pt>
                <c:pt idx="234" formatCode="General">
                  <c:v>5.7770000000000001</c:v>
                </c:pt>
                <c:pt idx="235" formatCode="General">
                  <c:v>5.7530000000000001</c:v>
                </c:pt>
                <c:pt idx="236" formatCode="General">
                  <c:v>5.7530000000000001</c:v>
                </c:pt>
                <c:pt idx="237" formatCode="General">
                  <c:v>5.7519999999999998</c:v>
                </c:pt>
                <c:pt idx="238" formatCode="General">
                  <c:v>5.7560000000000002</c:v>
                </c:pt>
                <c:pt idx="239" formatCode="General">
                  <c:v>5.75</c:v>
                </c:pt>
                <c:pt idx="240" formatCode="General">
                  <c:v>5.7619999999999987</c:v>
                </c:pt>
                <c:pt idx="241" formatCode="General">
                  <c:v>5.7770000000000001</c:v>
                </c:pt>
                <c:pt idx="242" formatCode="General">
                  <c:v>5.76</c:v>
                </c:pt>
                <c:pt idx="243" formatCode="General">
                  <c:v>5.77</c:v>
                </c:pt>
                <c:pt idx="244" formatCode="General">
                  <c:v>5.7590000000000003</c:v>
                </c:pt>
                <c:pt idx="245" formatCode="General">
                  <c:v>5.766</c:v>
                </c:pt>
                <c:pt idx="246" formatCode="General">
                  <c:v>5.8090000000000002</c:v>
                </c:pt>
                <c:pt idx="247" formatCode="General">
                  <c:v>5.7759999999999998</c:v>
                </c:pt>
                <c:pt idx="248" formatCode="General">
                  <c:v>5.7709999999999999</c:v>
                </c:pt>
                <c:pt idx="249" formatCode="General">
                  <c:v>5.7830000000000004</c:v>
                </c:pt>
                <c:pt idx="250" formatCode="General">
                  <c:v>5.7969999999999997</c:v>
                </c:pt>
                <c:pt idx="251" formatCode="General">
                  <c:v>5.7930000000000001</c:v>
                </c:pt>
                <c:pt idx="252" formatCode="General">
                  <c:v>5.8469999999999986</c:v>
                </c:pt>
                <c:pt idx="253" formatCode="General">
                  <c:v>5.8360000000000003</c:v>
                </c:pt>
                <c:pt idx="254" formatCode="General">
                  <c:v>5.8199999999999976</c:v>
                </c:pt>
                <c:pt idx="255" formatCode="General">
                  <c:v>5.851</c:v>
                </c:pt>
                <c:pt idx="256" formatCode="General">
                  <c:v>5.8780000000000001</c:v>
                </c:pt>
                <c:pt idx="257" formatCode="General">
                  <c:v>5.9039999999999999</c:v>
                </c:pt>
                <c:pt idx="258" formatCode="General">
                  <c:v>5.9180000000000001</c:v>
                </c:pt>
                <c:pt idx="259" formatCode="General">
                  <c:v>5.8919999999999986</c:v>
                </c:pt>
                <c:pt idx="260" formatCode="General">
                  <c:v>5.9160000000000004</c:v>
                </c:pt>
                <c:pt idx="261" formatCode="General">
                  <c:v>5.9039999999999999</c:v>
                </c:pt>
                <c:pt idx="262" formatCode="General">
                  <c:v>5.8860000000000001</c:v>
                </c:pt>
              </c:numCache>
            </c:numRef>
          </c:val>
          <c:smooth val="0"/>
          <c:extLst xmlns:c16r2="http://schemas.microsoft.com/office/drawing/2015/06/chart">
            <c:ext xmlns:c16="http://schemas.microsoft.com/office/drawing/2014/chart" uri="{C3380CC4-5D6E-409C-BE32-E72D297353CC}">
              <c16:uniqueId val="{00000000-57E9-41A6-B6C9-FC37A9C84CE0}"/>
            </c:ext>
          </c:extLst>
        </c:ser>
        <c:ser>
          <c:idx val="6"/>
          <c:order val="6"/>
          <c:tx>
            <c:strRef>
              <c:f>'10 Year Bond Yield'!$H$1</c:f>
              <c:strCache>
                <c:ptCount val="1"/>
                <c:pt idx="0">
                  <c:v>China</c:v>
                </c:pt>
              </c:strCache>
            </c:strRef>
          </c:tx>
          <c:spPr>
            <a:ln w="28575" cap="rnd">
              <a:solidFill>
                <a:schemeClr val="accent1">
                  <a:lumMod val="60000"/>
                </a:schemeClr>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Yield'!$H$2217:$H$2479</c:f>
              <c:numCache>
                <c:formatCode>0.00</c:formatCode>
                <c:ptCount val="263"/>
                <c:pt idx="0">
                  <c:v>3.2290000000000001</c:v>
                </c:pt>
                <c:pt idx="1">
                  <c:v>3.1709999999999998</c:v>
                </c:pt>
                <c:pt idx="2">
                  <c:v>3.161</c:v>
                </c:pt>
                <c:pt idx="3">
                  <c:v>3.16</c:v>
                </c:pt>
                <c:pt idx="4">
                  <c:v>3.1779999999999999</c:v>
                </c:pt>
                <c:pt idx="5">
                  <c:v>3.1859999999999999</c:v>
                </c:pt>
                <c:pt idx="6">
                  <c:v>3.169</c:v>
                </c:pt>
                <c:pt idx="7">
                  <c:v>3.177</c:v>
                </c:pt>
                <c:pt idx="8">
                  <c:v>3.173</c:v>
                </c:pt>
                <c:pt idx="9">
                  <c:v>3.157</c:v>
                </c:pt>
                <c:pt idx="10">
                  <c:v>3.1859999999999999</c:v>
                </c:pt>
                <c:pt idx="11">
                  <c:v>3.1779999999999999</c:v>
                </c:pt>
                <c:pt idx="12">
                  <c:v>3.1779999999999999</c:v>
                </c:pt>
                <c:pt idx="13">
                  <c:v>3.1629999999999998</c:v>
                </c:pt>
                <c:pt idx="14">
                  <c:v>3.161</c:v>
                </c:pt>
                <c:pt idx="15">
                  <c:v>3.1509999999999998</c:v>
                </c:pt>
                <c:pt idx="16">
                  <c:v>3.1560000000000001</c:v>
                </c:pt>
                <c:pt idx="17">
                  <c:v>3.17</c:v>
                </c:pt>
                <c:pt idx="18">
                  <c:v>3.1680000000000001</c:v>
                </c:pt>
                <c:pt idx="19">
                  <c:v>3.173</c:v>
                </c:pt>
                <c:pt idx="20">
                  <c:v>3.1829999999999998</c:v>
                </c:pt>
                <c:pt idx="21">
                  <c:v>3.181</c:v>
                </c:pt>
                <c:pt idx="22">
                  <c:v>3.16</c:v>
                </c:pt>
                <c:pt idx="23">
                  <c:v>3.1509999999999998</c:v>
                </c:pt>
                <c:pt idx="24" formatCode="General">
                  <c:v>3.1030000000000002</c:v>
                </c:pt>
                <c:pt idx="25" formatCode="General">
                  <c:v>3.0680000000000001</c:v>
                </c:pt>
                <c:pt idx="26" formatCode="General">
                  <c:v>3.0739999999999998</c:v>
                </c:pt>
                <c:pt idx="27" formatCode="General">
                  <c:v>3.05</c:v>
                </c:pt>
                <c:pt idx="28" formatCode="General">
                  <c:v>3.05</c:v>
                </c:pt>
                <c:pt idx="29" formatCode="General">
                  <c:v>3.0270000000000001</c:v>
                </c:pt>
                <c:pt idx="30" formatCode="General">
                  <c:v>3.0270000000000001</c:v>
                </c:pt>
                <c:pt idx="31" formatCode="General">
                  <c:v>3.0110000000000001</c:v>
                </c:pt>
                <c:pt idx="32" formatCode="General">
                  <c:v>3.0150000000000001</c:v>
                </c:pt>
                <c:pt idx="33" formatCode="General">
                  <c:v>3.0139999999999998</c:v>
                </c:pt>
                <c:pt idx="34" formatCode="General">
                  <c:v>3.024</c:v>
                </c:pt>
                <c:pt idx="35" formatCode="General">
                  <c:v>3.0209999999999999</c:v>
                </c:pt>
                <c:pt idx="36" formatCode="General">
                  <c:v>3.032</c:v>
                </c:pt>
                <c:pt idx="37" formatCode="General">
                  <c:v>3.0579999999999998</c:v>
                </c:pt>
                <c:pt idx="38" formatCode="General">
                  <c:v>3.0579999999999998</c:v>
                </c:pt>
                <c:pt idx="39" formatCode="General">
                  <c:v>3.0720000000000001</c:v>
                </c:pt>
                <c:pt idx="40" formatCode="General">
                  <c:v>3.052999999999999</c:v>
                </c:pt>
                <c:pt idx="41" formatCode="General">
                  <c:v>3.0539999999999998</c:v>
                </c:pt>
                <c:pt idx="42" formatCode="General">
                  <c:v>3.056</c:v>
                </c:pt>
                <c:pt idx="43" formatCode="General">
                  <c:v>3.0350000000000001</c:v>
                </c:pt>
                <c:pt idx="44" formatCode="General">
                  <c:v>3.0609999999999999</c:v>
                </c:pt>
                <c:pt idx="45" formatCode="General">
                  <c:v>3.0609999999999999</c:v>
                </c:pt>
                <c:pt idx="46" formatCode="General">
                  <c:v>3.081</c:v>
                </c:pt>
                <c:pt idx="47" formatCode="General">
                  <c:v>3.069</c:v>
                </c:pt>
                <c:pt idx="48" formatCode="General">
                  <c:v>3.0470000000000002</c:v>
                </c:pt>
                <c:pt idx="49" formatCode="General">
                  <c:v>3.0179999999999998</c:v>
                </c:pt>
                <c:pt idx="50" formatCode="General">
                  <c:v>3.01</c:v>
                </c:pt>
                <c:pt idx="51" formatCode="General">
                  <c:v>3.0270000000000001</c:v>
                </c:pt>
                <c:pt idx="52" formatCode="General">
                  <c:v>3.0449999999999999</c:v>
                </c:pt>
                <c:pt idx="53" formatCode="General">
                  <c:v>3.0569999999999991</c:v>
                </c:pt>
                <c:pt idx="54" formatCode="General">
                  <c:v>3.089</c:v>
                </c:pt>
                <c:pt idx="55" formatCode="General">
                  <c:v>3.089</c:v>
                </c:pt>
                <c:pt idx="56" formatCode="General">
                  <c:v>3.0920000000000001</c:v>
                </c:pt>
                <c:pt idx="57" formatCode="General">
                  <c:v>3.105</c:v>
                </c:pt>
                <c:pt idx="58" formatCode="General">
                  <c:v>3.1269999999999998</c:v>
                </c:pt>
                <c:pt idx="59" formatCode="General">
                  <c:v>3.105</c:v>
                </c:pt>
                <c:pt idx="60" formatCode="General">
                  <c:v>3.0990000000000002</c:v>
                </c:pt>
                <c:pt idx="61" formatCode="General">
                  <c:v>3.1040000000000001</c:v>
                </c:pt>
                <c:pt idx="62" formatCode="General">
                  <c:v>3.12</c:v>
                </c:pt>
                <c:pt idx="63" formatCode="General">
                  <c:v>3.1190000000000002</c:v>
                </c:pt>
                <c:pt idx="64" formatCode="General">
                  <c:v>3.1349999999999998</c:v>
                </c:pt>
                <c:pt idx="65" formatCode="General">
                  <c:v>3.1459999999999999</c:v>
                </c:pt>
                <c:pt idx="66" formatCode="General">
                  <c:v>3.141</c:v>
                </c:pt>
                <c:pt idx="67" formatCode="General">
                  <c:v>3.141</c:v>
                </c:pt>
                <c:pt idx="68" formatCode="General">
                  <c:v>3.141</c:v>
                </c:pt>
                <c:pt idx="69" formatCode="General">
                  <c:v>3.141</c:v>
                </c:pt>
                <c:pt idx="70" formatCode="General">
                  <c:v>3.141</c:v>
                </c:pt>
                <c:pt idx="71" formatCode="General">
                  <c:v>3.141</c:v>
                </c:pt>
                <c:pt idx="72" formatCode="General">
                  <c:v>3.11</c:v>
                </c:pt>
                <c:pt idx="73" formatCode="General">
                  <c:v>3.1219999999999999</c:v>
                </c:pt>
                <c:pt idx="74" formatCode="General">
                  <c:v>3.13</c:v>
                </c:pt>
                <c:pt idx="75" formatCode="General">
                  <c:v>3.1560000000000001</c:v>
                </c:pt>
                <c:pt idx="76" formatCode="General">
                  <c:v>3.1640000000000001</c:v>
                </c:pt>
                <c:pt idx="77" formatCode="General">
                  <c:v>3.1659999999999999</c:v>
                </c:pt>
                <c:pt idx="78" formatCode="General">
                  <c:v>3.1659999999999999</c:v>
                </c:pt>
                <c:pt idx="79" formatCode="General">
                  <c:v>3.1640000000000001</c:v>
                </c:pt>
                <c:pt idx="80" formatCode="General">
                  <c:v>3.1859999999999999</c:v>
                </c:pt>
                <c:pt idx="81" formatCode="General">
                  <c:v>3.2170000000000001</c:v>
                </c:pt>
                <c:pt idx="82" formatCode="General">
                  <c:v>3.222</c:v>
                </c:pt>
                <c:pt idx="83" formatCode="General">
                  <c:v>3.21</c:v>
                </c:pt>
                <c:pt idx="84" formatCode="General">
                  <c:v>3.218</c:v>
                </c:pt>
                <c:pt idx="85" formatCode="General">
                  <c:v>3.24</c:v>
                </c:pt>
                <c:pt idx="86" formatCode="General">
                  <c:v>3.2949999999999999</c:v>
                </c:pt>
                <c:pt idx="87" formatCode="General">
                  <c:v>3.3109999999999991</c:v>
                </c:pt>
                <c:pt idx="88" formatCode="General">
                  <c:v>3.3180000000000001</c:v>
                </c:pt>
                <c:pt idx="89" formatCode="General">
                  <c:v>3.282</c:v>
                </c:pt>
                <c:pt idx="90" formatCode="General">
                  <c:v>3.2719999999999998</c:v>
                </c:pt>
                <c:pt idx="91" formatCode="General">
                  <c:v>3.2970000000000002</c:v>
                </c:pt>
                <c:pt idx="92" formatCode="General">
                  <c:v>3.2490000000000001</c:v>
                </c:pt>
                <c:pt idx="93" formatCode="General">
                  <c:v>3.2570000000000001</c:v>
                </c:pt>
                <c:pt idx="94" formatCode="General">
                  <c:v>3.2730000000000001</c:v>
                </c:pt>
                <c:pt idx="95" formatCode="General">
                  <c:v>3.2690000000000001</c:v>
                </c:pt>
                <c:pt idx="96" formatCode="General">
                  <c:v>3.2170000000000001</c:v>
                </c:pt>
                <c:pt idx="97" formatCode="General">
                  <c:v>3.2530000000000001</c:v>
                </c:pt>
                <c:pt idx="98" formatCode="General">
                  <c:v>3.2309999999999999</c:v>
                </c:pt>
                <c:pt idx="99" formatCode="General">
                  <c:v>3.2509999999999999</c:v>
                </c:pt>
                <c:pt idx="100" formatCode="General">
                  <c:v>3.242</c:v>
                </c:pt>
                <c:pt idx="101" formatCode="General">
                  <c:v>3.1880000000000002</c:v>
                </c:pt>
                <c:pt idx="102" formatCode="General">
                  <c:v>3.1760000000000002</c:v>
                </c:pt>
                <c:pt idx="103" formatCode="General">
                  <c:v>3.1760000000000002</c:v>
                </c:pt>
                <c:pt idx="104" formatCode="General">
                  <c:v>3.1709999999999998</c:v>
                </c:pt>
                <c:pt idx="105" formatCode="General">
                  <c:v>3.1720000000000002</c:v>
                </c:pt>
                <c:pt idx="106" formatCode="General">
                  <c:v>3.1970000000000001</c:v>
                </c:pt>
                <c:pt idx="107" formatCode="General">
                  <c:v>3.1840000000000002</c:v>
                </c:pt>
                <c:pt idx="108" formatCode="General">
                  <c:v>3.1850000000000001</c:v>
                </c:pt>
                <c:pt idx="109" formatCode="General">
                  <c:v>3.181</c:v>
                </c:pt>
                <c:pt idx="110" formatCode="General">
                  <c:v>3.1749999999999998</c:v>
                </c:pt>
                <c:pt idx="111" formatCode="General">
                  <c:v>3.2120000000000002</c:v>
                </c:pt>
                <c:pt idx="112" formatCode="General">
                  <c:v>3.1989999999999998</c:v>
                </c:pt>
                <c:pt idx="113" formatCode="General">
                  <c:v>3.1970000000000001</c:v>
                </c:pt>
                <c:pt idx="114" formatCode="General">
                  <c:v>3.19</c:v>
                </c:pt>
                <c:pt idx="115" formatCode="General">
                  <c:v>3.2050000000000001</c:v>
                </c:pt>
                <c:pt idx="116" formatCode="General">
                  <c:v>3.202</c:v>
                </c:pt>
                <c:pt idx="117" formatCode="General">
                  <c:v>3.2010000000000001</c:v>
                </c:pt>
                <c:pt idx="118" formatCode="General">
                  <c:v>3.19</c:v>
                </c:pt>
                <c:pt idx="119" formatCode="General">
                  <c:v>3.19</c:v>
                </c:pt>
                <c:pt idx="120" formatCode="General">
                  <c:v>3.2</c:v>
                </c:pt>
                <c:pt idx="121" formatCode="General">
                  <c:v>3.2</c:v>
                </c:pt>
                <c:pt idx="122" formatCode="General">
                  <c:v>3.2250000000000001</c:v>
                </c:pt>
                <c:pt idx="123" formatCode="General">
                  <c:v>3.2389999999999999</c:v>
                </c:pt>
                <c:pt idx="124" formatCode="General">
                  <c:v>3.2330000000000001</c:v>
                </c:pt>
                <c:pt idx="125" formatCode="General">
                  <c:v>3.2010000000000001</c:v>
                </c:pt>
                <c:pt idx="126" formatCode="General">
                  <c:v>3.1669999999999998</c:v>
                </c:pt>
                <c:pt idx="127" formatCode="General">
                  <c:v>3.1659999999999999</c:v>
                </c:pt>
                <c:pt idx="128" formatCode="General">
                  <c:v>3.1459999999999999</c:v>
                </c:pt>
                <c:pt idx="129" formatCode="General">
                  <c:v>3.1179999999999999</c:v>
                </c:pt>
                <c:pt idx="130" formatCode="General">
                  <c:v>3.1339999999999999</c:v>
                </c:pt>
                <c:pt idx="131" formatCode="General">
                  <c:v>3.145</c:v>
                </c:pt>
                <c:pt idx="132" formatCode="General">
                  <c:v>3.1440000000000001</c:v>
                </c:pt>
                <c:pt idx="133" formatCode="General">
                  <c:v>3.1440000000000001</c:v>
                </c:pt>
                <c:pt idx="134" formatCode="General">
                  <c:v>3.1440000000000001</c:v>
                </c:pt>
                <c:pt idx="135" formatCode="General">
                  <c:v>3.1459999999999999</c:v>
                </c:pt>
                <c:pt idx="136" formatCode="General">
                  <c:v>3.1339999999999999</c:v>
                </c:pt>
                <c:pt idx="137" formatCode="General">
                  <c:v>3.1419999999999999</c:v>
                </c:pt>
                <c:pt idx="138" formatCode="General">
                  <c:v>3.1379999999999999</c:v>
                </c:pt>
                <c:pt idx="139" formatCode="General">
                  <c:v>3.1219999999999999</c:v>
                </c:pt>
                <c:pt idx="140" formatCode="General">
                  <c:v>3.08</c:v>
                </c:pt>
                <c:pt idx="141" formatCode="General">
                  <c:v>3.0939999999999999</c:v>
                </c:pt>
                <c:pt idx="142" formatCode="General">
                  <c:v>3.1040000000000001</c:v>
                </c:pt>
                <c:pt idx="143" formatCode="General">
                  <c:v>3.0910000000000002</c:v>
                </c:pt>
                <c:pt idx="144" formatCode="General">
                  <c:v>3.0950000000000002</c:v>
                </c:pt>
                <c:pt idx="145" formatCode="General">
                  <c:v>3.0880000000000001</c:v>
                </c:pt>
                <c:pt idx="146" formatCode="General">
                  <c:v>3.0569999999999991</c:v>
                </c:pt>
                <c:pt idx="147" formatCode="General">
                  <c:v>3.044</c:v>
                </c:pt>
                <c:pt idx="148" formatCode="General">
                  <c:v>3.028</c:v>
                </c:pt>
                <c:pt idx="149" formatCode="General">
                  <c:v>3.0030000000000001</c:v>
                </c:pt>
                <c:pt idx="150" formatCode="General">
                  <c:v>3.0030000000000001</c:v>
                </c:pt>
                <c:pt idx="151" formatCode="General">
                  <c:v>3.0030000000000001</c:v>
                </c:pt>
                <c:pt idx="152" formatCode="General">
                  <c:v>3.0030000000000001</c:v>
                </c:pt>
                <c:pt idx="153" formatCode="General">
                  <c:v>3.0030000000000001</c:v>
                </c:pt>
                <c:pt idx="154" formatCode="General">
                  <c:v>3.0030000000000001</c:v>
                </c:pt>
                <c:pt idx="155" formatCode="General">
                  <c:v>3.0030000000000001</c:v>
                </c:pt>
                <c:pt idx="156" formatCode="General">
                  <c:v>3.0030000000000001</c:v>
                </c:pt>
                <c:pt idx="157" formatCode="General">
                  <c:v>2.8660000000000001</c:v>
                </c:pt>
                <c:pt idx="158" formatCode="General">
                  <c:v>2.8690000000000002</c:v>
                </c:pt>
                <c:pt idx="159" formatCode="General">
                  <c:v>2.836999999999998</c:v>
                </c:pt>
                <c:pt idx="160" formatCode="General">
                  <c:v>2.806</c:v>
                </c:pt>
                <c:pt idx="161" formatCode="General">
                  <c:v>2.7919999999999998</c:v>
                </c:pt>
                <c:pt idx="162" formatCode="General">
                  <c:v>2.8330000000000002</c:v>
                </c:pt>
                <c:pt idx="163" formatCode="General">
                  <c:v>2.8359999999999981</c:v>
                </c:pt>
                <c:pt idx="164" formatCode="General">
                  <c:v>2.827</c:v>
                </c:pt>
                <c:pt idx="165" formatCode="General">
                  <c:v>2.8660000000000001</c:v>
                </c:pt>
                <c:pt idx="166" formatCode="General">
                  <c:v>2.892999999999998</c:v>
                </c:pt>
                <c:pt idx="167" formatCode="General">
                  <c:v>2.8809999999999998</c:v>
                </c:pt>
                <c:pt idx="168" formatCode="General">
                  <c:v>2.8849999999999998</c:v>
                </c:pt>
                <c:pt idx="169" formatCode="General">
                  <c:v>2.8839999999999999</c:v>
                </c:pt>
                <c:pt idx="170" formatCode="General">
                  <c:v>2.8589999999999991</c:v>
                </c:pt>
                <c:pt idx="171" formatCode="General">
                  <c:v>2.8140000000000001</c:v>
                </c:pt>
                <c:pt idx="172" formatCode="General">
                  <c:v>2.82</c:v>
                </c:pt>
                <c:pt idx="173" formatCode="General">
                  <c:v>2.8</c:v>
                </c:pt>
                <c:pt idx="174" formatCode="General">
                  <c:v>2.7829999999999999</c:v>
                </c:pt>
                <c:pt idx="175" formatCode="General">
                  <c:v>2.7330000000000001</c:v>
                </c:pt>
                <c:pt idx="176" formatCode="General">
                  <c:v>2.7450000000000001</c:v>
                </c:pt>
                <c:pt idx="177" formatCode="General">
                  <c:v>2.7629999999999999</c:v>
                </c:pt>
                <c:pt idx="178" formatCode="General">
                  <c:v>2.6859999999999999</c:v>
                </c:pt>
                <c:pt idx="179" formatCode="General">
                  <c:v>2.6850000000000001</c:v>
                </c:pt>
                <c:pt idx="180" formatCode="General">
                  <c:v>2.6259999999999999</c:v>
                </c:pt>
                <c:pt idx="181" formatCode="General">
                  <c:v>2.532999999999999</c:v>
                </c:pt>
                <c:pt idx="182" formatCode="General">
                  <c:v>2.6150000000000002</c:v>
                </c:pt>
                <c:pt idx="183" formatCode="General">
                  <c:v>2.64</c:v>
                </c:pt>
                <c:pt idx="184" formatCode="General">
                  <c:v>2.629</c:v>
                </c:pt>
                <c:pt idx="185" formatCode="General">
                  <c:v>2.6859999999999999</c:v>
                </c:pt>
                <c:pt idx="186" formatCode="General">
                  <c:v>2.6739999999999999</c:v>
                </c:pt>
                <c:pt idx="187" formatCode="General">
                  <c:v>2.72</c:v>
                </c:pt>
                <c:pt idx="188" formatCode="General">
                  <c:v>2.7210000000000001</c:v>
                </c:pt>
                <c:pt idx="189" formatCode="General">
                  <c:v>2.7360000000000002</c:v>
                </c:pt>
                <c:pt idx="190" formatCode="General">
                  <c:v>2.6859999999999999</c:v>
                </c:pt>
                <c:pt idx="191" formatCode="General">
                  <c:v>2.6269999999999998</c:v>
                </c:pt>
                <c:pt idx="192" formatCode="General">
                  <c:v>2.6339999999999999</c:v>
                </c:pt>
                <c:pt idx="193" formatCode="General">
                  <c:v>2.6280000000000001</c:v>
                </c:pt>
                <c:pt idx="194" formatCode="General">
                  <c:v>2.5920000000000001</c:v>
                </c:pt>
                <c:pt idx="195" formatCode="General">
                  <c:v>2.6019999999999999</c:v>
                </c:pt>
                <c:pt idx="196" formatCode="General">
                  <c:v>2.6190000000000002</c:v>
                </c:pt>
                <c:pt idx="197" formatCode="General">
                  <c:v>2.5859999999999999</c:v>
                </c:pt>
                <c:pt idx="198" formatCode="General">
                  <c:v>2.5539999999999998</c:v>
                </c:pt>
                <c:pt idx="199" formatCode="General">
                  <c:v>2.6</c:v>
                </c:pt>
                <c:pt idx="200" formatCode="General">
                  <c:v>2.5550000000000002</c:v>
                </c:pt>
                <c:pt idx="201" formatCode="General">
                  <c:v>2.5550000000000002</c:v>
                </c:pt>
                <c:pt idx="202" formatCode="General">
                  <c:v>2.5070000000000001</c:v>
                </c:pt>
                <c:pt idx="203" formatCode="General">
                  <c:v>2.476999999999999</c:v>
                </c:pt>
                <c:pt idx="204" formatCode="General">
                  <c:v>2.5249999999999999</c:v>
                </c:pt>
                <c:pt idx="205" formatCode="General">
                  <c:v>2.5419999999999998</c:v>
                </c:pt>
                <c:pt idx="206" formatCode="General">
                  <c:v>2.5579999999999998</c:v>
                </c:pt>
                <c:pt idx="207" formatCode="General">
                  <c:v>2.5510000000000002</c:v>
                </c:pt>
                <c:pt idx="208" formatCode="General">
                  <c:v>2.532</c:v>
                </c:pt>
                <c:pt idx="209" formatCode="General">
                  <c:v>2.5110000000000001</c:v>
                </c:pt>
                <c:pt idx="210" formatCode="General">
                  <c:v>2.5510000000000002</c:v>
                </c:pt>
                <c:pt idx="211" formatCode="General">
                  <c:v>2.5840000000000001</c:v>
                </c:pt>
                <c:pt idx="212" formatCode="General">
                  <c:v>2.5710000000000002</c:v>
                </c:pt>
                <c:pt idx="213" formatCode="General">
                  <c:v>2.5459999999999998</c:v>
                </c:pt>
                <c:pt idx="214" formatCode="General">
                  <c:v>2.508</c:v>
                </c:pt>
                <c:pt idx="215" formatCode="General">
                  <c:v>2.4889999999999999</c:v>
                </c:pt>
                <c:pt idx="216" formatCode="General">
                  <c:v>2.5099999999999998</c:v>
                </c:pt>
                <c:pt idx="217" formatCode="General">
                  <c:v>2.504</c:v>
                </c:pt>
                <c:pt idx="218" formatCode="General">
                  <c:v>2.484</c:v>
                </c:pt>
                <c:pt idx="219" formatCode="General">
                  <c:v>2.516</c:v>
                </c:pt>
                <c:pt idx="220" formatCode="General">
                  <c:v>2.516</c:v>
                </c:pt>
                <c:pt idx="221" formatCode="General">
                  <c:v>2.516</c:v>
                </c:pt>
                <c:pt idx="222" formatCode="General">
                  <c:v>2.516</c:v>
                </c:pt>
                <c:pt idx="223" formatCode="General">
                  <c:v>2.5670000000000002</c:v>
                </c:pt>
                <c:pt idx="224" formatCode="General">
                  <c:v>2.617</c:v>
                </c:pt>
                <c:pt idx="225" formatCode="General">
                  <c:v>2.6110000000000002</c:v>
                </c:pt>
                <c:pt idx="226" formatCode="General">
                  <c:v>2.6459999999999999</c:v>
                </c:pt>
                <c:pt idx="227" formatCode="General">
                  <c:v>2.645</c:v>
                </c:pt>
                <c:pt idx="228" formatCode="General">
                  <c:v>2.6829999999999998</c:v>
                </c:pt>
                <c:pt idx="229" formatCode="General">
                  <c:v>2.6859999999999999</c:v>
                </c:pt>
                <c:pt idx="230" formatCode="General">
                  <c:v>2.6589999999999998</c:v>
                </c:pt>
                <c:pt idx="231" formatCode="General">
                  <c:v>2.72</c:v>
                </c:pt>
                <c:pt idx="232" formatCode="General">
                  <c:v>2.7410000000000001</c:v>
                </c:pt>
                <c:pt idx="233" formatCode="General">
                  <c:v>2.673</c:v>
                </c:pt>
                <c:pt idx="234" formatCode="General">
                  <c:v>2.6619999999999999</c:v>
                </c:pt>
                <c:pt idx="235" formatCode="General">
                  <c:v>2.5830000000000002</c:v>
                </c:pt>
                <c:pt idx="236" formatCode="General">
                  <c:v>2.6589999999999998</c:v>
                </c:pt>
                <c:pt idx="237" formatCode="General">
                  <c:v>2.702</c:v>
                </c:pt>
                <c:pt idx="238" formatCode="General">
                  <c:v>2.7240000000000002</c:v>
                </c:pt>
                <c:pt idx="239" formatCode="General">
                  <c:v>2.6920000000000002</c:v>
                </c:pt>
                <c:pt idx="240" formatCode="General">
                  <c:v>2.6930000000000001</c:v>
                </c:pt>
                <c:pt idx="241" formatCode="General">
                  <c:v>2.7360000000000002</c:v>
                </c:pt>
                <c:pt idx="242" formatCode="General">
                  <c:v>2.8129999999999979</c:v>
                </c:pt>
                <c:pt idx="243" formatCode="General">
                  <c:v>2.7930000000000001</c:v>
                </c:pt>
                <c:pt idx="244" formatCode="General">
                  <c:v>2.8349999999999991</c:v>
                </c:pt>
                <c:pt idx="245" formatCode="General">
                  <c:v>2.8580000000000001</c:v>
                </c:pt>
                <c:pt idx="246" formatCode="General">
                  <c:v>2.8210000000000002</c:v>
                </c:pt>
                <c:pt idx="247" formatCode="General">
                  <c:v>2.82</c:v>
                </c:pt>
                <c:pt idx="248" formatCode="General">
                  <c:v>2.8250000000000002</c:v>
                </c:pt>
                <c:pt idx="249" formatCode="General">
                  <c:v>2.7709999999999999</c:v>
                </c:pt>
                <c:pt idx="250" formatCode="General">
                  <c:v>2.76</c:v>
                </c:pt>
                <c:pt idx="251" formatCode="General">
                  <c:v>2.81</c:v>
                </c:pt>
                <c:pt idx="252" formatCode="General">
                  <c:v>2.8570000000000002</c:v>
                </c:pt>
                <c:pt idx="253" formatCode="General">
                  <c:v>2.883</c:v>
                </c:pt>
                <c:pt idx="254" formatCode="General">
                  <c:v>2.86</c:v>
                </c:pt>
                <c:pt idx="255" formatCode="General">
                  <c:v>2.8809999999999998</c:v>
                </c:pt>
                <c:pt idx="256" formatCode="General">
                  <c:v>2.92</c:v>
                </c:pt>
                <c:pt idx="257" formatCode="General">
                  <c:v>2.9140000000000001</c:v>
                </c:pt>
                <c:pt idx="258" formatCode="General">
                  <c:v>2.871999999999999</c:v>
                </c:pt>
                <c:pt idx="259" formatCode="General">
                  <c:v>2.871999999999999</c:v>
                </c:pt>
                <c:pt idx="260" formatCode="General">
                  <c:v>2.871999999999999</c:v>
                </c:pt>
                <c:pt idx="261" formatCode="General">
                  <c:v>2.8570000000000002</c:v>
                </c:pt>
                <c:pt idx="262" formatCode="General">
                  <c:v>2.8509999999999991</c:v>
                </c:pt>
              </c:numCache>
            </c:numRef>
          </c:val>
          <c:smooth val="0"/>
          <c:extLst xmlns:c16r2="http://schemas.microsoft.com/office/drawing/2015/06/chart">
            <c:ext xmlns:c16="http://schemas.microsoft.com/office/drawing/2014/chart" uri="{C3380CC4-5D6E-409C-BE32-E72D297353CC}">
              <c16:uniqueId val="{00000001-57E9-41A6-B6C9-FC37A9C84CE0}"/>
            </c:ext>
          </c:extLst>
        </c:ser>
        <c:ser>
          <c:idx val="7"/>
          <c:order val="7"/>
          <c:tx>
            <c:strRef>
              <c:f>'10 Year Bond Yield'!$I$1</c:f>
              <c:strCache>
                <c:ptCount val="1"/>
                <c:pt idx="0">
                  <c:v>Brazil</c:v>
                </c:pt>
              </c:strCache>
            </c:strRef>
          </c:tx>
          <c:spPr>
            <a:ln w="28575" cap="rnd">
              <a:solidFill>
                <a:schemeClr val="accent2">
                  <a:lumMod val="60000"/>
                </a:schemeClr>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Yield'!$I$2217:$I$2479</c:f>
              <c:numCache>
                <c:formatCode>0.00</c:formatCode>
                <c:ptCount val="263"/>
                <c:pt idx="0">
                  <c:v>7.2839999999999998</c:v>
                </c:pt>
                <c:pt idx="1">
                  <c:v>7.3279999999999976</c:v>
                </c:pt>
                <c:pt idx="2">
                  <c:v>7.3249999999999966</c:v>
                </c:pt>
                <c:pt idx="3">
                  <c:v>7.2850000000000001</c:v>
                </c:pt>
                <c:pt idx="4">
                  <c:v>7.3769999999999998</c:v>
                </c:pt>
                <c:pt idx="5">
                  <c:v>7.2830000000000004</c:v>
                </c:pt>
                <c:pt idx="6">
                  <c:v>7.2830000000000004</c:v>
                </c:pt>
                <c:pt idx="7">
                  <c:v>7.21</c:v>
                </c:pt>
                <c:pt idx="8">
                  <c:v>7.1909999999999981</c:v>
                </c:pt>
                <c:pt idx="9">
                  <c:v>7.274</c:v>
                </c:pt>
                <c:pt idx="10">
                  <c:v>7.2409999999999997</c:v>
                </c:pt>
                <c:pt idx="11">
                  <c:v>7.320999999999998</c:v>
                </c:pt>
                <c:pt idx="12">
                  <c:v>7.3</c:v>
                </c:pt>
                <c:pt idx="13">
                  <c:v>7.274</c:v>
                </c:pt>
                <c:pt idx="14">
                  <c:v>7.3139999999999983</c:v>
                </c:pt>
                <c:pt idx="15">
                  <c:v>7.3039999999999976</c:v>
                </c:pt>
                <c:pt idx="16">
                  <c:v>7.2149999999999981</c:v>
                </c:pt>
                <c:pt idx="17">
                  <c:v>7.181</c:v>
                </c:pt>
                <c:pt idx="18">
                  <c:v>7.2480000000000002</c:v>
                </c:pt>
                <c:pt idx="19">
                  <c:v>7.2220000000000004</c:v>
                </c:pt>
                <c:pt idx="20">
                  <c:v>7.2160000000000002</c:v>
                </c:pt>
                <c:pt idx="21">
                  <c:v>7.1979999999999977</c:v>
                </c:pt>
                <c:pt idx="22">
                  <c:v>7.2290000000000001</c:v>
                </c:pt>
                <c:pt idx="23">
                  <c:v>7.266</c:v>
                </c:pt>
                <c:pt idx="24" formatCode="General">
                  <c:v>7.23</c:v>
                </c:pt>
                <c:pt idx="25" formatCode="General">
                  <c:v>7.3669999999999982</c:v>
                </c:pt>
                <c:pt idx="26" formatCode="General">
                  <c:v>7.2720000000000002</c:v>
                </c:pt>
                <c:pt idx="27" formatCode="General">
                  <c:v>7.1790000000000003</c:v>
                </c:pt>
                <c:pt idx="28" formatCode="General">
                  <c:v>7.1499999999999986</c:v>
                </c:pt>
                <c:pt idx="29" formatCode="General">
                  <c:v>7.149</c:v>
                </c:pt>
                <c:pt idx="30" formatCode="General">
                  <c:v>7.1890000000000001</c:v>
                </c:pt>
                <c:pt idx="31" formatCode="General">
                  <c:v>7.1890000000000001</c:v>
                </c:pt>
                <c:pt idx="32" formatCode="General">
                  <c:v>7.258</c:v>
                </c:pt>
                <c:pt idx="33" formatCode="General">
                  <c:v>7.2370000000000001</c:v>
                </c:pt>
                <c:pt idx="34" formatCode="General">
                  <c:v>7.17</c:v>
                </c:pt>
                <c:pt idx="35" formatCode="General">
                  <c:v>7.267999999999998</c:v>
                </c:pt>
                <c:pt idx="36" formatCode="General">
                  <c:v>7.2939999999999996</c:v>
                </c:pt>
                <c:pt idx="37" formatCode="General">
                  <c:v>7.2050000000000001</c:v>
                </c:pt>
                <c:pt idx="38" formatCode="General">
                  <c:v>7.2350000000000003</c:v>
                </c:pt>
                <c:pt idx="39" formatCode="General">
                  <c:v>7.2489999999999997</c:v>
                </c:pt>
                <c:pt idx="40" formatCode="General">
                  <c:v>7.3669999999999982</c:v>
                </c:pt>
                <c:pt idx="41" formatCode="General">
                  <c:v>7.4059999999999997</c:v>
                </c:pt>
                <c:pt idx="42" formatCode="General">
                  <c:v>7.5839999999999996</c:v>
                </c:pt>
                <c:pt idx="43" formatCode="General">
                  <c:v>7.5330000000000004</c:v>
                </c:pt>
                <c:pt idx="44" formatCode="General">
                  <c:v>7.43</c:v>
                </c:pt>
                <c:pt idx="45" formatCode="General">
                  <c:v>7.43</c:v>
                </c:pt>
                <c:pt idx="46" formatCode="General">
                  <c:v>7.4610000000000003</c:v>
                </c:pt>
                <c:pt idx="47" formatCode="General">
                  <c:v>7.360999999999998</c:v>
                </c:pt>
                <c:pt idx="48" formatCode="General">
                  <c:v>7.2859999999999996</c:v>
                </c:pt>
                <c:pt idx="49" formatCode="General">
                  <c:v>7.3029999999999982</c:v>
                </c:pt>
                <c:pt idx="50" formatCode="General">
                  <c:v>7.3129999999999979</c:v>
                </c:pt>
                <c:pt idx="51" formatCode="General">
                  <c:v>7.33</c:v>
                </c:pt>
                <c:pt idx="52" formatCode="General">
                  <c:v>7.3179999999999978</c:v>
                </c:pt>
                <c:pt idx="53" formatCode="General">
                  <c:v>7.3179999999999978</c:v>
                </c:pt>
                <c:pt idx="54" formatCode="General">
                  <c:v>7.2969999999999997</c:v>
                </c:pt>
                <c:pt idx="55" formatCode="General">
                  <c:v>7.3679999999999977</c:v>
                </c:pt>
                <c:pt idx="56" formatCode="General">
                  <c:v>7.2910000000000004</c:v>
                </c:pt>
                <c:pt idx="57" formatCode="General">
                  <c:v>7.1829999999999981</c:v>
                </c:pt>
                <c:pt idx="58" formatCode="General">
                  <c:v>7.1609999999999978</c:v>
                </c:pt>
                <c:pt idx="59" formatCode="General">
                  <c:v>7.166999999999998</c:v>
                </c:pt>
                <c:pt idx="60" formatCode="General">
                  <c:v>7.0519999999999996</c:v>
                </c:pt>
                <c:pt idx="61" formatCode="General">
                  <c:v>7.1099999999999994</c:v>
                </c:pt>
                <c:pt idx="62" formatCode="General">
                  <c:v>7.1539999999999981</c:v>
                </c:pt>
                <c:pt idx="63" formatCode="General">
                  <c:v>7.0880000000000001</c:v>
                </c:pt>
                <c:pt idx="64" formatCode="General">
                  <c:v>7.0569999999999986</c:v>
                </c:pt>
                <c:pt idx="65" formatCode="General">
                  <c:v>7.0410000000000004</c:v>
                </c:pt>
                <c:pt idx="66" formatCode="General">
                  <c:v>7.0469999999999997</c:v>
                </c:pt>
                <c:pt idx="67" formatCode="General">
                  <c:v>6.9930000000000003</c:v>
                </c:pt>
                <c:pt idx="68" formatCode="General">
                  <c:v>7.0469999999999997</c:v>
                </c:pt>
                <c:pt idx="69" formatCode="General">
                  <c:v>6.9909999999999997</c:v>
                </c:pt>
                <c:pt idx="70" formatCode="General">
                  <c:v>6.9820000000000002</c:v>
                </c:pt>
                <c:pt idx="71" formatCode="General">
                  <c:v>7.0289999999999981</c:v>
                </c:pt>
                <c:pt idx="72" formatCode="General">
                  <c:v>6.9880000000000004</c:v>
                </c:pt>
                <c:pt idx="73" formatCode="General">
                  <c:v>6.9219999999999997</c:v>
                </c:pt>
                <c:pt idx="74" formatCode="General">
                  <c:v>6.8369999999999997</c:v>
                </c:pt>
                <c:pt idx="75" formatCode="General">
                  <c:v>6.681</c:v>
                </c:pt>
                <c:pt idx="76" formatCode="General">
                  <c:v>6.6539999999999981</c:v>
                </c:pt>
                <c:pt idx="77" formatCode="General">
                  <c:v>6.75</c:v>
                </c:pt>
                <c:pt idx="78" formatCode="General">
                  <c:v>6.6439999999999984</c:v>
                </c:pt>
                <c:pt idx="79" formatCode="General">
                  <c:v>6.5629999999999979</c:v>
                </c:pt>
                <c:pt idx="80" formatCode="General">
                  <c:v>6.55</c:v>
                </c:pt>
                <c:pt idx="81" formatCode="General">
                  <c:v>6.5229999999999979</c:v>
                </c:pt>
                <c:pt idx="82" formatCode="General">
                  <c:v>6.6049999999999978</c:v>
                </c:pt>
                <c:pt idx="83" formatCode="General">
                  <c:v>6.5619999999999976</c:v>
                </c:pt>
                <c:pt idx="84" formatCode="General">
                  <c:v>6.6159999999999979</c:v>
                </c:pt>
                <c:pt idx="85" formatCode="General">
                  <c:v>6.5419999999999998</c:v>
                </c:pt>
                <c:pt idx="86" formatCode="General">
                  <c:v>6.5030000000000001</c:v>
                </c:pt>
                <c:pt idx="87" formatCode="General">
                  <c:v>6.51</c:v>
                </c:pt>
                <c:pt idx="88" formatCode="General">
                  <c:v>6.476</c:v>
                </c:pt>
                <c:pt idx="89" formatCode="General">
                  <c:v>6.49</c:v>
                </c:pt>
                <c:pt idx="90" formatCode="General">
                  <c:v>6.3959999999999981</c:v>
                </c:pt>
                <c:pt idx="91" formatCode="General">
                  <c:v>6.4139999999999997</c:v>
                </c:pt>
                <c:pt idx="92" formatCode="General">
                  <c:v>6.4409999999999998</c:v>
                </c:pt>
                <c:pt idx="93" formatCode="General">
                  <c:v>6.5110000000000001</c:v>
                </c:pt>
                <c:pt idx="94" formatCode="General">
                  <c:v>6.6499999999999977</c:v>
                </c:pt>
                <c:pt idx="95" formatCode="General">
                  <c:v>6.6879999999999979</c:v>
                </c:pt>
                <c:pt idx="96" formatCode="General">
                  <c:v>6.6599999999999984</c:v>
                </c:pt>
                <c:pt idx="97" formatCode="General">
                  <c:v>6.7649999999999979</c:v>
                </c:pt>
                <c:pt idx="98" formatCode="General">
                  <c:v>6.7329999999999997</c:v>
                </c:pt>
                <c:pt idx="99" formatCode="General">
                  <c:v>6.7039999999999997</c:v>
                </c:pt>
                <c:pt idx="100" formatCode="General">
                  <c:v>6.7039999999999997</c:v>
                </c:pt>
                <c:pt idx="101" formatCode="General">
                  <c:v>6.73</c:v>
                </c:pt>
                <c:pt idx="102" formatCode="General">
                  <c:v>6.8049999999999979</c:v>
                </c:pt>
                <c:pt idx="103" formatCode="General">
                  <c:v>6.8049999999999979</c:v>
                </c:pt>
                <c:pt idx="104" formatCode="General">
                  <c:v>6.8460000000000001</c:v>
                </c:pt>
                <c:pt idx="105" formatCode="General">
                  <c:v>6.8490000000000002</c:v>
                </c:pt>
                <c:pt idx="106" formatCode="General">
                  <c:v>6.9390000000000001</c:v>
                </c:pt>
                <c:pt idx="107" formatCode="General">
                  <c:v>6.984</c:v>
                </c:pt>
                <c:pt idx="108" formatCode="General">
                  <c:v>7.0269999999999984</c:v>
                </c:pt>
                <c:pt idx="109" formatCode="General">
                  <c:v>6.9139999999999997</c:v>
                </c:pt>
                <c:pt idx="110" formatCode="General">
                  <c:v>6.9239999999999986</c:v>
                </c:pt>
                <c:pt idx="111" formatCode="General">
                  <c:v>6.9260000000000002</c:v>
                </c:pt>
                <c:pt idx="112" formatCode="General">
                  <c:v>6.8519999999999976</c:v>
                </c:pt>
                <c:pt idx="113" formatCode="General">
                  <c:v>6.8029999999999982</c:v>
                </c:pt>
                <c:pt idx="114" formatCode="General">
                  <c:v>6.844999999999998</c:v>
                </c:pt>
                <c:pt idx="115" formatCode="General">
                  <c:v>6.7750000000000004</c:v>
                </c:pt>
                <c:pt idx="116" formatCode="General">
                  <c:v>6.7939999999999996</c:v>
                </c:pt>
                <c:pt idx="117" formatCode="General">
                  <c:v>6.7930000000000001</c:v>
                </c:pt>
                <c:pt idx="118" formatCode="General">
                  <c:v>6.7539999999999987</c:v>
                </c:pt>
                <c:pt idx="119" formatCode="General">
                  <c:v>6.8010000000000002</c:v>
                </c:pt>
                <c:pt idx="120" formatCode="General">
                  <c:v>6.7850000000000001</c:v>
                </c:pt>
                <c:pt idx="121" formatCode="General">
                  <c:v>6.875</c:v>
                </c:pt>
                <c:pt idx="122" formatCode="General">
                  <c:v>6.9630000000000001</c:v>
                </c:pt>
                <c:pt idx="123" formatCode="General">
                  <c:v>6.9710000000000001</c:v>
                </c:pt>
                <c:pt idx="124" formatCode="General">
                  <c:v>7.1</c:v>
                </c:pt>
                <c:pt idx="125" formatCode="General">
                  <c:v>7.0490000000000004</c:v>
                </c:pt>
                <c:pt idx="126" formatCode="General">
                  <c:v>6.9569999999999999</c:v>
                </c:pt>
                <c:pt idx="127" formatCode="General">
                  <c:v>6.9720000000000004</c:v>
                </c:pt>
                <c:pt idx="128" formatCode="General">
                  <c:v>6.9720000000000004</c:v>
                </c:pt>
                <c:pt idx="129" formatCode="General">
                  <c:v>6.8819999999999997</c:v>
                </c:pt>
                <c:pt idx="130" formatCode="General">
                  <c:v>6.8760000000000003</c:v>
                </c:pt>
                <c:pt idx="131" formatCode="General">
                  <c:v>6.7869999999999999</c:v>
                </c:pt>
                <c:pt idx="132" formatCode="General">
                  <c:v>6.7869999999999999</c:v>
                </c:pt>
                <c:pt idx="133" formatCode="General">
                  <c:v>6.7869999999999999</c:v>
                </c:pt>
                <c:pt idx="134" formatCode="General">
                  <c:v>6.7239999999999984</c:v>
                </c:pt>
                <c:pt idx="135" formatCode="General">
                  <c:v>6.8259999999999978</c:v>
                </c:pt>
                <c:pt idx="136" formatCode="General">
                  <c:v>6.8479999999999981</c:v>
                </c:pt>
                <c:pt idx="137" formatCode="General">
                  <c:v>6.81</c:v>
                </c:pt>
                <c:pt idx="138" formatCode="General">
                  <c:v>6.8129999999999979</c:v>
                </c:pt>
                <c:pt idx="139" formatCode="General">
                  <c:v>6.7560000000000002</c:v>
                </c:pt>
                <c:pt idx="140" formatCode="General">
                  <c:v>6.7969999999999997</c:v>
                </c:pt>
                <c:pt idx="141" formatCode="General">
                  <c:v>6.87</c:v>
                </c:pt>
                <c:pt idx="142" formatCode="General">
                  <c:v>6.7969999999999997</c:v>
                </c:pt>
                <c:pt idx="143" formatCode="General">
                  <c:v>6.7939999999999996</c:v>
                </c:pt>
                <c:pt idx="144" formatCode="General">
                  <c:v>6.85</c:v>
                </c:pt>
                <c:pt idx="145" formatCode="General">
                  <c:v>6.7809999999999997</c:v>
                </c:pt>
                <c:pt idx="146" formatCode="General">
                  <c:v>6.8259999999999978</c:v>
                </c:pt>
                <c:pt idx="147" formatCode="General">
                  <c:v>6.8139999999999983</c:v>
                </c:pt>
                <c:pt idx="148" formatCode="General">
                  <c:v>6.7519999999999998</c:v>
                </c:pt>
                <c:pt idx="149" formatCode="General">
                  <c:v>6.7439999999999998</c:v>
                </c:pt>
                <c:pt idx="150" formatCode="General">
                  <c:v>6.7239999999999984</c:v>
                </c:pt>
                <c:pt idx="151" formatCode="General">
                  <c:v>6.7439999999999998</c:v>
                </c:pt>
                <c:pt idx="152" formatCode="General">
                  <c:v>6.6439999999999984</c:v>
                </c:pt>
                <c:pt idx="153" formatCode="General">
                  <c:v>6.7089999999999996</c:v>
                </c:pt>
                <c:pt idx="154" formatCode="General">
                  <c:v>6.6909999999999981</c:v>
                </c:pt>
                <c:pt idx="155" formatCode="General">
                  <c:v>6.7089999999999996</c:v>
                </c:pt>
                <c:pt idx="156" formatCode="General">
                  <c:v>6.6279999999999966</c:v>
                </c:pt>
                <c:pt idx="157" formatCode="General">
                  <c:v>6.6019999999999976</c:v>
                </c:pt>
                <c:pt idx="158" formatCode="General">
                  <c:v>6.4770000000000003</c:v>
                </c:pt>
                <c:pt idx="159" formatCode="General">
                  <c:v>6.56</c:v>
                </c:pt>
                <c:pt idx="160" formatCode="General">
                  <c:v>6.6449999999999978</c:v>
                </c:pt>
                <c:pt idx="161" formatCode="General">
                  <c:v>6.532</c:v>
                </c:pt>
                <c:pt idx="162" formatCode="General">
                  <c:v>6.5010000000000003</c:v>
                </c:pt>
                <c:pt idx="163" formatCode="General">
                  <c:v>6.492</c:v>
                </c:pt>
                <c:pt idx="164" formatCode="General">
                  <c:v>6.5219999999999976</c:v>
                </c:pt>
                <c:pt idx="165" formatCode="General">
                  <c:v>6.4320000000000004</c:v>
                </c:pt>
                <c:pt idx="166" formatCode="General">
                  <c:v>6.4619999999999997</c:v>
                </c:pt>
                <c:pt idx="167" formatCode="General">
                  <c:v>6.4950000000000001</c:v>
                </c:pt>
                <c:pt idx="168" formatCode="General">
                  <c:v>6.4880000000000004</c:v>
                </c:pt>
                <c:pt idx="169" formatCode="General">
                  <c:v>6.5739999999999998</c:v>
                </c:pt>
                <c:pt idx="170" formatCode="General">
                  <c:v>6.6079999999999979</c:v>
                </c:pt>
                <c:pt idx="171" formatCode="General">
                  <c:v>6.6079999999999979</c:v>
                </c:pt>
                <c:pt idx="172" formatCode="General">
                  <c:v>6.6079999999999979</c:v>
                </c:pt>
                <c:pt idx="173" formatCode="General">
                  <c:v>6.7930000000000001</c:v>
                </c:pt>
                <c:pt idx="174" formatCode="General">
                  <c:v>6.7969999999999997</c:v>
                </c:pt>
                <c:pt idx="175" formatCode="General">
                  <c:v>6.6760000000000002</c:v>
                </c:pt>
                <c:pt idx="176" formatCode="General">
                  <c:v>6.5839999999999996</c:v>
                </c:pt>
                <c:pt idx="177" formatCode="General">
                  <c:v>6.626999999999998</c:v>
                </c:pt>
                <c:pt idx="178" formatCode="General">
                  <c:v>6.5529999999999982</c:v>
                </c:pt>
                <c:pt idx="179" formatCode="General">
                  <c:v>6.7329999999999997</c:v>
                </c:pt>
                <c:pt idx="180" formatCode="General">
                  <c:v>6.7469999999999999</c:v>
                </c:pt>
                <c:pt idx="181" formatCode="General">
                  <c:v>7.166999999999998</c:v>
                </c:pt>
                <c:pt idx="182" formatCode="General">
                  <c:v>7.0389999999999997</c:v>
                </c:pt>
                <c:pt idx="183" formatCode="General">
                  <c:v>8.2850000000000001</c:v>
                </c:pt>
                <c:pt idx="184" formatCode="General">
                  <c:v>8.620000000000001</c:v>
                </c:pt>
                <c:pt idx="185" formatCode="General">
                  <c:v>7.782</c:v>
                </c:pt>
                <c:pt idx="186" formatCode="General">
                  <c:v>8.4920000000000027</c:v>
                </c:pt>
                <c:pt idx="187" formatCode="General">
                  <c:v>7.868999999999998</c:v>
                </c:pt>
                <c:pt idx="188" formatCode="General">
                  <c:v>8.6230000000000011</c:v>
                </c:pt>
                <c:pt idx="189" formatCode="General">
                  <c:v>8.891</c:v>
                </c:pt>
                <c:pt idx="190" formatCode="General">
                  <c:v>8.891</c:v>
                </c:pt>
                <c:pt idx="191" formatCode="General">
                  <c:v>8.891</c:v>
                </c:pt>
                <c:pt idx="192" formatCode="General">
                  <c:v>9.527000000000001</c:v>
                </c:pt>
                <c:pt idx="193" formatCode="General">
                  <c:v>8.6160000000000014</c:v>
                </c:pt>
                <c:pt idx="194" formatCode="General">
                  <c:v>8.6160000000000014</c:v>
                </c:pt>
                <c:pt idx="195" formatCode="General">
                  <c:v>8.6160000000000014</c:v>
                </c:pt>
                <c:pt idx="196" formatCode="General">
                  <c:v>8.6160000000000014</c:v>
                </c:pt>
                <c:pt idx="197" formatCode="General">
                  <c:v>8.6160000000000014</c:v>
                </c:pt>
                <c:pt idx="198" formatCode="General">
                  <c:v>8.6160000000000014</c:v>
                </c:pt>
                <c:pt idx="199" formatCode="General">
                  <c:v>8.6160000000000014</c:v>
                </c:pt>
                <c:pt idx="200" formatCode="General">
                  <c:v>8.6160000000000014</c:v>
                </c:pt>
                <c:pt idx="201" formatCode="General">
                  <c:v>8.6160000000000014</c:v>
                </c:pt>
                <c:pt idx="202" formatCode="General">
                  <c:v>8.6160000000000014</c:v>
                </c:pt>
                <c:pt idx="203" formatCode="General">
                  <c:v>8.6160000000000014</c:v>
                </c:pt>
                <c:pt idx="204" formatCode="General">
                  <c:v>8.6160000000000014</c:v>
                </c:pt>
                <c:pt idx="205" formatCode="General">
                  <c:v>8.6160000000000014</c:v>
                </c:pt>
                <c:pt idx="206" formatCode="General">
                  <c:v>8.6160000000000014</c:v>
                </c:pt>
                <c:pt idx="207" formatCode="General">
                  <c:v>8.6160000000000014</c:v>
                </c:pt>
                <c:pt idx="208" formatCode="General">
                  <c:v>8.6160000000000014</c:v>
                </c:pt>
                <c:pt idx="209" formatCode="General">
                  <c:v>8.6160000000000014</c:v>
                </c:pt>
                <c:pt idx="210" formatCode="General">
                  <c:v>8.6160000000000014</c:v>
                </c:pt>
                <c:pt idx="211" formatCode="General">
                  <c:v>7.1859999999999982</c:v>
                </c:pt>
                <c:pt idx="212" formatCode="General">
                  <c:v>7.1859999999999982</c:v>
                </c:pt>
                <c:pt idx="213" formatCode="General">
                  <c:v>7.1859999999999982</c:v>
                </c:pt>
                <c:pt idx="214" formatCode="General">
                  <c:v>7.1859999999999982</c:v>
                </c:pt>
                <c:pt idx="215" formatCode="General">
                  <c:v>7.1859999999999982</c:v>
                </c:pt>
                <c:pt idx="216" formatCode="General">
                  <c:v>7.1859999999999982</c:v>
                </c:pt>
                <c:pt idx="217" formatCode="General">
                  <c:v>7.1859999999999982</c:v>
                </c:pt>
                <c:pt idx="218" formatCode="General">
                  <c:v>7.1859999999999982</c:v>
                </c:pt>
                <c:pt idx="219" formatCode="General">
                  <c:v>7.1859999999999982</c:v>
                </c:pt>
                <c:pt idx="220" formatCode="General">
                  <c:v>7.1859999999999982</c:v>
                </c:pt>
                <c:pt idx="221" formatCode="General">
                  <c:v>7.1859999999999982</c:v>
                </c:pt>
                <c:pt idx="222" formatCode="General">
                  <c:v>7.1859999999999982</c:v>
                </c:pt>
                <c:pt idx="223" formatCode="General">
                  <c:v>7.1859999999999982</c:v>
                </c:pt>
                <c:pt idx="224" formatCode="General">
                  <c:v>7.1859999999999982</c:v>
                </c:pt>
                <c:pt idx="225" formatCode="General">
                  <c:v>7.1859999999999982</c:v>
                </c:pt>
                <c:pt idx="226" formatCode="General">
                  <c:v>7.1859999999999982</c:v>
                </c:pt>
                <c:pt idx="227" formatCode="General">
                  <c:v>7.1859999999999982</c:v>
                </c:pt>
                <c:pt idx="228" formatCode="General">
                  <c:v>7.1859999999999982</c:v>
                </c:pt>
                <c:pt idx="229" formatCode="General">
                  <c:v>7.1859999999999982</c:v>
                </c:pt>
                <c:pt idx="230" formatCode="General">
                  <c:v>7.1859999999999982</c:v>
                </c:pt>
                <c:pt idx="231" formatCode="General">
                  <c:v>7.1859999999999982</c:v>
                </c:pt>
                <c:pt idx="232" formatCode="General">
                  <c:v>7.1859999999999982</c:v>
                </c:pt>
                <c:pt idx="233" formatCode="General">
                  <c:v>7.1859999999999982</c:v>
                </c:pt>
                <c:pt idx="234" formatCode="General">
                  <c:v>7.1859999999999982</c:v>
                </c:pt>
                <c:pt idx="235" formatCode="General">
                  <c:v>7.1859999999999982</c:v>
                </c:pt>
                <c:pt idx="236" formatCode="General">
                  <c:v>7.1859999999999982</c:v>
                </c:pt>
                <c:pt idx="237" formatCode="General">
                  <c:v>7.1859999999999982</c:v>
                </c:pt>
                <c:pt idx="238" formatCode="General">
                  <c:v>7.1859999999999982</c:v>
                </c:pt>
                <c:pt idx="239" formatCode="General">
                  <c:v>7.1859999999999982</c:v>
                </c:pt>
                <c:pt idx="240" formatCode="General">
                  <c:v>7.1859999999999982</c:v>
                </c:pt>
                <c:pt idx="241" formatCode="General">
                  <c:v>7.1859999999999982</c:v>
                </c:pt>
                <c:pt idx="242" formatCode="General">
                  <c:v>7.1859999999999982</c:v>
                </c:pt>
                <c:pt idx="243" formatCode="General">
                  <c:v>7.1859999999999982</c:v>
                </c:pt>
                <c:pt idx="244" formatCode="General">
                  <c:v>7.1859999999999982</c:v>
                </c:pt>
                <c:pt idx="245" formatCode="General">
                  <c:v>7.1859999999999982</c:v>
                </c:pt>
                <c:pt idx="246" formatCode="General">
                  <c:v>7.1859999999999982</c:v>
                </c:pt>
                <c:pt idx="247" formatCode="General">
                  <c:v>7.0510000000000002</c:v>
                </c:pt>
                <c:pt idx="248" formatCode="General">
                  <c:v>6.9260000000000002</c:v>
                </c:pt>
                <c:pt idx="249" formatCode="General">
                  <c:v>6.9260000000000002</c:v>
                </c:pt>
                <c:pt idx="250" formatCode="General">
                  <c:v>6.8619999999999983</c:v>
                </c:pt>
                <c:pt idx="251" formatCode="General">
                  <c:v>6.8619999999999983</c:v>
                </c:pt>
                <c:pt idx="252" formatCode="General">
                  <c:v>7.0739999999999998</c:v>
                </c:pt>
                <c:pt idx="253" formatCode="General">
                  <c:v>6.9039999999999999</c:v>
                </c:pt>
                <c:pt idx="254" formatCode="General">
                  <c:v>7.166999999999998</c:v>
                </c:pt>
                <c:pt idx="255" formatCode="General">
                  <c:v>7.1659999999999977</c:v>
                </c:pt>
                <c:pt idx="256" formatCode="General">
                  <c:v>7.1659999999999977</c:v>
                </c:pt>
                <c:pt idx="257" formatCode="General">
                  <c:v>7.1659999999999977</c:v>
                </c:pt>
                <c:pt idx="258" formatCode="General">
                  <c:v>7.29</c:v>
                </c:pt>
                <c:pt idx="259" formatCode="General">
                  <c:v>7.29</c:v>
                </c:pt>
                <c:pt idx="260" formatCode="General">
                  <c:v>7.29</c:v>
                </c:pt>
                <c:pt idx="261" formatCode="General">
                  <c:v>7.29</c:v>
                </c:pt>
                <c:pt idx="262" formatCode="General">
                  <c:v>6.952</c:v>
                </c:pt>
              </c:numCache>
            </c:numRef>
          </c:val>
          <c:smooth val="0"/>
          <c:extLst xmlns:c16r2="http://schemas.microsoft.com/office/drawing/2015/06/chart">
            <c:ext xmlns:c16="http://schemas.microsoft.com/office/drawing/2014/chart" uri="{C3380CC4-5D6E-409C-BE32-E72D297353CC}">
              <c16:uniqueId val="{00000002-57E9-41A6-B6C9-FC37A9C84CE0}"/>
            </c:ext>
          </c:extLst>
        </c:ser>
        <c:ser>
          <c:idx val="8"/>
          <c:order val="8"/>
          <c:tx>
            <c:strRef>
              <c:f>'10 Year Bond Yield'!$J$1</c:f>
              <c:strCache>
                <c:ptCount val="1"/>
                <c:pt idx="0">
                  <c:v>Russia</c:v>
                </c:pt>
              </c:strCache>
            </c:strRef>
          </c:tx>
          <c:spPr>
            <a:ln w="28575" cap="rnd">
              <a:solidFill>
                <a:schemeClr val="accent3">
                  <a:lumMod val="60000"/>
                </a:schemeClr>
              </a:solidFill>
              <a:round/>
            </a:ln>
            <a:effectLst/>
          </c:spPr>
          <c:marker>
            <c:symbol val="none"/>
          </c:marker>
          <c:cat>
            <c:numRef>
              <c:f>'10 Year Bond Yield'!$A$2217:$A$2479</c:f>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f>'10 Year Bond Yield'!$J$2217:$J$2479</c:f>
              <c:numCache>
                <c:formatCode>0.00</c:formatCode>
                <c:ptCount val="263"/>
                <c:pt idx="0">
                  <c:v>3.87</c:v>
                </c:pt>
                <c:pt idx="1">
                  <c:v>3.8420000000000001</c:v>
                </c:pt>
                <c:pt idx="2">
                  <c:v>3.8010000000000002</c:v>
                </c:pt>
                <c:pt idx="3">
                  <c:v>3.8010000000000002</c:v>
                </c:pt>
                <c:pt idx="4">
                  <c:v>3.8180000000000001</c:v>
                </c:pt>
                <c:pt idx="5">
                  <c:v>3.8330000000000002</c:v>
                </c:pt>
                <c:pt idx="6">
                  <c:v>3.8519999999999981</c:v>
                </c:pt>
                <c:pt idx="7">
                  <c:v>3.8879999999999999</c:v>
                </c:pt>
                <c:pt idx="8">
                  <c:v>3.8730000000000002</c:v>
                </c:pt>
                <c:pt idx="9">
                  <c:v>3.8879999999999999</c:v>
                </c:pt>
                <c:pt idx="10">
                  <c:v>3.85</c:v>
                </c:pt>
                <c:pt idx="11">
                  <c:v>3.8210000000000002</c:v>
                </c:pt>
                <c:pt idx="12">
                  <c:v>3.8159999999999981</c:v>
                </c:pt>
                <c:pt idx="13">
                  <c:v>3.823</c:v>
                </c:pt>
                <c:pt idx="14">
                  <c:v>3.823</c:v>
                </c:pt>
                <c:pt idx="15">
                  <c:v>3.8159999999999981</c:v>
                </c:pt>
                <c:pt idx="16">
                  <c:v>3.8050000000000002</c:v>
                </c:pt>
                <c:pt idx="17">
                  <c:v>3.7989999999999999</c:v>
                </c:pt>
                <c:pt idx="18">
                  <c:v>3.7759999999999998</c:v>
                </c:pt>
                <c:pt idx="19">
                  <c:v>3.7829999999999999</c:v>
                </c:pt>
                <c:pt idx="20">
                  <c:v>3.7789999999999999</c:v>
                </c:pt>
                <c:pt idx="21">
                  <c:v>3.7949999999999999</c:v>
                </c:pt>
                <c:pt idx="22">
                  <c:v>3.8180000000000001</c:v>
                </c:pt>
                <c:pt idx="23">
                  <c:v>3.8380000000000001</c:v>
                </c:pt>
                <c:pt idx="24" formatCode="General">
                  <c:v>3.895999999999999</c:v>
                </c:pt>
                <c:pt idx="25" formatCode="General">
                  <c:v>3.8849999999999998</c:v>
                </c:pt>
                <c:pt idx="26" formatCode="General">
                  <c:v>3.8679999999999999</c:v>
                </c:pt>
                <c:pt idx="27" formatCode="General">
                  <c:v>3.7719999999999998</c:v>
                </c:pt>
                <c:pt idx="28" formatCode="General">
                  <c:v>3.738</c:v>
                </c:pt>
                <c:pt idx="29" formatCode="General">
                  <c:v>3.7080000000000002</c:v>
                </c:pt>
                <c:pt idx="30" formatCode="General">
                  <c:v>3.6970000000000001</c:v>
                </c:pt>
                <c:pt idx="31" formatCode="General">
                  <c:v>3.6819999999999999</c:v>
                </c:pt>
                <c:pt idx="32" formatCode="General">
                  <c:v>3.6080000000000001</c:v>
                </c:pt>
                <c:pt idx="33" formatCode="General">
                  <c:v>3.5539999999999998</c:v>
                </c:pt>
                <c:pt idx="34" formatCode="General">
                  <c:v>3.5470000000000002</c:v>
                </c:pt>
                <c:pt idx="35" formatCode="General">
                  <c:v>3.5619999999999998</c:v>
                </c:pt>
                <c:pt idx="36" formatCode="General">
                  <c:v>3.5510000000000002</c:v>
                </c:pt>
                <c:pt idx="37" formatCode="General">
                  <c:v>3.556</c:v>
                </c:pt>
                <c:pt idx="38" formatCode="General">
                  <c:v>3.5539999999999998</c:v>
                </c:pt>
                <c:pt idx="39" formatCode="General">
                  <c:v>3.544</c:v>
                </c:pt>
                <c:pt idx="40" formatCode="General">
                  <c:v>3.53</c:v>
                </c:pt>
                <c:pt idx="41" formatCode="General">
                  <c:v>3.496999999999999</c:v>
                </c:pt>
                <c:pt idx="42" formatCode="General">
                  <c:v>3.4670000000000001</c:v>
                </c:pt>
                <c:pt idx="43" formatCode="General">
                  <c:v>3.4689999999999999</c:v>
                </c:pt>
                <c:pt idx="44" formatCode="General">
                  <c:v>3.4489999999999998</c:v>
                </c:pt>
                <c:pt idx="45" formatCode="General">
                  <c:v>3.4489999999999998</c:v>
                </c:pt>
                <c:pt idx="46" formatCode="General">
                  <c:v>3.4489999999999998</c:v>
                </c:pt>
                <c:pt idx="47" formatCode="General">
                  <c:v>3.3839999999999999</c:v>
                </c:pt>
                <c:pt idx="48" formatCode="General">
                  <c:v>3.327</c:v>
                </c:pt>
                <c:pt idx="49" formatCode="General">
                  <c:v>3.3340000000000001</c:v>
                </c:pt>
                <c:pt idx="50" formatCode="General">
                  <c:v>3.3519999999999981</c:v>
                </c:pt>
                <c:pt idx="51" formatCode="General">
                  <c:v>3.412999999999998</c:v>
                </c:pt>
                <c:pt idx="52" formatCode="General">
                  <c:v>3.4790000000000001</c:v>
                </c:pt>
                <c:pt idx="53" formatCode="General">
                  <c:v>3.528</c:v>
                </c:pt>
                <c:pt idx="54" formatCode="General">
                  <c:v>3.492999999999999</c:v>
                </c:pt>
                <c:pt idx="55" formatCode="General">
                  <c:v>3.5569999999999991</c:v>
                </c:pt>
                <c:pt idx="56" formatCode="General">
                  <c:v>3.5419999999999998</c:v>
                </c:pt>
                <c:pt idx="57" formatCode="General">
                  <c:v>3.5289999999999999</c:v>
                </c:pt>
                <c:pt idx="58" formatCode="General">
                  <c:v>3.4889999999999999</c:v>
                </c:pt>
                <c:pt idx="59" formatCode="General">
                  <c:v>3.4870000000000001</c:v>
                </c:pt>
                <c:pt idx="60" formatCode="General">
                  <c:v>3.4430000000000001</c:v>
                </c:pt>
                <c:pt idx="61" formatCode="General">
                  <c:v>3.391</c:v>
                </c:pt>
                <c:pt idx="62" formatCode="General">
                  <c:v>3.416999999999998</c:v>
                </c:pt>
                <c:pt idx="63" formatCode="General">
                  <c:v>3.46</c:v>
                </c:pt>
                <c:pt idx="64" formatCode="General">
                  <c:v>3.4660000000000002</c:v>
                </c:pt>
                <c:pt idx="65" formatCode="General">
                  <c:v>3.4870000000000001</c:v>
                </c:pt>
                <c:pt idx="66" formatCode="General">
                  <c:v>3.508</c:v>
                </c:pt>
                <c:pt idx="67" formatCode="General">
                  <c:v>3.536</c:v>
                </c:pt>
                <c:pt idx="68" formatCode="General">
                  <c:v>3.5510000000000002</c:v>
                </c:pt>
                <c:pt idx="69" formatCode="General">
                  <c:v>3.5339999999999998</c:v>
                </c:pt>
                <c:pt idx="70" formatCode="General">
                  <c:v>3.472</c:v>
                </c:pt>
                <c:pt idx="71" formatCode="General">
                  <c:v>3.468</c:v>
                </c:pt>
                <c:pt idx="72" formatCode="General">
                  <c:v>3.4689999999999999</c:v>
                </c:pt>
                <c:pt idx="73" formatCode="General">
                  <c:v>3.4790000000000001</c:v>
                </c:pt>
                <c:pt idx="74" formatCode="General">
                  <c:v>3.496</c:v>
                </c:pt>
                <c:pt idx="75" formatCode="General">
                  <c:v>3.5059999999999998</c:v>
                </c:pt>
                <c:pt idx="76" formatCode="General">
                  <c:v>3.5059999999999998</c:v>
                </c:pt>
                <c:pt idx="77" formatCode="General">
                  <c:v>3.5009999999999999</c:v>
                </c:pt>
                <c:pt idx="78" formatCode="General">
                  <c:v>3.4870000000000001</c:v>
                </c:pt>
                <c:pt idx="79" formatCode="General">
                  <c:v>3.4860000000000002</c:v>
                </c:pt>
                <c:pt idx="80" formatCode="General">
                  <c:v>3.48</c:v>
                </c:pt>
                <c:pt idx="81" formatCode="General">
                  <c:v>3.4889999999999999</c:v>
                </c:pt>
                <c:pt idx="82" formatCode="General">
                  <c:v>3.4670000000000001</c:v>
                </c:pt>
                <c:pt idx="83" formatCode="General">
                  <c:v>3.4420000000000002</c:v>
                </c:pt>
                <c:pt idx="84" formatCode="General">
                  <c:v>3.4260000000000002</c:v>
                </c:pt>
                <c:pt idx="85" formatCode="General">
                  <c:v>3.416999999999998</c:v>
                </c:pt>
                <c:pt idx="86" formatCode="General">
                  <c:v>3.4369999999999981</c:v>
                </c:pt>
                <c:pt idx="87" formatCode="General">
                  <c:v>3.427</c:v>
                </c:pt>
                <c:pt idx="88" formatCode="General">
                  <c:v>3.415999999999999</c:v>
                </c:pt>
                <c:pt idx="89" formatCode="General">
                  <c:v>3.352999999999998</c:v>
                </c:pt>
                <c:pt idx="90" formatCode="General">
                  <c:v>3.3330000000000002</c:v>
                </c:pt>
                <c:pt idx="91" formatCode="General">
                  <c:v>3.3330000000000002</c:v>
                </c:pt>
                <c:pt idx="92" formatCode="General">
                  <c:v>3.376999999999998</c:v>
                </c:pt>
                <c:pt idx="93" formatCode="General">
                  <c:v>3.3589999999999991</c:v>
                </c:pt>
                <c:pt idx="94" formatCode="General">
                  <c:v>3.3889999999999998</c:v>
                </c:pt>
                <c:pt idx="95" formatCode="General">
                  <c:v>3.3690000000000002</c:v>
                </c:pt>
                <c:pt idx="96" formatCode="General">
                  <c:v>3.3690000000000002</c:v>
                </c:pt>
                <c:pt idx="97" formatCode="General">
                  <c:v>3.3570000000000002</c:v>
                </c:pt>
                <c:pt idx="98" formatCode="General">
                  <c:v>3.36</c:v>
                </c:pt>
                <c:pt idx="99" formatCode="General">
                  <c:v>3.3359999999999981</c:v>
                </c:pt>
                <c:pt idx="100" formatCode="General">
                  <c:v>3.3359999999999981</c:v>
                </c:pt>
                <c:pt idx="101" formatCode="General">
                  <c:v>3.3189999999999991</c:v>
                </c:pt>
                <c:pt idx="102" formatCode="General">
                  <c:v>3.3140000000000001</c:v>
                </c:pt>
                <c:pt idx="103" formatCode="General">
                  <c:v>3.27</c:v>
                </c:pt>
                <c:pt idx="104" formatCode="General">
                  <c:v>3.2160000000000002</c:v>
                </c:pt>
                <c:pt idx="105" formatCode="General">
                  <c:v>3.194</c:v>
                </c:pt>
                <c:pt idx="106" formatCode="General">
                  <c:v>3.1909999999999998</c:v>
                </c:pt>
                <c:pt idx="107" formatCode="General">
                  <c:v>3.18</c:v>
                </c:pt>
                <c:pt idx="108" formatCode="General">
                  <c:v>3.165</c:v>
                </c:pt>
                <c:pt idx="109" formatCode="General">
                  <c:v>3.165</c:v>
                </c:pt>
                <c:pt idx="110" formatCode="General">
                  <c:v>3.15</c:v>
                </c:pt>
                <c:pt idx="111" formatCode="General">
                  <c:v>3.18</c:v>
                </c:pt>
                <c:pt idx="112" formatCode="General">
                  <c:v>3.1339999999999999</c:v>
                </c:pt>
                <c:pt idx="113" formatCode="General">
                  <c:v>3.097</c:v>
                </c:pt>
                <c:pt idx="114" formatCode="General">
                  <c:v>3.085</c:v>
                </c:pt>
                <c:pt idx="115" formatCode="General">
                  <c:v>3.0950000000000002</c:v>
                </c:pt>
                <c:pt idx="116" formatCode="General">
                  <c:v>3.056</c:v>
                </c:pt>
                <c:pt idx="117" formatCode="General">
                  <c:v>3.044</c:v>
                </c:pt>
                <c:pt idx="118" formatCode="General">
                  <c:v>2.9940000000000002</c:v>
                </c:pt>
                <c:pt idx="119" formatCode="General">
                  <c:v>2.976999999999999</c:v>
                </c:pt>
                <c:pt idx="120" formatCode="General">
                  <c:v>2.972999999999999</c:v>
                </c:pt>
                <c:pt idx="121" formatCode="General">
                  <c:v>2.948</c:v>
                </c:pt>
                <c:pt idx="122" formatCode="General">
                  <c:v>2.931</c:v>
                </c:pt>
                <c:pt idx="123" formatCode="General">
                  <c:v>2.9550000000000001</c:v>
                </c:pt>
                <c:pt idx="124" formatCode="General">
                  <c:v>2.9940000000000002</c:v>
                </c:pt>
                <c:pt idx="125" formatCode="General">
                  <c:v>3</c:v>
                </c:pt>
                <c:pt idx="126" formatCode="General">
                  <c:v>3.0019999999999998</c:v>
                </c:pt>
                <c:pt idx="127" formatCode="General">
                  <c:v>2.992999999999999</c:v>
                </c:pt>
                <c:pt idx="128" formatCode="General">
                  <c:v>2.992999999999999</c:v>
                </c:pt>
                <c:pt idx="129" formatCode="General">
                  <c:v>2.9889999999999999</c:v>
                </c:pt>
                <c:pt idx="130" formatCode="General">
                  <c:v>2.9849999999999999</c:v>
                </c:pt>
                <c:pt idx="131" formatCode="General">
                  <c:v>2.9910000000000001</c:v>
                </c:pt>
                <c:pt idx="132" formatCode="General">
                  <c:v>2.9849999999999999</c:v>
                </c:pt>
                <c:pt idx="133" formatCode="General">
                  <c:v>2.9849999999999999</c:v>
                </c:pt>
                <c:pt idx="134" formatCode="General">
                  <c:v>2.9849999999999999</c:v>
                </c:pt>
                <c:pt idx="135" formatCode="General">
                  <c:v>2.9849999999999999</c:v>
                </c:pt>
                <c:pt idx="136" formatCode="General">
                  <c:v>2.9849999999999999</c:v>
                </c:pt>
                <c:pt idx="137" formatCode="General">
                  <c:v>2.9849999999999999</c:v>
                </c:pt>
                <c:pt idx="138" formatCode="General">
                  <c:v>2.9849999999999999</c:v>
                </c:pt>
                <c:pt idx="139" formatCode="General">
                  <c:v>3.0259999999999998</c:v>
                </c:pt>
                <c:pt idx="140" formatCode="General">
                  <c:v>3.0219999999999998</c:v>
                </c:pt>
                <c:pt idx="141" formatCode="General">
                  <c:v>3.0019999999999998</c:v>
                </c:pt>
                <c:pt idx="142" formatCode="General">
                  <c:v>2.996999999999999</c:v>
                </c:pt>
                <c:pt idx="143" formatCode="General">
                  <c:v>2.9860000000000002</c:v>
                </c:pt>
                <c:pt idx="144" formatCode="General">
                  <c:v>2.9740000000000002</c:v>
                </c:pt>
                <c:pt idx="145" formatCode="General">
                  <c:v>2.976</c:v>
                </c:pt>
                <c:pt idx="146" formatCode="General">
                  <c:v>2.976</c:v>
                </c:pt>
                <c:pt idx="147" formatCode="General">
                  <c:v>2.964</c:v>
                </c:pt>
                <c:pt idx="148" formatCode="General">
                  <c:v>2.9590000000000001</c:v>
                </c:pt>
                <c:pt idx="149" formatCode="General">
                  <c:v>2.9489999999999998</c:v>
                </c:pt>
                <c:pt idx="150" formatCode="General">
                  <c:v>2.9460000000000002</c:v>
                </c:pt>
                <c:pt idx="151" formatCode="General">
                  <c:v>2.9489999999999998</c:v>
                </c:pt>
                <c:pt idx="152" formatCode="General">
                  <c:v>2.923</c:v>
                </c:pt>
                <c:pt idx="153" formatCode="General">
                  <c:v>2.899</c:v>
                </c:pt>
                <c:pt idx="154" formatCode="General">
                  <c:v>2.83</c:v>
                </c:pt>
                <c:pt idx="155" formatCode="General">
                  <c:v>2.7869999999999999</c:v>
                </c:pt>
                <c:pt idx="156" formatCode="General">
                  <c:v>2.78</c:v>
                </c:pt>
                <c:pt idx="157" formatCode="General">
                  <c:v>2.8239999999999998</c:v>
                </c:pt>
                <c:pt idx="158" formatCode="General">
                  <c:v>2.8250000000000002</c:v>
                </c:pt>
                <c:pt idx="159" formatCode="General">
                  <c:v>2.8250000000000002</c:v>
                </c:pt>
                <c:pt idx="160" formatCode="General">
                  <c:v>2.8279999999999998</c:v>
                </c:pt>
                <c:pt idx="161" formatCode="General">
                  <c:v>2.7949999999999999</c:v>
                </c:pt>
                <c:pt idx="162" formatCode="General">
                  <c:v>2.75</c:v>
                </c:pt>
                <c:pt idx="163" formatCode="General">
                  <c:v>2.7469999999999999</c:v>
                </c:pt>
                <c:pt idx="164" formatCode="General">
                  <c:v>2.742</c:v>
                </c:pt>
                <c:pt idx="165" formatCode="General">
                  <c:v>2.7210000000000001</c:v>
                </c:pt>
                <c:pt idx="166" formatCode="General">
                  <c:v>2.7210000000000001</c:v>
                </c:pt>
                <c:pt idx="167" formatCode="General">
                  <c:v>2.7120000000000002</c:v>
                </c:pt>
                <c:pt idx="168" formatCode="General">
                  <c:v>2.7069999999999999</c:v>
                </c:pt>
                <c:pt idx="169" formatCode="General">
                  <c:v>2.681</c:v>
                </c:pt>
                <c:pt idx="170" formatCode="General">
                  <c:v>2.6440000000000001</c:v>
                </c:pt>
                <c:pt idx="171" formatCode="General">
                  <c:v>2.6440000000000001</c:v>
                </c:pt>
                <c:pt idx="172" formatCode="General">
                  <c:v>2.64</c:v>
                </c:pt>
                <c:pt idx="173" formatCode="General">
                  <c:v>2.6640000000000001</c:v>
                </c:pt>
                <c:pt idx="174" formatCode="General">
                  <c:v>2.7639999999999998</c:v>
                </c:pt>
                <c:pt idx="175" formatCode="General">
                  <c:v>2.9660000000000002</c:v>
                </c:pt>
                <c:pt idx="176" formatCode="General">
                  <c:v>2.9039999999999999</c:v>
                </c:pt>
                <c:pt idx="177" formatCode="General">
                  <c:v>2.7320000000000002</c:v>
                </c:pt>
                <c:pt idx="178" formatCode="General">
                  <c:v>2.5680000000000001</c:v>
                </c:pt>
                <c:pt idx="179" formatCode="General">
                  <c:v>2.5609999999999999</c:v>
                </c:pt>
                <c:pt idx="180" formatCode="General">
                  <c:v>2.6150000000000002</c:v>
                </c:pt>
                <c:pt idx="181" formatCode="General">
                  <c:v>2.6150000000000002</c:v>
                </c:pt>
                <c:pt idx="182" formatCode="General">
                  <c:v>3.0590000000000002</c:v>
                </c:pt>
                <c:pt idx="183" formatCode="General">
                  <c:v>3.0459999999999998</c:v>
                </c:pt>
                <c:pt idx="184" formatCode="General">
                  <c:v>3.657</c:v>
                </c:pt>
                <c:pt idx="185" formatCode="General">
                  <c:v>3.5910000000000002</c:v>
                </c:pt>
                <c:pt idx="186" formatCode="General">
                  <c:v>3.8349999999999991</c:v>
                </c:pt>
                <c:pt idx="187" formatCode="General">
                  <c:v>3.8309999999999991</c:v>
                </c:pt>
                <c:pt idx="188" formatCode="General">
                  <c:v>4.7610000000000001</c:v>
                </c:pt>
                <c:pt idx="189" formatCode="General">
                  <c:v>4.3789999999999996</c:v>
                </c:pt>
                <c:pt idx="190" formatCode="General">
                  <c:v>4.0619999999999976</c:v>
                </c:pt>
                <c:pt idx="191" formatCode="General">
                  <c:v>3.895</c:v>
                </c:pt>
                <c:pt idx="192" formatCode="General">
                  <c:v>3.5070000000000001</c:v>
                </c:pt>
                <c:pt idx="193" formatCode="General">
                  <c:v>3.3290000000000002</c:v>
                </c:pt>
                <c:pt idx="194" formatCode="General">
                  <c:v>3.2349999999999999</c:v>
                </c:pt>
                <c:pt idx="195" formatCode="General">
                  <c:v>3.3820000000000001</c:v>
                </c:pt>
                <c:pt idx="196" formatCode="General">
                  <c:v>3.601</c:v>
                </c:pt>
                <c:pt idx="197" formatCode="General">
                  <c:v>3.4820000000000002</c:v>
                </c:pt>
                <c:pt idx="198" formatCode="General">
                  <c:v>3.54</c:v>
                </c:pt>
                <c:pt idx="199" formatCode="General">
                  <c:v>3.3889999999999998</c:v>
                </c:pt>
                <c:pt idx="200" formatCode="General">
                  <c:v>3.17</c:v>
                </c:pt>
                <c:pt idx="201" formatCode="General">
                  <c:v>3.069</c:v>
                </c:pt>
                <c:pt idx="202" formatCode="General">
                  <c:v>3.0350000000000001</c:v>
                </c:pt>
                <c:pt idx="203" formatCode="General">
                  <c:v>3.125</c:v>
                </c:pt>
                <c:pt idx="204" formatCode="General">
                  <c:v>3.0470000000000002</c:v>
                </c:pt>
                <c:pt idx="205" formatCode="General">
                  <c:v>3.0470000000000002</c:v>
                </c:pt>
                <c:pt idx="206" formatCode="General">
                  <c:v>3.03</c:v>
                </c:pt>
                <c:pt idx="207" formatCode="General">
                  <c:v>3.0059999999999998</c:v>
                </c:pt>
                <c:pt idx="208" formatCode="General">
                  <c:v>3.1219999999999999</c:v>
                </c:pt>
                <c:pt idx="209" formatCode="General">
                  <c:v>3.0830000000000002</c:v>
                </c:pt>
                <c:pt idx="210" formatCode="General">
                  <c:v>3.0840000000000001</c:v>
                </c:pt>
                <c:pt idx="211" formatCode="General">
                  <c:v>3.1150000000000002</c:v>
                </c:pt>
                <c:pt idx="212" formatCode="General">
                  <c:v>3.2629999999999999</c:v>
                </c:pt>
                <c:pt idx="213" formatCode="General">
                  <c:v>3.1840000000000002</c:v>
                </c:pt>
                <c:pt idx="214" formatCode="General">
                  <c:v>3.1230000000000002</c:v>
                </c:pt>
                <c:pt idx="215" formatCode="General">
                  <c:v>3.1019999999999999</c:v>
                </c:pt>
                <c:pt idx="216" formatCode="General">
                  <c:v>3.0960000000000001</c:v>
                </c:pt>
                <c:pt idx="217" formatCode="General">
                  <c:v>3.121</c:v>
                </c:pt>
                <c:pt idx="218" formatCode="General">
                  <c:v>3.1019999999999999</c:v>
                </c:pt>
                <c:pt idx="219" formatCode="General">
                  <c:v>3.052999999999999</c:v>
                </c:pt>
                <c:pt idx="220" formatCode="General">
                  <c:v>3.052999999999999</c:v>
                </c:pt>
                <c:pt idx="221" formatCode="General">
                  <c:v>3.052999999999999</c:v>
                </c:pt>
                <c:pt idx="222" formatCode="General">
                  <c:v>3.052999999999999</c:v>
                </c:pt>
                <c:pt idx="223" formatCode="General">
                  <c:v>3.016999999999999</c:v>
                </c:pt>
                <c:pt idx="224" formatCode="General">
                  <c:v>2.9649999999999999</c:v>
                </c:pt>
                <c:pt idx="225" formatCode="General">
                  <c:v>2.964</c:v>
                </c:pt>
                <c:pt idx="226" formatCode="General">
                  <c:v>2.964</c:v>
                </c:pt>
                <c:pt idx="227" formatCode="General">
                  <c:v>2.8519999999999981</c:v>
                </c:pt>
                <c:pt idx="228" formatCode="General">
                  <c:v>2.852999999999998</c:v>
                </c:pt>
                <c:pt idx="229" formatCode="General">
                  <c:v>2.86</c:v>
                </c:pt>
                <c:pt idx="230" formatCode="General">
                  <c:v>2.798</c:v>
                </c:pt>
                <c:pt idx="231" formatCode="General">
                  <c:v>2.69</c:v>
                </c:pt>
                <c:pt idx="232" formatCode="General">
                  <c:v>2.6019999999999999</c:v>
                </c:pt>
                <c:pt idx="233" formatCode="General">
                  <c:v>2.472</c:v>
                </c:pt>
                <c:pt idx="234" formatCode="General">
                  <c:v>2.4049999999999998</c:v>
                </c:pt>
                <c:pt idx="235" formatCode="General">
                  <c:v>2.444</c:v>
                </c:pt>
                <c:pt idx="236" formatCode="General">
                  <c:v>2.444</c:v>
                </c:pt>
                <c:pt idx="237" formatCode="General">
                  <c:v>2.411</c:v>
                </c:pt>
                <c:pt idx="238" formatCode="General">
                  <c:v>2.423</c:v>
                </c:pt>
                <c:pt idx="239" formatCode="General">
                  <c:v>2.403</c:v>
                </c:pt>
                <c:pt idx="240" formatCode="General">
                  <c:v>2.419</c:v>
                </c:pt>
                <c:pt idx="241" formatCode="General">
                  <c:v>2.391</c:v>
                </c:pt>
                <c:pt idx="242" formatCode="General">
                  <c:v>2.379</c:v>
                </c:pt>
                <c:pt idx="243" formatCode="General">
                  <c:v>2.3549999999999991</c:v>
                </c:pt>
                <c:pt idx="244" formatCode="General">
                  <c:v>2.392999999999998</c:v>
                </c:pt>
                <c:pt idx="245" formatCode="General">
                  <c:v>2.496</c:v>
                </c:pt>
                <c:pt idx="246" formatCode="General">
                  <c:v>2.5110000000000001</c:v>
                </c:pt>
                <c:pt idx="247" formatCode="General">
                  <c:v>2.5249999999999999</c:v>
                </c:pt>
                <c:pt idx="248" formatCode="General">
                  <c:v>2.5590000000000002</c:v>
                </c:pt>
                <c:pt idx="249" formatCode="General">
                  <c:v>2.6840000000000002</c:v>
                </c:pt>
                <c:pt idx="250" formatCode="General">
                  <c:v>2.6840000000000002</c:v>
                </c:pt>
                <c:pt idx="251" formatCode="General">
                  <c:v>2.641</c:v>
                </c:pt>
                <c:pt idx="252" formatCode="General">
                  <c:v>2.5190000000000001</c:v>
                </c:pt>
                <c:pt idx="253" formatCode="General">
                  <c:v>2.532</c:v>
                </c:pt>
                <c:pt idx="254" formatCode="General">
                  <c:v>2.5449999999999999</c:v>
                </c:pt>
                <c:pt idx="255" formatCode="General">
                  <c:v>2.524</c:v>
                </c:pt>
                <c:pt idx="256" formatCode="General">
                  <c:v>2.5</c:v>
                </c:pt>
                <c:pt idx="257" formatCode="General">
                  <c:v>2.4780000000000002</c:v>
                </c:pt>
                <c:pt idx="258" formatCode="General">
                  <c:v>2.4780000000000002</c:v>
                </c:pt>
                <c:pt idx="259" formatCode="General">
                  <c:v>2.5470000000000002</c:v>
                </c:pt>
                <c:pt idx="260" formatCode="General">
                  <c:v>2.536</c:v>
                </c:pt>
                <c:pt idx="261" formatCode="General">
                  <c:v>2.5750000000000002</c:v>
                </c:pt>
                <c:pt idx="262" formatCode="General">
                  <c:v>2.6219999999999999</c:v>
                </c:pt>
              </c:numCache>
            </c:numRef>
          </c:val>
          <c:smooth val="0"/>
          <c:extLst xmlns:c16r2="http://schemas.microsoft.com/office/drawing/2015/06/chart">
            <c:ext xmlns:c16="http://schemas.microsoft.com/office/drawing/2014/chart" uri="{C3380CC4-5D6E-409C-BE32-E72D297353CC}">
              <c16:uniqueId val="{00000003-57E9-41A6-B6C9-FC37A9C84CE0}"/>
            </c:ext>
          </c:extLst>
        </c:ser>
        <c:dLbls>
          <c:showLegendKey val="0"/>
          <c:showVal val="0"/>
          <c:showCatName val="0"/>
          <c:showSerName val="0"/>
          <c:showPercent val="0"/>
          <c:showBubbleSize val="0"/>
        </c:dLbls>
        <c:smooth val="0"/>
        <c:axId val="941023912"/>
        <c:axId val="941025088"/>
        <c:extLst xmlns:c16r2="http://schemas.microsoft.com/office/drawing/2015/06/chart">
          <c:ext xmlns:c15="http://schemas.microsoft.com/office/drawing/2012/chart" uri="{02D57815-91ED-43cb-92C2-25804820EDAC}">
            <c15:filteredLineSeries>
              <c15:ser>
                <c:idx val="0"/>
                <c:order val="0"/>
                <c:tx>
                  <c:strRef>
                    <c:extLst xmlns:c16r2="http://schemas.microsoft.com/office/drawing/2015/06/chart">
                      <c:ext uri="{02D57815-91ED-43cb-92C2-25804820EDAC}">
                        <c15:formulaRef>
                          <c15:sqref>'10 Year Bond Yield'!$B$1</c15:sqref>
                        </c15:formulaRef>
                      </c:ext>
                    </c:extLst>
                    <c:strCache>
                      <c:ptCount val="1"/>
                      <c:pt idx="0">
                        <c:v>Germany</c:v>
                      </c:pt>
                    </c:strCache>
                  </c:strRef>
                </c:tx>
                <c:spPr>
                  <a:ln w="28575" cap="rnd">
                    <a:solidFill>
                      <a:schemeClr val="accent1"/>
                    </a:solidFill>
                    <a:round/>
                  </a:ln>
                  <a:effectLst/>
                </c:spPr>
                <c:marker>
                  <c:symbol val="none"/>
                </c:marker>
                <c:cat>
                  <c:numRef>
                    <c:extLst xmlns:c16r2="http://schemas.microsoft.com/office/drawing/2015/06/chart">
                      <c:ex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6r2="http://schemas.microsoft.com/office/drawing/2015/06/chart">
                      <c:ext uri="{02D57815-91ED-43cb-92C2-25804820EDAC}">
                        <c15:formulaRef>
                          <c15:sqref>'10 Year Bond Yield'!$B$2217:$B$2479</c15:sqref>
                        </c15:formulaRef>
                      </c:ext>
                    </c:extLst>
                    <c:numCache>
                      <c:formatCode>0.00</c:formatCode>
                      <c:ptCount val="263"/>
                      <c:pt idx="0">
                        <c:v>-0.35699999999999998</c:v>
                      </c:pt>
                      <c:pt idx="1">
                        <c:v>-0.36699999999999999</c:v>
                      </c:pt>
                      <c:pt idx="2">
                        <c:v>-0.38500000000000001</c:v>
                      </c:pt>
                      <c:pt idx="3">
                        <c:v>-0.39900000000000002</c:v>
                      </c:pt>
                      <c:pt idx="4">
                        <c:v>-0.36299999999999999</c:v>
                      </c:pt>
                      <c:pt idx="5">
                        <c:v>-0.36599999999999999</c:v>
                      </c:pt>
                      <c:pt idx="6">
                        <c:v>-0.35399999999999998</c:v>
                      </c:pt>
                      <c:pt idx="7">
                        <c:v>-0.307</c:v>
                      </c:pt>
                      <c:pt idx="8">
                        <c:v>-0.22500000000000001</c:v>
                      </c:pt>
                      <c:pt idx="9">
                        <c:v>-0.21</c:v>
                      </c:pt>
                      <c:pt idx="10">
                        <c:v>-0.251</c:v>
                      </c:pt>
                      <c:pt idx="11">
                        <c:v>-0.24399999999999999</c:v>
                      </c:pt>
                      <c:pt idx="12">
                        <c:v>-0.28999999999999998</c:v>
                      </c:pt>
                      <c:pt idx="13">
                        <c:v>-0.31</c:v>
                      </c:pt>
                      <c:pt idx="14">
                        <c:v>-0.32400000000000001</c:v>
                      </c:pt>
                      <c:pt idx="15">
                        <c:v>-0.34599999999999997</c:v>
                      </c:pt>
                      <c:pt idx="16">
                        <c:v>-0.35499999999999998</c:v>
                      </c:pt>
                      <c:pt idx="17">
                        <c:v>-0.378</c:v>
                      </c:pt>
                      <c:pt idx="18">
                        <c:v>-0.36299999999999999</c:v>
                      </c:pt>
                      <c:pt idx="19">
                        <c:v>-0.376</c:v>
                      </c:pt>
                      <c:pt idx="20">
                        <c:v>-0.39100000000000001</c:v>
                      </c:pt>
                      <c:pt idx="21">
                        <c:v>-0.39900000000000002</c:v>
                      </c:pt>
                      <c:pt idx="22">
                        <c:v>-0.44</c:v>
                      </c:pt>
                      <c:pt idx="23">
                        <c:v>-0.45</c:v>
                      </c:pt>
                      <c:pt idx="24" formatCode="General">
                        <c:v>-0.495</c:v>
                      </c:pt>
                      <c:pt idx="25" formatCode="General">
                        <c:v>-0.51600000000000001</c:v>
                      </c:pt>
                      <c:pt idx="26" formatCode="General">
                        <c:v>-0.53600000000000003</c:v>
                      </c:pt>
                      <c:pt idx="27" formatCode="General">
                        <c:v>-0.58099999999999996</c:v>
                      </c:pt>
                      <c:pt idx="28" formatCode="General">
                        <c:v>-0.56000000000000005</c:v>
                      </c:pt>
                      <c:pt idx="29" formatCode="General">
                        <c:v>-0.57599999999999996</c:v>
                      </c:pt>
                      <c:pt idx="30" formatCode="General">
                        <c:v>-0.59199999999999997</c:v>
                      </c:pt>
                      <c:pt idx="31" formatCode="General">
                        <c:v>-0.60899999999999999</c:v>
                      </c:pt>
                      <c:pt idx="32" formatCode="General">
                        <c:v>-0.65</c:v>
                      </c:pt>
                      <c:pt idx="33" formatCode="General">
                        <c:v>-0.71299999999999997</c:v>
                      </c:pt>
                      <c:pt idx="34" formatCode="General">
                        <c:v>-0.68500000000000005</c:v>
                      </c:pt>
                      <c:pt idx="35" formatCode="General">
                        <c:v>-0.64800000000000002</c:v>
                      </c:pt>
                      <c:pt idx="36" formatCode="General">
                        <c:v>-0.69</c:v>
                      </c:pt>
                      <c:pt idx="37" formatCode="General">
                        <c:v>-0.67</c:v>
                      </c:pt>
                      <c:pt idx="38" formatCode="General">
                        <c:v>-0.64400000000000002</c:v>
                      </c:pt>
                      <c:pt idx="39" formatCode="General">
                        <c:v>-0.67500000000000004</c:v>
                      </c:pt>
                      <c:pt idx="40" formatCode="General">
                        <c:v>-0.66600000000000004</c:v>
                      </c:pt>
                      <c:pt idx="41" formatCode="General">
                        <c:v>-0.69299999999999995</c:v>
                      </c:pt>
                      <c:pt idx="42" formatCode="General">
                        <c:v>-0.71399999999999997</c:v>
                      </c:pt>
                      <c:pt idx="43" formatCode="General">
                        <c:v>-0.69199999999999995</c:v>
                      </c:pt>
                      <c:pt idx="44" formatCode="General">
                        <c:v>-0.7</c:v>
                      </c:pt>
                      <c:pt idx="45" formatCode="General">
                        <c:v>-0.7</c:v>
                      </c:pt>
                      <c:pt idx="46" formatCode="General">
                        <c:v>-0.70199999999999996</c:v>
                      </c:pt>
                      <c:pt idx="47" formatCode="General">
                        <c:v>-0.70599999999999996</c:v>
                      </c:pt>
                      <c:pt idx="48" formatCode="General">
                        <c:v>-0.67400000000000004</c:v>
                      </c:pt>
                      <c:pt idx="49" formatCode="General">
                        <c:v>-0.59399999999999997</c:v>
                      </c:pt>
                      <c:pt idx="50" formatCode="General">
                        <c:v>-0.63800000000000001</c:v>
                      </c:pt>
                      <c:pt idx="51" formatCode="General">
                        <c:v>-0.58499999999999996</c:v>
                      </c:pt>
                      <c:pt idx="52" formatCode="General">
                        <c:v>-0.54700000000000004</c:v>
                      </c:pt>
                      <c:pt idx="53" formatCode="General">
                        <c:v>-0.56399999999999995</c:v>
                      </c:pt>
                      <c:pt idx="54" formatCode="General">
                        <c:v>-0.51600000000000001</c:v>
                      </c:pt>
                      <c:pt idx="55" formatCode="General">
                        <c:v>-0.44900000000000001</c:v>
                      </c:pt>
                      <c:pt idx="56" formatCode="General">
                        <c:v>-0.48</c:v>
                      </c:pt>
                      <c:pt idx="57" formatCode="General">
                        <c:v>-0.47399999999999998</c:v>
                      </c:pt>
                      <c:pt idx="58" formatCode="General">
                        <c:v>-0.51</c:v>
                      </c:pt>
                      <c:pt idx="59" formatCode="General">
                        <c:v>-0.50700000000000001</c:v>
                      </c:pt>
                      <c:pt idx="60" formatCode="General">
                        <c:v>-0.52100000000000002</c:v>
                      </c:pt>
                      <c:pt idx="61" formatCode="General">
                        <c:v>-0.58099999999999996</c:v>
                      </c:pt>
                      <c:pt idx="62" formatCode="General">
                        <c:v>-0.6</c:v>
                      </c:pt>
                      <c:pt idx="63" formatCode="General">
                        <c:v>-0.57499999999999996</c:v>
                      </c:pt>
                      <c:pt idx="64" formatCode="General">
                        <c:v>-0.58199999999999996</c:v>
                      </c:pt>
                      <c:pt idx="65" formatCode="General">
                        <c:v>-0.57299999999999995</c:v>
                      </c:pt>
                      <c:pt idx="66" formatCode="General">
                        <c:v>-0.57099999999999995</c:v>
                      </c:pt>
                      <c:pt idx="67" formatCode="General">
                        <c:v>-0.56399999999999995</c:v>
                      </c:pt>
                      <c:pt idx="68" formatCode="General">
                        <c:v>-0.54600000000000004</c:v>
                      </c:pt>
                      <c:pt idx="69" formatCode="General">
                        <c:v>-0.59</c:v>
                      </c:pt>
                      <c:pt idx="70" formatCode="General">
                        <c:v>-0.58599999999999997</c:v>
                      </c:pt>
                      <c:pt idx="71" formatCode="General">
                        <c:v>-0.57499999999999996</c:v>
                      </c:pt>
                      <c:pt idx="72" formatCode="General">
                        <c:v>-0.59399999999999997</c:v>
                      </c:pt>
                      <c:pt idx="73" formatCode="General">
                        <c:v>-0.54800000000000004</c:v>
                      </c:pt>
                      <c:pt idx="74" formatCode="General">
                        <c:v>-0.46899999999999997</c:v>
                      </c:pt>
                      <c:pt idx="75" formatCode="General">
                        <c:v>-0.442</c:v>
                      </c:pt>
                      <c:pt idx="76" formatCode="General">
                        <c:v>-0.45700000000000002</c:v>
                      </c:pt>
                      <c:pt idx="77" formatCode="General">
                        <c:v>-0.41699999999999998</c:v>
                      </c:pt>
                      <c:pt idx="78" formatCode="General">
                        <c:v>-0.38700000000000001</c:v>
                      </c:pt>
                      <c:pt idx="79" formatCode="General">
                        <c:v>-0.40799999999999997</c:v>
                      </c:pt>
                      <c:pt idx="80" formatCode="General">
                        <c:v>-0.38200000000000001</c:v>
                      </c:pt>
                      <c:pt idx="81" formatCode="General">
                        <c:v>-0.34399999999999997</c:v>
                      </c:pt>
                      <c:pt idx="82" formatCode="General">
                        <c:v>-0.36799999999999999</c:v>
                      </c:pt>
                      <c:pt idx="83" formatCode="General">
                        <c:v>-0.39400000000000002</c:v>
                      </c:pt>
                      <c:pt idx="84" formatCode="General">
                        <c:v>-0.40400000000000003</c:v>
                      </c:pt>
                      <c:pt idx="85" formatCode="General">
                        <c:v>-0.36199999999999999</c:v>
                      </c:pt>
                      <c:pt idx="86" formatCode="General">
                        <c:v>-0.33200000000000002</c:v>
                      </c:pt>
                      <c:pt idx="87" formatCode="General">
                        <c:v>-0.35099999999999998</c:v>
                      </c:pt>
                      <c:pt idx="88" formatCode="General">
                        <c:v>-0.35399999999999998</c:v>
                      </c:pt>
                      <c:pt idx="89" formatCode="General">
                        <c:v>-0.40699999999999997</c:v>
                      </c:pt>
                      <c:pt idx="90" formatCode="General">
                        <c:v>-0.38200000000000001</c:v>
                      </c:pt>
                      <c:pt idx="91" formatCode="General">
                        <c:v>-0.35099999999999998</c:v>
                      </c:pt>
                      <c:pt idx="92" formatCode="General">
                        <c:v>-0.309</c:v>
                      </c:pt>
                      <c:pt idx="93" formatCode="General">
                        <c:v>-0.33300000000000002</c:v>
                      </c:pt>
                      <c:pt idx="94" formatCode="General">
                        <c:v>-0.23300000000000001</c:v>
                      </c:pt>
                      <c:pt idx="95" formatCode="General">
                        <c:v>-0.26300000000000001</c:v>
                      </c:pt>
                      <c:pt idx="96" formatCode="General">
                        <c:v>-0.245</c:v>
                      </c:pt>
                      <c:pt idx="97" formatCode="General">
                        <c:v>-0.252</c:v>
                      </c:pt>
                      <c:pt idx="98" formatCode="General">
                        <c:v>-0.3</c:v>
                      </c:pt>
                      <c:pt idx="99" formatCode="General">
                        <c:v>-0.35099999999999998</c:v>
                      </c:pt>
                      <c:pt idx="100" formatCode="General">
                        <c:v>-0.33400000000000002</c:v>
                      </c:pt>
                      <c:pt idx="101" formatCode="General">
                        <c:v>-0.33600000000000002</c:v>
                      </c:pt>
                      <c:pt idx="102" formatCode="General">
                        <c:v>-0.33900000000000002</c:v>
                      </c:pt>
                      <c:pt idx="103" formatCode="General">
                        <c:v>-0.34699999999999998</c:v>
                      </c:pt>
                      <c:pt idx="104" formatCode="General">
                        <c:v>-0.32500000000000001</c:v>
                      </c:pt>
                      <c:pt idx="105" formatCode="General">
                        <c:v>-0.35899999999999999</c:v>
                      </c:pt>
                      <c:pt idx="106" formatCode="General">
                        <c:v>-0.34899999999999998</c:v>
                      </c:pt>
                      <c:pt idx="107" formatCode="General">
                        <c:v>-0.372</c:v>
                      </c:pt>
                      <c:pt idx="108" formatCode="General">
                        <c:v>-0.372</c:v>
                      </c:pt>
                      <c:pt idx="109" formatCode="General">
                        <c:v>-0.36099999999999999</c:v>
                      </c:pt>
                      <c:pt idx="110" formatCode="General">
                        <c:v>-0.36</c:v>
                      </c:pt>
                      <c:pt idx="111" formatCode="General">
                        <c:v>-0.28100000000000003</c:v>
                      </c:pt>
                      <c:pt idx="112" formatCode="General">
                        <c:v>-0.34799999999999998</c:v>
                      </c:pt>
                      <c:pt idx="113" formatCode="General">
                        <c:v>-0.315</c:v>
                      </c:pt>
                      <c:pt idx="114" formatCode="General">
                        <c:v>-0.29399999999999998</c:v>
                      </c:pt>
                      <c:pt idx="115" formatCode="General">
                        <c:v>-0.28599999999999998</c:v>
                      </c:pt>
                      <c:pt idx="116" formatCode="General">
                        <c:v>-0.307</c:v>
                      </c:pt>
                      <c:pt idx="117" formatCode="General">
                        <c:v>-0.29499999999999998</c:v>
                      </c:pt>
                      <c:pt idx="118" formatCode="General">
                        <c:v>-0.32100000000000001</c:v>
                      </c:pt>
                      <c:pt idx="119" formatCode="General">
                        <c:v>-0.26900000000000002</c:v>
                      </c:pt>
                      <c:pt idx="120" formatCode="General">
                        <c:v>-0.28899999999999998</c:v>
                      </c:pt>
                      <c:pt idx="121" formatCode="General">
                        <c:v>-0.27700000000000002</c:v>
                      </c:pt>
                      <c:pt idx="122" formatCode="General">
                        <c:v>-0.29499999999999998</c:v>
                      </c:pt>
                      <c:pt idx="123" formatCode="General">
                        <c:v>-0.249</c:v>
                      </c:pt>
                      <c:pt idx="124" formatCode="General">
                        <c:v>-0.23499999999999999</c:v>
                      </c:pt>
                      <c:pt idx="125" formatCode="General">
                        <c:v>-0.252</c:v>
                      </c:pt>
                      <c:pt idx="126" formatCode="General">
                        <c:v>-0.24199999999999999</c:v>
                      </c:pt>
                      <c:pt idx="127" formatCode="General">
                        <c:v>-0.24199999999999999</c:v>
                      </c:pt>
                      <c:pt idx="128" formatCode="General">
                        <c:v>-0.24199999999999999</c:v>
                      </c:pt>
                      <c:pt idx="129" formatCode="General">
                        <c:v>-0.24199999999999999</c:v>
                      </c:pt>
                      <c:pt idx="130" formatCode="General">
                        <c:v>-0.25600000000000001</c:v>
                      </c:pt>
                      <c:pt idx="131" formatCode="General">
                        <c:v>-0.185</c:v>
                      </c:pt>
                      <c:pt idx="132" formatCode="General">
                        <c:v>-0.185</c:v>
                      </c:pt>
                      <c:pt idx="133" formatCode="General">
                        <c:v>-0.186</c:v>
                      </c:pt>
                      <c:pt idx="134" formatCode="General">
                        <c:v>-0.223</c:v>
                      </c:pt>
                      <c:pt idx="135" formatCode="General">
                        <c:v>-0.27800000000000002</c:v>
                      </c:pt>
                      <c:pt idx="136" formatCode="General">
                        <c:v>-0.28699999999999998</c:v>
                      </c:pt>
                      <c:pt idx="137" formatCode="General">
                        <c:v>-0.28499999999999998</c:v>
                      </c:pt>
                      <c:pt idx="138" formatCode="General">
                        <c:v>-0.20699999999999999</c:v>
                      </c:pt>
                      <c:pt idx="139" formatCode="General">
                        <c:v>-0.17899999999999999</c:v>
                      </c:pt>
                      <c:pt idx="140" formatCode="General">
                        <c:v>-0.19900000000000001</c:v>
                      </c:pt>
                      <c:pt idx="141" formatCode="General">
                        <c:v>-0.159</c:v>
                      </c:pt>
                      <c:pt idx="142" formatCode="General">
                        <c:v>-0.17100000000000001</c:v>
                      </c:pt>
                      <c:pt idx="143" formatCode="General">
                        <c:v>-0.2</c:v>
                      </c:pt>
                      <c:pt idx="144" formatCode="General">
                        <c:v>-0.219</c:v>
                      </c:pt>
                      <c:pt idx="145" formatCode="General">
                        <c:v>-0.215</c:v>
                      </c:pt>
                      <c:pt idx="146" formatCode="General">
                        <c:v>-0.218</c:v>
                      </c:pt>
                      <c:pt idx="147" formatCode="General">
                        <c:v>-0.248</c:v>
                      </c:pt>
                      <c:pt idx="148" formatCode="General">
                        <c:v>-0.26</c:v>
                      </c:pt>
                      <c:pt idx="149" formatCode="General">
                        <c:v>-0.308</c:v>
                      </c:pt>
                      <c:pt idx="150" formatCode="General">
                        <c:v>-0.33500000000000002</c:v>
                      </c:pt>
                      <c:pt idx="151" formatCode="General">
                        <c:v>-0.38500000000000001</c:v>
                      </c:pt>
                      <c:pt idx="152" formatCode="General">
                        <c:v>-0.34100000000000003</c:v>
                      </c:pt>
                      <c:pt idx="153" formatCode="General">
                        <c:v>-0.377</c:v>
                      </c:pt>
                      <c:pt idx="154" formatCode="General">
                        <c:v>-0.40600000000000003</c:v>
                      </c:pt>
                      <c:pt idx="155" formatCode="General">
                        <c:v>-0.434</c:v>
                      </c:pt>
                      <c:pt idx="156" formatCode="General">
                        <c:v>-0.442</c:v>
                      </c:pt>
                      <c:pt idx="157" formatCode="General">
                        <c:v>-0.39900000000000002</c:v>
                      </c:pt>
                      <c:pt idx="158" formatCode="General">
                        <c:v>-0.35899999999999999</c:v>
                      </c:pt>
                      <c:pt idx="159" formatCode="General">
                        <c:v>-0.37</c:v>
                      </c:pt>
                      <c:pt idx="160" formatCode="General">
                        <c:v>-0.38600000000000001</c:v>
                      </c:pt>
                      <c:pt idx="161" formatCode="General">
                        <c:v>-0.41099999999999998</c:v>
                      </c:pt>
                      <c:pt idx="162" formatCode="General">
                        <c:v>-0.39100000000000001</c:v>
                      </c:pt>
                      <c:pt idx="163" formatCode="General">
                        <c:v>-0.378</c:v>
                      </c:pt>
                      <c:pt idx="164" formatCode="General">
                        <c:v>-0.38600000000000001</c:v>
                      </c:pt>
                      <c:pt idx="165" formatCode="General">
                        <c:v>-0.40100000000000002</c:v>
                      </c:pt>
                      <c:pt idx="166" formatCode="General">
                        <c:v>-0.40100000000000002</c:v>
                      </c:pt>
                      <c:pt idx="167" formatCode="General">
                        <c:v>-0.40699999999999997</c:v>
                      </c:pt>
                      <c:pt idx="168" formatCode="General">
                        <c:v>-0.41799999999999998</c:v>
                      </c:pt>
                      <c:pt idx="169" formatCode="General">
                        <c:v>-0.44400000000000001</c:v>
                      </c:pt>
                      <c:pt idx="170" formatCode="General">
                        <c:v>-0.43099999999999999</c:v>
                      </c:pt>
                      <c:pt idx="171" formatCode="General">
                        <c:v>-0.48099999999999998</c:v>
                      </c:pt>
                      <c:pt idx="172" formatCode="General">
                        <c:v>-0.51200000000000001</c:v>
                      </c:pt>
                      <c:pt idx="173" formatCode="General">
                        <c:v>-0.505</c:v>
                      </c:pt>
                      <c:pt idx="174" formatCode="General">
                        <c:v>-0.54300000000000004</c:v>
                      </c:pt>
                      <c:pt idx="175" formatCode="General">
                        <c:v>-0.60699999999999998</c:v>
                      </c:pt>
                      <c:pt idx="176" formatCode="General">
                        <c:v>-0.624</c:v>
                      </c:pt>
                      <c:pt idx="177" formatCode="General">
                        <c:v>-0.625</c:v>
                      </c:pt>
                      <c:pt idx="178" formatCode="General">
                        <c:v>-0.63800000000000001</c:v>
                      </c:pt>
                      <c:pt idx="179" formatCode="General">
                        <c:v>-0.68600000000000005</c:v>
                      </c:pt>
                      <c:pt idx="180" formatCode="General">
                        <c:v>-0.71</c:v>
                      </c:pt>
                      <c:pt idx="181" formatCode="General">
                        <c:v>-0.85599999999999998</c:v>
                      </c:pt>
                      <c:pt idx="182" formatCode="General">
                        <c:v>-0.79</c:v>
                      </c:pt>
                      <c:pt idx="183" formatCode="General">
                        <c:v>-0.74199999999999999</c:v>
                      </c:pt>
                      <c:pt idx="184" formatCode="General">
                        <c:v>-0.74099999999999999</c:v>
                      </c:pt>
                      <c:pt idx="185" formatCode="General">
                        <c:v>-0.54400000000000004</c:v>
                      </c:pt>
                      <c:pt idx="186" formatCode="General">
                        <c:v>-0.46100000000000002</c:v>
                      </c:pt>
                      <c:pt idx="187" formatCode="General">
                        <c:v>-0.434</c:v>
                      </c:pt>
                      <c:pt idx="188" formatCode="General">
                        <c:v>-0.23499999999999999</c:v>
                      </c:pt>
                      <c:pt idx="189" formatCode="General">
                        <c:v>-0.193</c:v>
                      </c:pt>
                      <c:pt idx="190" formatCode="General">
                        <c:v>-0.32100000000000001</c:v>
                      </c:pt>
                      <c:pt idx="191" formatCode="General">
                        <c:v>-0.375</c:v>
                      </c:pt>
                      <c:pt idx="192" formatCode="General">
                        <c:v>-0.32200000000000001</c:v>
                      </c:pt>
                      <c:pt idx="193" formatCode="General">
                        <c:v>-0.26200000000000001</c:v>
                      </c:pt>
                      <c:pt idx="194" formatCode="General">
                        <c:v>-0.36099999999999999</c:v>
                      </c:pt>
                      <c:pt idx="195" formatCode="General">
                        <c:v>-0.47399999999999998</c:v>
                      </c:pt>
                      <c:pt idx="196" formatCode="General">
                        <c:v>-0.49</c:v>
                      </c:pt>
                      <c:pt idx="197" formatCode="General">
                        <c:v>-0.47099999999999997</c:v>
                      </c:pt>
                      <c:pt idx="198" formatCode="General">
                        <c:v>-0.45800000000000002</c:v>
                      </c:pt>
                      <c:pt idx="199" formatCode="General">
                        <c:v>-0.433</c:v>
                      </c:pt>
                      <c:pt idx="200" formatCode="General">
                        <c:v>-0.441</c:v>
                      </c:pt>
                      <c:pt idx="201" formatCode="General">
                        <c:v>-0.42499999999999999</c:v>
                      </c:pt>
                      <c:pt idx="202" formatCode="General">
                        <c:v>-0.309</c:v>
                      </c:pt>
                      <c:pt idx="203" formatCode="General">
                        <c:v>-0.30599999999999999</c:v>
                      </c:pt>
                      <c:pt idx="204" formatCode="General">
                        <c:v>-0.34699999999999998</c:v>
                      </c:pt>
                      <c:pt idx="205" formatCode="General">
                        <c:v>-0.34699999999999998</c:v>
                      </c:pt>
                      <c:pt idx="206" formatCode="General">
                        <c:v>-0.34699999999999998</c:v>
                      </c:pt>
                      <c:pt idx="207" formatCode="General">
                        <c:v>-0.377</c:v>
                      </c:pt>
                      <c:pt idx="208" formatCode="General">
                        <c:v>-0.46500000000000002</c:v>
                      </c:pt>
                      <c:pt idx="209" formatCode="General">
                        <c:v>-0.47399999999999998</c:v>
                      </c:pt>
                      <c:pt idx="210" formatCode="General">
                        <c:v>-0.47199999999999998</c:v>
                      </c:pt>
                      <c:pt idx="211" formatCode="General">
                        <c:v>-0.44800000000000001</c:v>
                      </c:pt>
                      <c:pt idx="212" formatCode="General">
                        <c:v>-0.47699999999999998</c:v>
                      </c:pt>
                      <c:pt idx="213" formatCode="General">
                        <c:v>-0.40699999999999997</c:v>
                      </c:pt>
                      <c:pt idx="214" formatCode="General">
                        <c:v>-0.42399999999999999</c:v>
                      </c:pt>
                      <c:pt idx="215" formatCode="General">
                        <c:v>-0.47299999999999998</c:v>
                      </c:pt>
                      <c:pt idx="216" formatCode="General">
                        <c:v>-0.45300000000000001</c:v>
                      </c:pt>
                      <c:pt idx="217" formatCode="General">
                        <c:v>-0.46899999999999997</c:v>
                      </c:pt>
                      <c:pt idx="218" formatCode="General">
                        <c:v>-0.495</c:v>
                      </c:pt>
                      <c:pt idx="219" formatCode="General">
                        <c:v>-0.58599999999999997</c:v>
                      </c:pt>
                      <c:pt idx="220" formatCode="General">
                        <c:v>-0.58599999999999997</c:v>
                      </c:pt>
                      <c:pt idx="221" formatCode="General">
                        <c:v>-0.56299999999999994</c:v>
                      </c:pt>
                      <c:pt idx="222" formatCode="General">
                        <c:v>-0.57799999999999996</c:v>
                      </c:pt>
                      <c:pt idx="223" formatCode="General">
                        <c:v>-0.50700000000000001</c:v>
                      </c:pt>
                      <c:pt idx="224" formatCode="General">
                        <c:v>-0.54500000000000004</c:v>
                      </c:pt>
                      <c:pt idx="225" formatCode="General">
                        <c:v>-0.53700000000000003</c:v>
                      </c:pt>
                      <c:pt idx="226" formatCode="General">
                        <c:v>-0.51200000000000001</c:v>
                      </c:pt>
                      <c:pt idx="227" formatCode="General">
                        <c:v>-0.505</c:v>
                      </c:pt>
                      <c:pt idx="228" formatCode="General">
                        <c:v>-0.53</c:v>
                      </c:pt>
                      <c:pt idx="229" formatCode="General">
                        <c:v>-0.54300000000000004</c:v>
                      </c:pt>
                      <c:pt idx="230" formatCode="General">
                        <c:v>-0.53100000000000003</c:v>
                      </c:pt>
                      <c:pt idx="231" formatCode="General">
                        <c:v>-0.46700000000000003</c:v>
                      </c:pt>
                      <c:pt idx="232" formatCode="General">
                        <c:v>-0.46400000000000002</c:v>
                      </c:pt>
                      <c:pt idx="233" formatCode="General">
                        <c:v>-0.46800000000000003</c:v>
                      </c:pt>
                      <c:pt idx="234" formatCode="General">
                        <c:v>-0.495</c:v>
                      </c:pt>
                      <c:pt idx="235" formatCode="General">
                        <c:v>-0.48699999999999999</c:v>
                      </c:pt>
                      <c:pt idx="236" formatCode="General">
                        <c:v>-0.49399999999999999</c:v>
                      </c:pt>
                      <c:pt idx="237" formatCode="General">
                        <c:v>-0.42899999999999999</c:v>
                      </c:pt>
                      <c:pt idx="238" formatCode="General">
                        <c:v>-0.41399999999999998</c:v>
                      </c:pt>
                      <c:pt idx="239" formatCode="General">
                        <c:v>-0.41899999999999998</c:v>
                      </c:pt>
                      <c:pt idx="240" formatCode="General">
                        <c:v>-0.44700000000000001</c:v>
                      </c:pt>
                      <c:pt idx="241" formatCode="General">
                        <c:v>-0.40200000000000002</c:v>
                      </c:pt>
                      <c:pt idx="242" formatCode="General">
                        <c:v>-0.41499999999999998</c:v>
                      </c:pt>
                      <c:pt idx="243" formatCode="General">
                        <c:v>-0.35399999999999998</c:v>
                      </c:pt>
                      <c:pt idx="244" formatCode="General">
                        <c:v>-0.32</c:v>
                      </c:pt>
                      <c:pt idx="245" formatCode="General">
                        <c:v>-0.27700000000000002</c:v>
                      </c:pt>
                      <c:pt idx="246" formatCode="General">
                        <c:v>-0.31900000000000001</c:v>
                      </c:pt>
                      <c:pt idx="247" formatCode="General">
                        <c:v>-0.309</c:v>
                      </c:pt>
                      <c:pt idx="248" formatCode="General">
                        <c:v>-0.33100000000000002</c:v>
                      </c:pt>
                      <c:pt idx="249" formatCode="General">
                        <c:v>-0.41399999999999998</c:v>
                      </c:pt>
                      <c:pt idx="250" formatCode="General">
                        <c:v>-0.439</c:v>
                      </c:pt>
                      <c:pt idx="251" formatCode="General">
                        <c:v>-0.44600000000000001</c:v>
                      </c:pt>
                      <c:pt idx="252" formatCode="General">
                        <c:v>-0.42699999999999999</c:v>
                      </c:pt>
                      <c:pt idx="253" formatCode="General">
                        <c:v>-0.39200000000000002</c:v>
                      </c:pt>
                      <c:pt idx="254" formatCode="General">
                        <c:v>-0.40699999999999997</c:v>
                      </c:pt>
                      <c:pt idx="255" formatCode="General">
                        <c:v>-0.41499999999999998</c:v>
                      </c:pt>
                      <c:pt idx="256" formatCode="General">
                        <c:v>-0.439</c:v>
                      </c:pt>
                      <c:pt idx="257" formatCode="General">
                        <c:v>-0.40799999999999997</c:v>
                      </c:pt>
                      <c:pt idx="258" formatCode="General">
                        <c:v>-0.44</c:v>
                      </c:pt>
                      <c:pt idx="259" formatCode="General">
                        <c:v>-0.46800000000000003</c:v>
                      </c:pt>
                      <c:pt idx="260" formatCode="General">
                        <c:v>-0.48199999999999998</c:v>
                      </c:pt>
                      <c:pt idx="261" formatCode="General">
                        <c:v>-0.47</c:v>
                      </c:pt>
                      <c:pt idx="262" formatCode="General">
                        <c:v>-0.45400000000000001</c:v>
                      </c:pt>
                    </c:numCache>
                  </c:numRef>
                </c:val>
                <c:smooth val="0"/>
                <c:extLst xmlns:c16r2="http://schemas.microsoft.com/office/drawing/2015/06/chart">
                  <c:ext xmlns:c16="http://schemas.microsoft.com/office/drawing/2014/chart" uri="{C3380CC4-5D6E-409C-BE32-E72D297353CC}">
                    <c16:uniqueId val="{00000004-57E9-41A6-B6C9-FC37A9C84CE0}"/>
                  </c:ext>
                </c:extLst>
              </c15:ser>
            </c15:filteredLineSeries>
            <c15:filteredLineSeries>
              <c15:ser>
                <c:idx val="1"/>
                <c:order val="1"/>
                <c:tx>
                  <c:strRef>
                    <c:extLst xmlns:c15="http://schemas.microsoft.com/office/drawing/2012/chart" xmlns:c16r2="http://schemas.microsoft.com/office/drawing/2015/06/chart">
                      <c:ext xmlns:c15="http://schemas.microsoft.com/office/drawing/2012/chart" uri="{02D57815-91ED-43cb-92C2-25804820EDAC}">
                        <c15:formulaRef>
                          <c15:sqref>'10 Year Bond Yield'!$C$1</c15:sqref>
                        </c15:formulaRef>
                      </c:ext>
                    </c:extLst>
                    <c:strCache>
                      <c:ptCount val="1"/>
                      <c:pt idx="0">
                        <c:v>Spain</c:v>
                      </c:pt>
                    </c:strCache>
                  </c:strRef>
                </c:tx>
                <c:spPr>
                  <a:ln w="28575" cap="rnd">
                    <a:solidFill>
                      <a:schemeClr val="accent2"/>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'10 Year Bond Yield'!$C$2217:$C$2479</c15:sqref>
                        </c15:formulaRef>
                      </c:ext>
                    </c:extLst>
                    <c:numCache>
                      <c:formatCode>0.00</c:formatCode>
                      <c:ptCount val="263"/>
                      <c:pt idx="0">
                        <c:v>0.33600000000000002</c:v>
                      </c:pt>
                      <c:pt idx="1">
                        <c:v>0.29299999999999998</c:v>
                      </c:pt>
                      <c:pt idx="2">
                        <c:v>0.214</c:v>
                      </c:pt>
                      <c:pt idx="3">
                        <c:v>0.248</c:v>
                      </c:pt>
                      <c:pt idx="4">
                        <c:v>0.32300000000000001</c:v>
                      </c:pt>
                      <c:pt idx="5">
                        <c:v>0.437</c:v>
                      </c:pt>
                      <c:pt idx="6">
                        <c:v>0.42</c:v>
                      </c:pt>
                      <c:pt idx="7">
                        <c:v>0.438</c:v>
                      </c:pt>
                      <c:pt idx="8">
                        <c:v>0.47599999999999998</c:v>
                      </c:pt>
                      <c:pt idx="9">
                        <c:v>0.56799999999999995</c:v>
                      </c:pt>
                      <c:pt idx="10">
                        <c:v>0.50800000000000001</c:v>
                      </c:pt>
                      <c:pt idx="11">
                        <c:v>0.49099999999999999</c:v>
                      </c:pt>
                      <c:pt idx="12">
                        <c:v>0.44700000000000001</c:v>
                      </c:pt>
                      <c:pt idx="13">
                        <c:v>0.40500000000000003</c:v>
                      </c:pt>
                      <c:pt idx="14">
                        <c:v>0.38800000000000001</c:v>
                      </c:pt>
                      <c:pt idx="15">
                        <c:v>0.39100000000000001</c:v>
                      </c:pt>
                      <c:pt idx="16">
                        <c:v>0.39400000000000002</c:v>
                      </c:pt>
                      <c:pt idx="17">
                        <c:v>0.34699999999999998</c:v>
                      </c:pt>
                      <c:pt idx="18">
                        <c:v>0.35699999999999998</c:v>
                      </c:pt>
                      <c:pt idx="19">
                        <c:v>0.372</c:v>
                      </c:pt>
                      <c:pt idx="20">
                        <c:v>0.35799999999999998</c:v>
                      </c:pt>
                      <c:pt idx="21">
                        <c:v>0.35199999999999998</c:v>
                      </c:pt>
                      <c:pt idx="22">
                        <c:v>0.28399999999999997</c:v>
                      </c:pt>
                      <c:pt idx="23">
                        <c:v>0.29399999999999998</c:v>
                      </c:pt>
                      <c:pt idx="24" formatCode="General">
                        <c:v>0.246</c:v>
                      </c:pt>
                      <c:pt idx="25" formatCode="General">
                        <c:v>0.246</c:v>
                      </c:pt>
                      <c:pt idx="26" formatCode="General">
                        <c:v>0.23100000000000001</c:v>
                      </c:pt>
                      <c:pt idx="27" formatCode="General">
                        <c:v>0.17100000000000001</c:v>
                      </c:pt>
                      <c:pt idx="28" formatCode="General">
                        <c:v>0.223</c:v>
                      </c:pt>
                      <c:pt idx="29" formatCode="General">
                        <c:v>0.26100000000000001</c:v>
                      </c:pt>
                      <c:pt idx="30" formatCode="General">
                        <c:v>0.23</c:v>
                      </c:pt>
                      <c:pt idx="31" formatCode="General">
                        <c:v>0.21</c:v>
                      </c:pt>
                      <c:pt idx="32" formatCode="General">
                        <c:v>0.14299999999999999</c:v>
                      </c:pt>
                      <c:pt idx="33" formatCode="General">
                        <c:v>3.5000000000000003E-2</c:v>
                      </c:pt>
                      <c:pt idx="34" formatCode="General">
                        <c:v>8.1000000000000003E-2</c:v>
                      </c:pt>
                      <c:pt idx="35" formatCode="General">
                        <c:v>0.13300000000000001</c:v>
                      </c:pt>
                      <c:pt idx="36" formatCode="General">
                        <c:v>9.6000000000000002E-2</c:v>
                      </c:pt>
                      <c:pt idx="37" formatCode="General">
                        <c:v>9.7000000000000003E-2</c:v>
                      </c:pt>
                      <c:pt idx="38" formatCode="General">
                        <c:v>0.14099999999999999</c:v>
                      </c:pt>
                      <c:pt idx="39" formatCode="General">
                        <c:v>0.13800000000000001</c:v>
                      </c:pt>
                      <c:pt idx="40" formatCode="General">
                        <c:v>0.13300000000000001</c:v>
                      </c:pt>
                      <c:pt idx="41" formatCode="General">
                        <c:v>8.3000000000000004E-2</c:v>
                      </c:pt>
                      <c:pt idx="42" formatCode="General">
                        <c:v>6.5000000000000002E-2</c:v>
                      </c:pt>
                      <c:pt idx="43" formatCode="General">
                        <c:v>0.10299999999999999</c:v>
                      </c:pt>
                      <c:pt idx="44" formatCode="General">
                        <c:v>0.105</c:v>
                      </c:pt>
                      <c:pt idx="45" formatCode="General">
                        <c:v>0.105</c:v>
                      </c:pt>
                      <c:pt idx="46" formatCode="General">
                        <c:v>0.128</c:v>
                      </c:pt>
                      <c:pt idx="47" formatCode="General">
                        <c:v>0.109</c:v>
                      </c:pt>
                      <c:pt idx="48" formatCode="General">
                        <c:v>0.14899999999999999</c:v>
                      </c:pt>
                      <c:pt idx="49" formatCode="General">
                        <c:v>0.23499999999999999</c:v>
                      </c:pt>
                      <c:pt idx="50" formatCode="General">
                        <c:v>0.17299999999999999</c:v>
                      </c:pt>
                      <c:pt idx="51" formatCode="General">
                        <c:v>0.218</c:v>
                      </c:pt>
                      <c:pt idx="52" formatCode="General">
                        <c:v>0.25900000000000001</c:v>
                      </c:pt>
                      <c:pt idx="53" formatCode="General">
                        <c:v>0.255</c:v>
                      </c:pt>
                      <c:pt idx="54" formatCode="General">
                        <c:v>0.221</c:v>
                      </c:pt>
                      <c:pt idx="55" formatCode="General">
                        <c:v>0.30199999999999999</c:v>
                      </c:pt>
                      <c:pt idx="56" formatCode="General">
                        <c:v>0.25700000000000001</c:v>
                      </c:pt>
                      <c:pt idx="57" formatCode="General">
                        <c:v>0.28599999999999998</c:v>
                      </c:pt>
                      <c:pt idx="58" formatCode="General">
                        <c:v>0.22800000000000001</c:v>
                      </c:pt>
                      <c:pt idx="59" formatCode="General">
                        <c:v>0.249</c:v>
                      </c:pt>
                      <c:pt idx="60" formatCode="General">
                        <c:v>0.23599999999999999</c:v>
                      </c:pt>
                      <c:pt idx="61" formatCode="General">
                        <c:v>0.14899999999999999</c:v>
                      </c:pt>
                      <c:pt idx="62" formatCode="General">
                        <c:v>0.11799999999999999</c:v>
                      </c:pt>
                      <c:pt idx="63" formatCode="General">
                        <c:v>0.13300000000000001</c:v>
                      </c:pt>
                      <c:pt idx="64" formatCode="General">
                        <c:v>0.14899999999999999</c:v>
                      </c:pt>
                      <c:pt idx="65" formatCode="General">
                        <c:v>0.15</c:v>
                      </c:pt>
                      <c:pt idx="66" formatCode="General">
                        <c:v>0.14499999999999999</c:v>
                      </c:pt>
                      <c:pt idx="67" formatCode="General">
                        <c:v>0.152</c:v>
                      </c:pt>
                      <c:pt idx="68" formatCode="General">
                        <c:v>0.16900000000000001</c:v>
                      </c:pt>
                      <c:pt idx="69" formatCode="General">
                        <c:v>0.13100000000000001</c:v>
                      </c:pt>
                      <c:pt idx="70" formatCode="General">
                        <c:v>0.13200000000000001</c:v>
                      </c:pt>
                      <c:pt idx="71" formatCode="General">
                        <c:v>0.13700000000000001</c:v>
                      </c:pt>
                      <c:pt idx="72" formatCode="General">
                        <c:v>0.122</c:v>
                      </c:pt>
                      <c:pt idx="73" formatCode="General">
                        <c:v>0.151</c:v>
                      </c:pt>
                      <c:pt idx="74" formatCode="General">
                        <c:v>0.22700000000000001</c:v>
                      </c:pt>
                      <c:pt idx="75" formatCode="General">
                        <c:v>0.23599999999999999</c:v>
                      </c:pt>
                      <c:pt idx="76" formatCode="General">
                        <c:v>0.21099999999999999</c:v>
                      </c:pt>
                      <c:pt idx="77" formatCode="General">
                        <c:v>0.22700000000000001</c:v>
                      </c:pt>
                      <c:pt idx="78" formatCode="General">
                        <c:v>0.253</c:v>
                      </c:pt>
                      <c:pt idx="79" formatCode="General">
                        <c:v>0.22600000000000001</c:v>
                      </c:pt>
                      <c:pt idx="80" formatCode="General">
                        <c:v>0.245</c:v>
                      </c:pt>
                      <c:pt idx="81" formatCode="General">
                        <c:v>0.28599999999999998</c:v>
                      </c:pt>
                      <c:pt idx="82" formatCode="General">
                        <c:v>0.26100000000000001</c:v>
                      </c:pt>
                      <c:pt idx="83" formatCode="General">
                        <c:v>0.25</c:v>
                      </c:pt>
                      <c:pt idx="84" formatCode="General">
                        <c:v>0.23799999999999999</c:v>
                      </c:pt>
                      <c:pt idx="85" formatCode="General">
                        <c:v>0.27400000000000002</c:v>
                      </c:pt>
                      <c:pt idx="86" formatCode="General">
                        <c:v>0.307</c:v>
                      </c:pt>
                      <c:pt idx="87" formatCode="General">
                        <c:v>0.28799999999999998</c:v>
                      </c:pt>
                      <c:pt idx="88" formatCode="General">
                        <c:v>0.28199999999999997</c:v>
                      </c:pt>
                      <c:pt idx="89" formatCode="General">
                        <c:v>0.23699999999999999</c:v>
                      </c:pt>
                      <c:pt idx="90" formatCode="General">
                        <c:v>0.27400000000000002</c:v>
                      </c:pt>
                      <c:pt idx="91" formatCode="General">
                        <c:v>0.309</c:v>
                      </c:pt>
                      <c:pt idx="92" formatCode="General">
                        <c:v>0.32800000000000001</c:v>
                      </c:pt>
                      <c:pt idx="93" formatCode="General">
                        <c:v>0.29099999999999998</c:v>
                      </c:pt>
                      <c:pt idx="94" formatCode="General">
                        <c:v>0.38200000000000001</c:v>
                      </c:pt>
                      <c:pt idx="95" formatCode="General">
                        <c:v>0.38800000000000001</c:v>
                      </c:pt>
                      <c:pt idx="96" formatCode="General">
                        <c:v>0.43</c:v>
                      </c:pt>
                      <c:pt idx="97" formatCode="General">
                        <c:v>0.443</c:v>
                      </c:pt>
                      <c:pt idx="98" formatCode="General">
                        <c:v>0.45</c:v>
                      </c:pt>
                      <c:pt idx="99" formatCode="General">
                        <c:v>0.45700000000000002</c:v>
                      </c:pt>
                      <c:pt idx="100" formatCode="General">
                        <c:v>0.44</c:v>
                      </c:pt>
                      <c:pt idx="101" formatCode="General">
                        <c:v>0.41399999999999998</c:v>
                      </c:pt>
                      <c:pt idx="102" formatCode="General">
                        <c:v>0.43099999999999999</c:v>
                      </c:pt>
                      <c:pt idx="103" formatCode="General">
                        <c:v>0.42499999999999999</c:v>
                      </c:pt>
                      <c:pt idx="104" formatCode="General">
                        <c:v>0.45100000000000001</c:v>
                      </c:pt>
                      <c:pt idx="105" formatCode="General">
                        <c:v>0.41</c:v>
                      </c:pt>
                      <c:pt idx="106" formatCode="General">
                        <c:v>0.41299999999999998</c:v>
                      </c:pt>
                      <c:pt idx="107" formatCode="General">
                        <c:v>0.38900000000000001</c:v>
                      </c:pt>
                      <c:pt idx="108" formatCode="General">
                        <c:v>0.39500000000000002</c:v>
                      </c:pt>
                      <c:pt idx="109" formatCode="General">
                        <c:v>0.41099999999999998</c:v>
                      </c:pt>
                      <c:pt idx="110" formatCode="General">
                        <c:v>0.41599999999999998</c:v>
                      </c:pt>
                      <c:pt idx="111" formatCode="General">
                        <c:v>0.49</c:v>
                      </c:pt>
                      <c:pt idx="112" formatCode="General">
                        <c:v>0.41099999999999998</c:v>
                      </c:pt>
                      <c:pt idx="113" formatCode="General">
                        <c:v>0.442</c:v>
                      </c:pt>
                      <c:pt idx="114" formatCode="General">
                        <c:v>0.48899999999999999</c:v>
                      </c:pt>
                      <c:pt idx="115" formatCode="General">
                        <c:v>0.49299999999999999</c:v>
                      </c:pt>
                      <c:pt idx="116" formatCode="General">
                        <c:v>0.45400000000000001</c:v>
                      </c:pt>
                      <c:pt idx="117" formatCode="General">
                        <c:v>0.46100000000000002</c:v>
                      </c:pt>
                      <c:pt idx="118" formatCode="General">
                        <c:v>0.41299999999999998</c:v>
                      </c:pt>
                      <c:pt idx="119" formatCode="General">
                        <c:v>0.45</c:v>
                      </c:pt>
                      <c:pt idx="120" formatCode="General">
                        <c:v>0.41299999999999998</c:v>
                      </c:pt>
                      <c:pt idx="121" formatCode="General">
                        <c:v>0.42</c:v>
                      </c:pt>
                      <c:pt idx="122" formatCode="General">
                        <c:v>0.39300000000000002</c:v>
                      </c:pt>
                      <c:pt idx="123" formatCode="General">
                        <c:v>0.43</c:v>
                      </c:pt>
                      <c:pt idx="124" formatCode="General">
                        <c:v>0.44800000000000001</c:v>
                      </c:pt>
                      <c:pt idx="125" formatCode="General">
                        <c:v>0.443</c:v>
                      </c:pt>
                      <c:pt idx="126" formatCode="General">
                        <c:v>0.436</c:v>
                      </c:pt>
                      <c:pt idx="127" formatCode="General">
                        <c:v>0.436</c:v>
                      </c:pt>
                      <c:pt idx="128" formatCode="General">
                        <c:v>0.436</c:v>
                      </c:pt>
                      <c:pt idx="129" formatCode="General">
                        <c:v>0.436</c:v>
                      </c:pt>
                      <c:pt idx="130" formatCode="General">
                        <c:v>0.40899999999999997</c:v>
                      </c:pt>
                      <c:pt idx="131" formatCode="General">
                        <c:v>0.46800000000000003</c:v>
                      </c:pt>
                      <c:pt idx="132" formatCode="General">
                        <c:v>0.46800000000000003</c:v>
                      </c:pt>
                      <c:pt idx="133" formatCode="General">
                        <c:v>0.46800000000000003</c:v>
                      </c:pt>
                      <c:pt idx="134" formatCode="General">
                        <c:v>0.44500000000000001</c:v>
                      </c:pt>
                      <c:pt idx="135" formatCode="General">
                        <c:v>0.38600000000000001</c:v>
                      </c:pt>
                      <c:pt idx="136" formatCode="General">
                        <c:v>0.39400000000000002</c:v>
                      </c:pt>
                      <c:pt idx="137" formatCode="General">
                        <c:v>0.39700000000000002</c:v>
                      </c:pt>
                      <c:pt idx="138" formatCode="General">
                        <c:v>0.433</c:v>
                      </c:pt>
                      <c:pt idx="139" formatCode="General">
                        <c:v>0.45100000000000001</c:v>
                      </c:pt>
                      <c:pt idx="140" formatCode="General">
                        <c:v>0.441</c:v>
                      </c:pt>
                      <c:pt idx="141" formatCode="General">
                        <c:v>0.47899999999999998</c:v>
                      </c:pt>
                      <c:pt idx="142" formatCode="General">
                        <c:v>0.47899999999999998</c:v>
                      </c:pt>
                      <c:pt idx="143" formatCode="General">
                        <c:v>0.45400000000000001</c:v>
                      </c:pt>
                      <c:pt idx="144" formatCode="General">
                        <c:v>0.46700000000000003</c:v>
                      </c:pt>
                      <c:pt idx="145" formatCode="General">
                        <c:v>0.46300000000000002</c:v>
                      </c:pt>
                      <c:pt idx="146" formatCode="General">
                        <c:v>0.44500000000000001</c:v>
                      </c:pt>
                      <c:pt idx="147" formatCode="General">
                        <c:v>0.42299999999999999</c:v>
                      </c:pt>
                      <c:pt idx="148" formatCode="General">
                        <c:v>0.41299999999999998</c:v>
                      </c:pt>
                      <c:pt idx="149" formatCode="General">
                        <c:v>0.35799999999999998</c:v>
                      </c:pt>
                      <c:pt idx="150" formatCode="General">
                        <c:v>0.34799999999999998</c:v>
                      </c:pt>
                      <c:pt idx="151" formatCode="General">
                        <c:v>0.28100000000000003</c:v>
                      </c:pt>
                      <c:pt idx="152" formatCode="General">
                        <c:v>0.315</c:v>
                      </c:pt>
                      <c:pt idx="153" formatCode="General">
                        <c:v>0.3</c:v>
                      </c:pt>
                      <c:pt idx="154" formatCode="General">
                        <c:v>0.27100000000000002</c:v>
                      </c:pt>
                      <c:pt idx="155" formatCode="General">
                        <c:v>0.23499999999999999</c:v>
                      </c:pt>
                      <c:pt idx="156" formatCode="General">
                        <c:v>0.24199999999999999</c:v>
                      </c:pt>
                      <c:pt idx="157" formatCode="General">
                        <c:v>0.26900000000000002</c:v>
                      </c:pt>
                      <c:pt idx="158" formatCode="General">
                        <c:v>0.3</c:v>
                      </c:pt>
                      <c:pt idx="159" formatCode="General">
                        <c:v>0.29499999999999998</c:v>
                      </c:pt>
                      <c:pt idx="160" formatCode="General">
                        <c:v>0.28299999999999997</c:v>
                      </c:pt>
                      <c:pt idx="161" formatCode="General">
                        <c:v>0.25900000000000001</c:v>
                      </c:pt>
                      <c:pt idx="162" formatCode="General">
                        <c:v>0.26800000000000002</c:v>
                      </c:pt>
                      <c:pt idx="163" formatCode="General">
                        <c:v>0.31</c:v>
                      </c:pt>
                      <c:pt idx="164" formatCode="General">
                        <c:v>0.29899999999999999</c:v>
                      </c:pt>
                      <c:pt idx="165" formatCode="General">
                        <c:v>0.29399999999999998</c:v>
                      </c:pt>
                      <c:pt idx="166" formatCode="General">
                        <c:v>0.28899999999999998</c:v>
                      </c:pt>
                      <c:pt idx="167" formatCode="General">
                        <c:v>0.28799999999999998</c:v>
                      </c:pt>
                      <c:pt idx="168" formatCode="General">
                        <c:v>0.27100000000000002</c:v>
                      </c:pt>
                      <c:pt idx="169" formatCode="General">
                        <c:v>0.22600000000000001</c:v>
                      </c:pt>
                      <c:pt idx="170" formatCode="General">
                        <c:v>0.22600000000000001</c:v>
                      </c:pt>
                      <c:pt idx="171" formatCode="General">
                        <c:v>0.20899999999999999</c:v>
                      </c:pt>
                      <c:pt idx="172" formatCode="General">
                        <c:v>0.21299999999999999</c:v>
                      </c:pt>
                      <c:pt idx="173" formatCode="General">
                        <c:v>0.25</c:v>
                      </c:pt>
                      <c:pt idx="174" formatCode="General">
                        <c:v>0.31</c:v>
                      </c:pt>
                      <c:pt idx="175" formatCode="General">
                        <c:v>0.28199999999999997</c:v>
                      </c:pt>
                      <c:pt idx="176" formatCode="General">
                        <c:v>0.28599999999999998</c:v>
                      </c:pt>
                      <c:pt idx="177" formatCode="General">
                        <c:v>0.188</c:v>
                      </c:pt>
                      <c:pt idx="178" formatCode="General">
                        <c:v>0.17599999999999999</c:v>
                      </c:pt>
                      <c:pt idx="179" formatCode="General">
                        <c:v>0.21299999999999999</c:v>
                      </c:pt>
                      <c:pt idx="180" formatCode="General">
                        <c:v>0.214</c:v>
                      </c:pt>
                      <c:pt idx="181" formatCode="General">
                        <c:v>0.26400000000000001</c:v>
                      </c:pt>
                      <c:pt idx="182" formatCode="General">
                        <c:v>0.34399999999999997</c:v>
                      </c:pt>
                      <c:pt idx="183" formatCode="General">
                        <c:v>0.26200000000000001</c:v>
                      </c:pt>
                      <c:pt idx="184" formatCode="General">
                        <c:v>0.51400000000000001</c:v>
                      </c:pt>
                      <c:pt idx="185" formatCode="General">
                        <c:v>0.622</c:v>
                      </c:pt>
                      <c:pt idx="186" formatCode="General">
                        <c:v>0.84099999999999997</c:v>
                      </c:pt>
                      <c:pt idx="187" formatCode="General">
                        <c:v>1.0329999999999999</c:v>
                      </c:pt>
                      <c:pt idx="188" formatCode="General">
                        <c:v>1.2210000000000001</c:v>
                      </c:pt>
                      <c:pt idx="189" formatCode="General">
                        <c:v>0.879</c:v>
                      </c:pt>
                      <c:pt idx="190" formatCode="General">
                        <c:v>0.73399999999999999</c:v>
                      </c:pt>
                      <c:pt idx="191" formatCode="General">
                        <c:v>0.75900000000000001</c:v>
                      </c:pt>
                      <c:pt idx="192" formatCode="General">
                        <c:v>0.88100000000000001</c:v>
                      </c:pt>
                      <c:pt idx="193" formatCode="General">
                        <c:v>0.873</c:v>
                      </c:pt>
                      <c:pt idx="194" formatCode="General">
                        <c:v>0.56899999999999995</c:v>
                      </c:pt>
                      <c:pt idx="195" formatCode="General">
                        <c:v>0.54</c:v>
                      </c:pt>
                      <c:pt idx="196" formatCode="General">
                        <c:v>0.60599999999999998</c:v>
                      </c:pt>
                      <c:pt idx="197" formatCode="General">
                        <c:v>0.67700000000000005</c:v>
                      </c:pt>
                      <c:pt idx="198" formatCode="General">
                        <c:v>0.70299999999999996</c:v>
                      </c:pt>
                      <c:pt idx="199" formatCode="General">
                        <c:v>0.70799999999999996</c:v>
                      </c:pt>
                      <c:pt idx="200" formatCode="General">
                        <c:v>0.74199999999999999</c:v>
                      </c:pt>
                      <c:pt idx="201" formatCode="General">
                        <c:v>0.72299999999999998</c:v>
                      </c:pt>
                      <c:pt idx="202" formatCode="General">
                        <c:v>0.81799999999999995</c:v>
                      </c:pt>
                      <c:pt idx="203" formatCode="General">
                        <c:v>0.84099999999999997</c:v>
                      </c:pt>
                      <c:pt idx="204" formatCode="General">
                        <c:v>0.78200000000000003</c:v>
                      </c:pt>
                      <c:pt idx="205" formatCode="General">
                        <c:v>0.78200000000000003</c:v>
                      </c:pt>
                      <c:pt idx="206" formatCode="General">
                        <c:v>0.78200000000000003</c:v>
                      </c:pt>
                      <c:pt idx="207" formatCode="General">
                        <c:v>0.84299999999999997</c:v>
                      </c:pt>
                      <c:pt idx="208" formatCode="General">
                        <c:v>0.86299999999999999</c:v>
                      </c:pt>
                      <c:pt idx="209" formatCode="General">
                        <c:v>0.83</c:v>
                      </c:pt>
                      <c:pt idx="210" formatCode="General">
                        <c:v>0.81599999999999995</c:v>
                      </c:pt>
                      <c:pt idx="211" formatCode="General">
                        <c:v>0.89100000000000001</c:v>
                      </c:pt>
                      <c:pt idx="212" formatCode="General">
                        <c:v>1.004</c:v>
                      </c:pt>
                      <c:pt idx="213" formatCode="General">
                        <c:v>1.137</c:v>
                      </c:pt>
                      <c:pt idx="214" formatCode="General">
                        <c:v>1.0489999999999999</c:v>
                      </c:pt>
                      <c:pt idx="215" formatCode="General">
                        <c:v>0.95199999999999996</c:v>
                      </c:pt>
                      <c:pt idx="216" formatCode="General">
                        <c:v>0.88900000000000001</c:v>
                      </c:pt>
                      <c:pt idx="217" formatCode="General">
                        <c:v>0.84199999999999997</c:v>
                      </c:pt>
                      <c:pt idx="218" formatCode="General">
                        <c:v>0.79900000000000004</c:v>
                      </c:pt>
                      <c:pt idx="219" formatCode="General">
                        <c:v>0.72299999999999998</c:v>
                      </c:pt>
                      <c:pt idx="220" formatCode="General">
                        <c:v>0.72299999999999998</c:v>
                      </c:pt>
                      <c:pt idx="221" formatCode="General">
                        <c:v>0.75900000000000001</c:v>
                      </c:pt>
                      <c:pt idx="222" formatCode="General">
                        <c:v>0.78100000000000003</c:v>
                      </c:pt>
                      <c:pt idx="223" formatCode="General">
                        <c:v>0.85299999999999998</c:v>
                      </c:pt>
                      <c:pt idx="224" formatCode="General">
                        <c:v>0.82099999999999995</c:v>
                      </c:pt>
                      <c:pt idx="225" formatCode="General">
                        <c:v>0.79600000000000004</c:v>
                      </c:pt>
                      <c:pt idx="226" formatCode="General">
                        <c:v>0.81399999999999995</c:v>
                      </c:pt>
                      <c:pt idx="227" formatCode="General">
                        <c:v>0.78800000000000003</c:v>
                      </c:pt>
                      <c:pt idx="228" formatCode="General">
                        <c:v>0.73499999999999999</c:v>
                      </c:pt>
                      <c:pt idx="229" formatCode="General">
                        <c:v>0.747</c:v>
                      </c:pt>
                      <c:pt idx="230" formatCode="General">
                        <c:v>0.76</c:v>
                      </c:pt>
                      <c:pt idx="231" formatCode="General">
                        <c:v>0.73299999999999998</c:v>
                      </c:pt>
                      <c:pt idx="232" formatCode="General">
                        <c:v>0.64200000000000002</c:v>
                      </c:pt>
                      <c:pt idx="233" formatCode="General">
                        <c:v>0.64</c:v>
                      </c:pt>
                      <c:pt idx="234" formatCode="General">
                        <c:v>0.63300000000000001</c:v>
                      </c:pt>
                      <c:pt idx="235" formatCode="General">
                        <c:v>0.626</c:v>
                      </c:pt>
                      <c:pt idx="236" formatCode="General">
                        <c:v>0.61199999999999999</c:v>
                      </c:pt>
                      <c:pt idx="237" formatCode="General">
                        <c:v>0.626</c:v>
                      </c:pt>
                      <c:pt idx="238" formatCode="General">
                        <c:v>0.64600000000000002</c:v>
                      </c:pt>
                      <c:pt idx="239" formatCode="General">
                        <c:v>0.57999999999999996</c:v>
                      </c:pt>
                      <c:pt idx="240" formatCode="General">
                        <c:v>0.56200000000000006</c:v>
                      </c:pt>
                      <c:pt idx="241" formatCode="General">
                        <c:v>0.57699999999999996</c:v>
                      </c:pt>
                      <c:pt idx="242" formatCode="General">
                        <c:v>0.55800000000000005</c:v>
                      </c:pt>
                      <c:pt idx="243" formatCode="General">
                        <c:v>0.61</c:v>
                      </c:pt>
                      <c:pt idx="244" formatCode="General">
                        <c:v>0.55600000000000005</c:v>
                      </c:pt>
                      <c:pt idx="245" formatCode="General">
                        <c:v>0.55800000000000005</c:v>
                      </c:pt>
                      <c:pt idx="246" formatCode="General">
                        <c:v>0.54800000000000004</c:v>
                      </c:pt>
                      <c:pt idx="247" formatCode="General">
                        <c:v>0.63700000000000001</c:v>
                      </c:pt>
                      <c:pt idx="248" formatCode="General">
                        <c:v>0.67700000000000005</c:v>
                      </c:pt>
                      <c:pt idx="249" formatCode="General">
                        <c:v>0.628</c:v>
                      </c:pt>
                      <c:pt idx="250" formatCode="General">
                        <c:v>0.59399999999999997</c:v>
                      </c:pt>
                      <c:pt idx="251" formatCode="General">
                        <c:v>0.56100000000000005</c:v>
                      </c:pt>
                      <c:pt idx="252" formatCode="General">
                        <c:v>0.53300000000000003</c:v>
                      </c:pt>
                      <c:pt idx="253" formatCode="General">
                        <c:v>0.55900000000000005</c:v>
                      </c:pt>
                      <c:pt idx="254" formatCode="General">
                        <c:v>0.51600000000000001</c:v>
                      </c:pt>
                      <c:pt idx="255" formatCode="General">
                        <c:v>0.49299999999999999</c:v>
                      </c:pt>
                      <c:pt idx="256" formatCode="General">
                        <c:v>0.46100000000000002</c:v>
                      </c:pt>
                      <c:pt idx="257" formatCode="General">
                        <c:v>0.47599999999999998</c:v>
                      </c:pt>
                      <c:pt idx="258" formatCode="General">
                        <c:v>0.46899999999999997</c:v>
                      </c:pt>
                      <c:pt idx="259" formatCode="General">
                        <c:v>0.45800000000000002</c:v>
                      </c:pt>
                      <c:pt idx="260" formatCode="General">
                        <c:v>0.45800000000000002</c:v>
                      </c:pt>
                      <c:pt idx="261" formatCode="General">
                        <c:v>0.47</c:v>
                      </c:pt>
                      <c:pt idx="262" formatCode="General">
                        <c:v>0.46700000000000003</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5-57E9-41A6-B6C9-FC37A9C84CE0}"/>
                  </c:ext>
                </c:extLst>
              </c15:ser>
            </c15:filteredLineSeries>
            <c15:filteredLineSeries>
              <c15:ser>
                <c:idx val="2"/>
                <c:order val="2"/>
                <c:tx>
                  <c:strRef>
                    <c:extLst xmlns:c15="http://schemas.microsoft.com/office/drawing/2012/chart" xmlns:c16r2="http://schemas.microsoft.com/office/drawing/2015/06/chart">
                      <c:ext xmlns:c15="http://schemas.microsoft.com/office/drawing/2012/chart" uri="{02D57815-91ED-43cb-92C2-25804820EDAC}">
                        <c15:formulaRef>
                          <c15:sqref>'10 Year Bond Yield'!$D$1</c15:sqref>
                        </c15:formulaRef>
                      </c:ext>
                    </c:extLst>
                    <c:strCache>
                      <c:ptCount val="1"/>
                      <c:pt idx="0">
                        <c:v>US</c:v>
                      </c:pt>
                    </c:strCache>
                  </c:strRef>
                </c:tx>
                <c:spPr>
                  <a:ln w="28575" cap="rnd">
                    <a:solidFill>
                      <a:schemeClr val="accent3"/>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'10 Year Bond Yield'!$D$2217:$D$2479</c15:sqref>
                        </c15:formulaRef>
                      </c:ext>
                    </c:extLst>
                    <c:numCache>
                      <c:formatCode>0.00</c:formatCode>
                      <c:ptCount val="263"/>
                      <c:pt idx="0">
                        <c:v>2.024</c:v>
                      </c:pt>
                      <c:pt idx="1">
                        <c:v>1.974</c:v>
                      </c:pt>
                      <c:pt idx="2">
                        <c:v>1.9498</c:v>
                      </c:pt>
                      <c:pt idx="3">
                        <c:v>1.9498</c:v>
                      </c:pt>
                      <c:pt idx="4">
                        <c:v>2.0337999999999998</c:v>
                      </c:pt>
                      <c:pt idx="5">
                        <c:v>2.0476000000000001</c:v>
                      </c:pt>
                      <c:pt idx="6">
                        <c:v>2.0648</c:v>
                      </c:pt>
                      <c:pt idx="7">
                        <c:v>2.0613000000000001</c:v>
                      </c:pt>
                      <c:pt idx="8">
                        <c:v>2.1377999999999999</c:v>
                      </c:pt>
                      <c:pt idx="9">
                        <c:v>2.1219000000000001</c:v>
                      </c:pt>
                      <c:pt idx="10">
                        <c:v>2.0886999999999998</c:v>
                      </c:pt>
                      <c:pt idx="11">
                        <c:v>2.1025999999999998</c:v>
                      </c:pt>
                      <c:pt idx="12">
                        <c:v>2.0451000000000001</c:v>
                      </c:pt>
                      <c:pt idx="13">
                        <c:v>2.0242</c:v>
                      </c:pt>
                      <c:pt idx="14">
                        <c:v>2.0552000000000001</c:v>
                      </c:pt>
                      <c:pt idx="15">
                        <c:v>2.0464000000000002</c:v>
                      </c:pt>
                      <c:pt idx="16">
                        <c:v>2.0811999999999999</c:v>
                      </c:pt>
                      <c:pt idx="17">
                        <c:v>2.0428000000000002</c:v>
                      </c:pt>
                      <c:pt idx="18">
                        <c:v>2.081</c:v>
                      </c:pt>
                      <c:pt idx="19">
                        <c:v>2.0703</c:v>
                      </c:pt>
                      <c:pt idx="20">
                        <c:v>2.0649999999999999</c:v>
                      </c:pt>
                      <c:pt idx="21">
                        <c:v>2.0579999999999998</c:v>
                      </c:pt>
                      <c:pt idx="22">
                        <c:v>2.0144000000000002</c:v>
                      </c:pt>
                      <c:pt idx="23">
                        <c:v>1.8935</c:v>
                      </c:pt>
                      <c:pt idx="24" formatCode="General">
                        <c:v>1.8452</c:v>
                      </c:pt>
                      <c:pt idx="25" formatCode="General">
                        <c:v>1.7075</c:v>
                      </c:pt>
                      <c:pt idx="26" formatCode="General">
                        <c:v>1.7022999999999999</c:v>
                      </c:pt>
                      <c:pt idx="27" formatCode="General">
                        <c:v>1.7342</c:v>
                      </c:pt>
                      <c:pt idx="28" formatCode="General">
                        <c:v>1.7172000000000001</c:v>
                      </c:pt>
                      <c:pt idx="29" formatCode="General">
                        <c:v>1.7446999999999999</c:v>
                      </c:pt>
                      <c:pt idx="30" formatCode="General">
                        <c:v>1.6454</c:v>
                      </c:pt>
                      <c:pt idx="31" formatCode="General">
                        <c:v>1.7035</c:v>
                      </c:pt>
                      <c:pt idx="32" formatCode="General">
                        <c:v>1.5791999999999999</c:v>
                      </c:pt>
                      <c:pt idx="33" formatCode="General">
                        <c:v>1.5268999999999999</c:v>
                      </c:pt>
                      <c:pt idx="34" formatCode="General">
                        <c:v>1.5538000000000001</c:v>
                      </c:pt>
                      <c:pt idx="35" formatCode="General">
                        <c:v>1.6063000000000001</c:v>
                      </c:pt>
                      <c:pt idx="36" formatCode="General">
                        <c:v>1.5555000000000001</c:v>
                      </c:pt>
                      <c:pt idx="37" formatCode="General">
                        <c:v>1.5892999999999999</c:v>
                      </c:pt>
                      <c:pt idx="38" formatCode="General">
                        <c:v>1.6131</c:v>
                      </c:pt>
                      <c:pt idx="39" formatCode="General">
                        <c:v>1.5350999999999999</c:v>
                      </c:pt>
                      <c:pt idx="40" formatCode="General">
                        <c:v>1.5350999999999999</c:v>
                      </c:pt>
                      <c:pt idx="41" formatCode="General">
                        <c:v>1.4711000000000001</c:v>
                      </c:pt>
                      <c:pt idx="42" formatCode="General">
                        <c:v>1.4794</c:v>
                      </c:pt>
                      <c:pt idx="43" formatCode="General">
                        <c:v>1.4944999999999999</c:v>
                      </c:pt>
                      <c:pt idx="44">
                        <c:v>1.4961</c:v>
                      </c:pt>
                      <c:pt idx="45" formatCode="General">
                        <c:v>1.4961</c:v>
                      </c:pt>
                      <c:pt idx="46" formatCode="General">
                        <c:v>1.4961</c:v>
                      </c:pt>
                      <c:pt idx="47" formatCode="General">
                        <c:v>1.4573</c:v>
                      </c:pt>
                      <c:pt idx="48" formatCode="General">
                        <c:v>1.4657</c:v>
                      </c:pt>
                      <c:pt idx="49" formatCode="General">
                        <c:v>1.5586</c:v>
                      </c:pt>
                      <c:pt idx="50" formatCode="General">
                        <c:v>1.5602</c:v>
                      </c:pt>
                      <c:pt idx="51" formatCode="General">
                        <c:v>1.6437999999999999</c:v>
                      </c:pt>
                      <c:pt idx="52" formatCode="General">
                        <c:v>1.7316</c:v>
                      </c:pt>
                      <c:pt idx="53" formatCode="General">
                        <c:v>1.7384999999999999</c:v>
                      </c:pt>
                      <c:pt idx="54" formatCode="General">
                        <c:v>1.7715000000000001</c:v>
                      </c:pt>
                      <c:pt idx="55" formatCode="General">
                        <c:v>1.8957999999999999</c:v>
                      </c:pt>
                      <c:pt idx="56" formatCode="General">
                        <c:v>1.8467</c:v>
                      </c:pt>
                      <c:pt idx="57" formatCode="General">
                        <c:v>1.8012999999999999</c:v>
                      </c:pt>
                      <c:pt idx="58" formatCode="General">
                        <c:v>1.7961</c:v>
                      </c:pt>
                      <c:pt idx="59" formatCode="General">
                        <c:v>1.784</c:v>
                      </c:pt>
                      <c:pt idx="60" formatCode="General">
                        <c:v>1.7215</c:v>
                      </c:pt>
                      <c:pt idx="61" formatCode="General">
                        <c:v>1.7266999999999999</c:v>
                      </c:pt>
                      <c:pt idx="62" formatCode="General">
                        <c:v>1.6456</c:v>
                      </c:pt>
                      <c:pt idx="63" formatCode="General">
                        <c:v>1.7372000000000001</c:v>
                      </c:pt>
                      <c:pt idx="64" formatCode="General">
                        <c:v>1.6920999999999999</c:v>
                      </c:pt>
                      <c:pt idx="65" formatCode="General">
                        <c:v>1.6800999999999999</c:v>
                      </c:pt>
                      <c:pt idx="66" formatCode="General">
                        <c:v>1.6646000000000001</c:v>
                      </c:pt>
                      <c:pt idx="67" formatCode="General">
                        <c:v>1.6353</c:v>
                      </c:pt>
                      <c:pt idx="68" formatCode="General">
                        <c:v>1.5992</c:v>
                      </c:pt>
                      <c:pt idx="69" formatCode="General">
                        <c:v>1.5341</c:v>
                      </c:pt>
                      <c:pt idx="70" formatCode="General">
                        <c:v>1.5289999999999999</c:v>
                      </c:pt>
                      <c:pt idx="71" formatCode="General">
                        <c:v>1.5580000000000001</c:v>
                      </c:pt>
                      <c:pt idx="72" formatCode="General">
                        <c:v>1.5288999999999999</c:v>
                      </c:pt>
                      <c:pt idx="73" formatCode="General">
                        <c:v>1.5835999999999999</c:v>
                      </c:pt>
                      <c:pt idx="74" formatCode="General">
                        <c:v>1.6680999999999999</c:v>
                      </c:pt>
                      <c:pt idx="75" formatCode="General">
                        <c:v>1.7290000000000001</c:v>
                      </c:pt>
                      <c:pt idx="76" formatCode="General">
                        <c:v>1.7290000000000001</c:v>
                      </c:pt>
                      <c:pt idx="77" formatCode="General">
                        <c:v>1.7709999999999999</c:v>
                      </c:pt>
                      <c:pt idx="78" formatCode="General">
                        <c:v>1.7395</c:v>
                      </c:pt>
                      <c:pt idx="79" formatCode="General">
                        <c:v>1.7518</c:v>
                      </c:pt>
                      <c:pt idx="80" formatCode="General">
                        <c:v>1.7536</c:v>
                      </c:pt>
                      <c:pt idx="81" formatCode="General">
                        <c:v>1.7992999999999999</c:v>
                      </c:pt>
                      <c:pt idx="82" formatCode="General">
                        <c:v>1.7606999999999999</c:v>
                      </c:pt>
                      <c:pt idx="83" formatCode="General">
                        <c:v>1.7642</c:v>
                      </c:pt>
                      <c:pt idx="84" formatCode="General">
                        <c:v>1.766</c:v>
                      </c:pt>
                      <c:pt idx="85" formatCode="General">
                        <c:v>1.7943</c:v>
                      </c:pt>
                      <c:pt idx="86" formatCode="General">
                        <c:v>1.8420000000000001</c:v>
                      </c:pt>
                      <c:pt idx="87" formatCode="General">
                        <c:v>1.8385</c:v>
                      </c:pt>
                      <c:pt idx="88" formatCode="General">
                        <c:v>1.7715000000000001</c:v>
                      </c:pt>
                      <c:pt idx="89" formatCode="General">
                        <c:v>1.6910000000000001</c:v>
                      </c:pt>
                      <c:pt idx="90" formatCode="General">
                        <c:v>1.7102999999999999</c:v>
                      </c:pt>
                      <c:pt idx="91" formatCode="General">
                        <c:v>1.7769999999999999</c:v>
                      </c:pt>
                      <c:pt idx="92" formatCode="General">
                        <c:v>1.8584000000000001</c:v>
                      </c:pt>
                      <c:pt idx="93" formatCode="General">
                        <c:v>1.8283</c:v>
                      </c:pt>
                      <c:pt idx="94" formatCode="General">
                        <c:v>1.9173</c:v>
                      </c:pt>
                      <c:pt idx="95" formatCode="General">
                        <c:v>1.9417</c:v>
                      </c:pt>
                      <c:pt idx="96" formatCode="General">
                        <c:v>1.9417</c:v>
                      </c:pt>
                      <c:pt idx="97" formatCode="General">
                        <c:v>1.9347000000000001</c:v>
                      </c:pt>
                      <c:pt idx="98" formatCode="General">
                        <c:v>1.8859999999999999</c:v>
                      </c:pt>
                      <c:pt idx="99" formatCode="General">
                        <c:v>1.8186</c:v>
                      </c:pt>
                      <c:pt idx="100" formatCode="General">
                        <c:v>1.8308</c:v>
                      </c:pt>
                      <c:pt idx="101" formatCode="General">
                        <c:v>1.8152999999999999</c:v>
                      </c:pt>
                      <c:pt idx="102" formatCode="General">
                        <c:v>1.7826</c:v>
                      </c:pt>
                      <c:pt idx="103" formatCode="General">
                        <c:v>1.7448999999999999</c:v>
                      </c:pt>
                      <c:pt idx="104" formatCode="General">
                        <c:v>1.7723</c:v>
                      </c:pt>
                      <c:pt idx="105" formatCode="General">
                        <c:v>1.7706</c:v>
                      </c:pt>
                      <c:pt idx="106" formatCode="General">
                        <c:v>1.7551000000000001</c:v>
                      </c:pt>
                      <c:pt idx="107" formatCode="General">
                        <c:v>1.7414000000000001</c:v>
                      </c:pt>
                      <c:pt idx="108" formatCode="General">
                        <c:v>1.7654000000000001</c:v>
                      </c:pt>
                      <c:pt idx="109" formatCode="General">
                        <c:v>1.7654000000000001</c:v>
                      </c:pt>
                      <c:pt idx="110" formatCode="General">
                        <c:v>1.7758</c:v>
                      </c:pt>
                      <c:pt idx="111" formatCode="General">
                        <c:v>1.8189</c:v>
                      </c:pt>
                      <c:pt idx="112" formatCode="General">
                        <c:v>1.7157</c:v>
                      </c:pt>
                      <c:pt idx="113" formatCode="General">
                        <c:v>1.774</c:v>
                      </c:pt>
                      <c:pt idx="114" formatCode="General">
                        <c:v>1.8103</c:v>
                      </c:pt>
                      <c:pt idx="115" formatCode="General">
                        <c:v>1.8363</c:v>
                      </c:pt>
                      <c:pt idx="116" formatCode="General">
                        <c:v>1.819</c:v>
                      </c:pt>
                      <c:pt idx="117" formatCode="General">
                        <c:v>1.8415999999999999</c:v>
                      </c:pt>
                      <c:pt idx="118" formatCode="General">
                        <c:v>1.7914000000000001</c:v>
                      </c:pt>
                      <c:pt idx="119" formatCode="General">
                        <c:v>1.8922000000000001</c:v>
                      </c:pt>
                      <c:pt idx="120" formatCode="General">
                        <c:v>1.8226</c:v>
                      </c:pt>
                      <c:pt idx="121" formatCode="General">
                        <c:v>1.8713</c:v>
                      </c:pt>
                      <c:pt idx="122" formatCode="General">
                        <c:v>1.8801000000000001</c:v>
                      </c:pt>
                      <c:pt idx="123" formatCode="General">
                        <c:v>1.9169</c:v>
                      </c:pt>
                      <c:pt idx="124" formatCode="General">
                        <c:v>1.9204000000000001</c:v>
                      </c:pt>
                      <c:pt idx="125" formatCode="General">
                        <c:v>1.9171</c:v>
                      </c:pt>
                      <c:pt idx="126" formatCode="General">
                        <c:v>1.9294</c:v>
                      </c:pt>
                      <c:pt idx="127" formatCode="General">
                        <c:v>1.8996</c:v>
                      </c:pt>
                      <c:pt idx="128" formatCode="General">
                        <c:v>1.8996</c:v>
                      </c:pt>
                      <c:pt idx="129" formatCode="General">
                        <c:v>1.8944000000000001</c:v>
                      </c:pt>
                      <c:pt idx="130" formatCode="General">
                        <c:v>1.8752</c:v>
                      </c:pt>
                      <c:pt idx="131" formatCode="General">
                        <c:v>1.8788</c:v>
                      </c:pt>
                      <c:pt idx="132" formatCode="General">
                        <c:v>1.9175</c:v>
                      </c:pt>
                      <c:pt idx="133" formatCode="General">
                        <c:v>1.9175</c:v>
                      </c:pt>
                      <c:pt idx="134" formatCode="General">
                        <c:v>1.8771</c:v>
                      </c:pt>
                      <c:pt idx="135" formatCode="General">
                        <c:v>1.7881</c:v>
                      </c:pt>
                      <c:pt idx="136" formatCode="General">
                        <c:v>1.8089999999999999</c:v>
                      </c:pt>
                      <c:pt idx="137" formatCode="General">
                        <c:v>1.8177000000000001</c:v>
                      </c:pt>
                      <c:pt idx="138" formatCode="General">
                        <c:v>1.8737999999999999</c:v>
                      </c:pt>
                      <c:pt idx="139" formatCode="General">
                        <c:v>1.8545</c:v>
                      </c:pt>
                      <c:pt idx="140" formatCode="General">
                        <c:v>1.8196000000000001</c:v>
                      </c:pt>
                      <c:pt idx="141" formatCode="General">
                        <c:v>1.8459000000000001</c:v>
                      </c:pt>
                      <c:pt idx="142" formatCode="General">
                        <c:v>1.8109</c:v>
                      </c:pt>
                      <c:pt idx="143" formatCode="General">
                        <c:v>1.7829999999999999</c:v>
                      </c:pt>
                      <c:pt idx="144" formatCode="General">
                        <c:v>1.8073999999999999</c:v>
                      </c:pt>
                      <c:pt idx="145" formatCode="General">
                        <c:v>1.8214999999999999</c:v>
                      </c:pt>
                      <c:pt idx="146" formatCode="General">
                        <c:v>1.8214999999999999</c:v>
                      </c:pt>
                      <c:pt idx="147" formatCode="General">
                        <c:v>1.7743</c:v>
                      </c:pt>
                      <c:pt idx="148" formatCode="General">
                        <c:v>1.7690999999999999</c:v>
                      </c:pt>
                      <c:pt idx="149" formatCode="General">
                        <c:v>1.7324999999999999</c:v>
                      </c:pt>
                      <c:pt idx="150" formatCode="General">
                        <c:v>1.6839</c:v>
                      </c:pt>
                      <c:pt idx="151" formatCode="General">
                        <c:v>1.6080000000000001</c:v>
                      </c:pt>
                      <c:pt idx="152" formatCode="General">
                        <c:v>1.6561999999999999</c:v>
                      </c:pt>
                      <c:pt idx="153" formatCode="General">
                        <c:v>1.5839000000000001</c:v>
                      </c:pt>
                      <c:pt idx="154" formatCode="General">
                        <c:v>1.5855999999999999</c:v>
                      </c:pt>
                      <c:pt idx="155" formatCode="General">
                        <c:v>1.5067999999999999</c:v>
                      </c:pt>
                      <c:pt idx="156">
                        <c:v>1.5271999999999999</c:v>
                      </c:pt>
                      <c:pt idx="157" formatCode="General">
                        <c:v>1.5991</c:v>
                      </c:pt>
                      <c:pt idx="158" formatCode="General">
                        <c:v>1.6508</c:v>
                      </c:pt>
                      <c:pt idx="159" formatCode="General">
                        <c:v>1.6422000000000001</c:v>
                      </c:pt>
                      <c:pt idx="160" formatCode="General">
                        <c:v>1.5833999999999999</c:v>
                      </c:pt>
                      <c:pt idx="161" formatCode="General">
                        <c:v>1.5696000000000001</c:v>
                      </c:pt>
                      <c:pt idx="162" formatCode="General">
                        <c:v>1.6006</c:v>
                      </c:pt>
                      <c:pt idx="163" formatCode="General">
                        <c:v>1.6333</c:v>
                      </c:pt>
                      <c:pt idx="164" formatCode="General">
                        <c:v>1.6173</c:v>
                      </c:pt>
                      <c:pt idx="165" formatCode="General">
                        <c:v>1.5848</c:v>
                      </c:pt>
                      <c:pt idx="166" formatCode="General">
                        <c:v>1.5848</c:v>
                      </c:pt>
                      <c:pt idx="167" formatCode="General">
                        <c:v>1.5609999999999999</c:v>
                      </c:pt>
                      <c:pt idx="168" formatCode="General">
                        <c:v>1.5661</c:v>
                      </c:pt>
                      <c:pt idx="169" formatCode="General">
                        <c:v>1.5152000000000001</c:v>
                      </c:pt>
                      <c:pt idx="170" formatCode="General">
                        <c:v>1.4713000000000001</c:v>
                      </c:pt>
                      <c:pt idx="171" formatCode="General">
                        <c:v>1.3705000000000001</c:v>
                      </c:pt>
                      <c:pt idx="172" formatCode="General">
                        <c:v>1.3521000000000001</c:v>
                      </c:pt>
                      <c:pt idx="173" formatCode="General">
                        <c:v>1.3371</c:v>
                      </c:pt>
                      <c:pt idx="174" formatCode="General">
                        <c:v>1.2606999999999999</c:v>
                      </c:pt>
                      <c:pt idx="175" formatCode="General">
                        <c:v>1.1486000000000001</c:v>
                      </c:pt>
                      <c:pt idx="176" formatCode="General">
                        <c:v>1.1632</c:v>
                      </c:pt>
                      <c:pt idx="177" formatCode="General">
                        <c:v>0.999</c:v>
                      </c:pt>
                      <c:pt idx="178" formatCode="General">
                        <c:v>1.0522</c:v>
                      </c:pt>
                      <c:pt idx="179" formatCode="General">
                        <c:v>0.91200000000000003</c:v>
                      </c:pt>
                      <c:pt idx="180" formatCode="General">
                        <c:v>0.76229999999999998</c:v>
                      </c:pt>
                      <c:pt idx="181" formatCode="General">
                        <c:v>0.54069999999999996</c:v>
                      </c:pt>
                      <c:pt idx="182" formatCode="General">
                        <c:v>0.80300000000000005</c:v>
                      </c:pt>
                      <c:pt idx="183" formatCode="General">
                        <c:v>0.86950000000000005</c:v>
                      </c:pt>
                      <c:pt idx="184" formatCode="General">
                        <c:v>0.80420000000000003</c:v>
                      </c:pt>
                      <c:pt idx="185" formatCode="General">
                        <c:v>0.96030000000000004</c:v>
                      </c:pt>
                      <c:pt idx="186" formatCode="General">
                        <c:v>0.71819999999999995</c:v>
                      </c:pt>
                      <c:pt idx="187" formatCode="General">
                        <c:v>1.0784</c:v>
                      </c:pt>
                      <c:pt idx="188" formatCode="General">
                        <c:v>1.1915</c:v>
                      </c:pt>
                      <c:pt idx="189" formatCode="General">
                        <c:v>1.1404000000000001</c:v>
                      </c:pt>
                      <c:pt idx="190" formatCode="General">
                        <c:v>0.84540000000000004</c:v>
                      </c:pt>
                      <c:pt idx="191" formatCode="General">
                        <c:v>0.7863</c:v>
                      </c:pt>
                      <c:pt idx="192" formatCode="General">
                        <c:v>0.84660000000000002</c:v>
                      </c:pt>
                      <c:pt idx="193" formatCode="General">
                        <c:v>0.86729999999999996</c:v>
                      </c:pt>
                      <c:pt idx="194" formatCode="General">
                        <c:v>0.84470000000000001</c:v>
                      </c:pt>
                      <c:pt idx="195" formatCode="General">
                        <c:v>0.67459999999999998</c:v>
                      </c:pt>
                      <c:pt idx="196" formatCode="General">
                        <c:v>0.72640000000000005</c:v>
                      </c:pt>
                      <c:pt idx="197" formatCode="General">
                        <c:v>0.66949999999999998</c:v>
                      </c:pt>
                      <c:pt idx="198" formatCode="General">
                        <c:v>0.58320000000000005</c:v>
                      </c:pt>
                      <c:pt idx="199" formatCode="General">
                        <c:v>0.59699999999999998</c:v>
                      </c:pt>
                      <c:pt idx="200" formatCode="General">
                        <c:v>0.5948</c:v>
                      </c:pt>
                      <c:pt idx="201" formatCode="General">
                        <c:v>0.66979999999999995</c:v>
                      </c:pt>
                      <c:pt idx="202" formatCode="General">
                        <c:v>0.71220000000000006</c:v>
                      </c:pt>
                      <c:pt idx="203" formatCode="General">
                        <c:v>0.7722</c:v>
                      </c:pt>
                      <c:pt idx="204" formatCode="General">
                        <c:v>0.71909999999999996</c:v>
                      </c:pt>
                      <c:pt idx="205" formatCode="General">
                        <c:v>0.71909999999999996</c:v>
                      </c:pt>
                      <c:pt idx="206" formatCode="General">
                        <c:v>0.77129999999999999</c:v>
                      </c:pt>
                      <c:pt idx="207" formatCode="General">
                        <c:v>0.752</c:v>
                      </c:pt>
                      <c:pt idx="208" formatCode="General">
                        <c:v>0.63160000000000005</c:v>
                      </c:pt>
                      <c:pt idx="209" formatCode="General">
                        <c:v>0.62670000000000003</c:v>
                      </c:pt>
                      <c:pt idx="210" formatCode="General">
                        <c:v>0.64170000000000005</c:v>
                      </c:pt>
                      <c:pt idx="211" formatCode="General">
                        <c:v>0.60529999999999995</c:v>
                      </c:pt>
                      <c:pt idx="212" formatCode="General">
                        <c:v>0.56910000000000005</c:v>
                      </c:pt>
                      <c:pt idx="213" formatCode="General">
                        <c:v>0.61899999999999999</c:v>
                      </c:pt>
                      <c:pt idx="214" formatCode="General">
                        <c:v>0.60150000000000003</c:v>
                      </c:pt>
                      <c:pt idx="215" formatCode="General">
                        <c:v>0.6008</c:v>
                      </c:pt>
                      <c:pt idx="216" formatCode="General">
                        <c:v>0.66049999999999998</c:v>
                      </c:pt>
                      <c:pt idx="217" formatCode="General">
                        <c:v>0.6129</c:v>
                      </c:pt>
                      <c:pt idx="218" formatCode="General">
                        <c:v>0.62690000000000001</c:v>
                      </c:pt>
                      <c:pt idx="219" formatCode="General">
                        <c:v>0.63929999999999998</c:v>
                      </c:pt>
                      <c:pt idx="220" formatCode="General">
                        <c:v>0.61180000000000001</c:v>
                      </c:pt>
                      <c:pt idx="221" formatCode="General">
                        <c:v>0.63360000000000005</c:v>
                      </c:pt>
                      <c:pt idx="222" formatCode="General">
                        <c:v>0.66190000000000004</c:v>
                      </c:pt>
                      <c:pt idx="223" formatCode="General">
                        <c:v>0.70299999999999996</c:v>
                      </c:pt>
                      <c:pt idx="224" formatCode="General">
                        <c:v>0.64090000000000003</c:v>
                      </c:pt>
                      <c:pt idx="225" formatCode="General">
                        <c:v>0.68310000000000004</c:v>
                      </c:pt>
                      <c:pt idx="226" formatCode="General">
                        <c:v>0.70989999999999998</c:v>
                      </c:pt>
                      <c:pt idx="227" formatCode="General">
                        <c:v>0.66510000000000002</c:v>
                      </c:pt>
                      <c:pt idx="228" formatCode="General">
                        <c:v>0.65249999999999997</c:v>
                      </c:pt>
                      <c:pt idx="229" formatCode="General">
                        <c:v>0.62180000000000002</c:v>
                      </c:pt>
                      <c:pt idx="230" formatCode="General">
                        <c:v>0.64280000000000004</c:v>
                      </c:pt>
                      <c:pt idx="231" formatCode="General">
                        <c:v>0.72570000000000001</c:v>
                      </c:pt>
                      <c:pt idx="232" formatCode="General">
                        <c:v>0.68820000000000003</c:v>
                      </c:pt>
                      <c:pt idx="233" formatCode="General">
                        <c:v>0.68010000000000004</c:v>
                      </c:pt>
                      <c:pt idx="234" formatCode="General">
                        <c:v>0.67200000000000004</c:v>
                      </c:pt>
                      <c:pt idx="235" formatCode="General">
                        <c:v>0.65910000000000002</c:v>
                      </c:pt>
                      <c:pt idx="236" formatCode="General">
                        <c:v>0.65910000000000002</c:v>
                      </c:pt>
                      <c:pt idx="237" formatCode="General">
                        <c:v>0.69650000000000001</c:v>
                      </c:pt>
                      <c:pt idx="238" formatCode="General">
                        <c:v>0.68189999999999995</c:v>
                      </c:pt>
                      <c:pt idx="239" formatCode="General">
                        <c:v>0.69</c:v>
                      </c:pt>
                      <c:pt idx="240" formatCode="General">
                        <c:v>0.65259999999999996</c:v>
                      </c:pt>
                      <c:pt idx="241" formatCode="General">
                        <c:v>0.65910000000000002</c:v>
                      </c:pt>
                      <c:pt idx="242" formatCode="General">
                        <c:v>0.68520000000000003</c:v>
                      </c:pt>
                      <c:pt idx="243" formatCode="General">
                        <c:v>0.74580000000000002</c:v>
                      </c:pt>
                      <c:pt idx="244" formatCode="General">
                        <c:v>0.82340000000000002</c:v>
                      </c:pt>
                      <c:pt idx="245" formatCode="General">
                        <c:v>0.89510000000000001</c:v>
                      </c:pt>
                      <c:pt idx="246" formatCode="General">
                        <c:v>0.87519999999999998</c:v>
                      </c:pt>
                      <c:pt idx="247" formatCode="General">
                        <c:v>0.82530000000000003</c:v>
                      </c:pt>
                      <c:pt idx="248" formatCode="General">
                        <c:v>0.72629999999999995</c:v>
                      </c:pt>
                      <c:pt idx="249" formatCode="General">
                        <c:v>0.66900000000000004</c:v>
                      </c:pt>
                      <c:pt idx="250" formatCode="General">
                        <c:v>0.70340000000000003</c:v>
                      </c:pt>
                      <c:pt idx="251" formatCode="General">
                        <c:v>0.72150000000000003</c:v>
                      </c:pt>
                      <c:pt idx="252" formatCode="General">
                        <c:v>0.75280000000000002</c:v>
                      </c:pt>
                      <c:pt idx="253" formatCode="General">
                        <c:v>0.73799999999999999</c:v>
                      </c:pt>
                      <c:pt idx="254" formatCode="General">
                        <c:v>0.70840000000000003</c:v>
                      </c:pt>
                      <c:pt idx="255" formatCode="General">
                        <c:v>0.69369999999999998</c:v>
                      </c:pt>
                      <c:pt idx="256" formatCode="General">
                        <c:v>0.70850000000000002</c:v>
                      </c:pt>
                      <c:pt idx="257" formatCode="General">
                        <c:v>0.71179999999999999</c:v>
                      </c:pt>
                      <c:pt idx="258" formatCode="General">
                        <c:v>0.67900000000000005</c:v>
                      </c:pt>
                      <c:pt idx="259" formatCode="General">
                        <c:v>0.68559999999999999</c:v>
                      </c:pt>
                      <c:pt idx="260" formatCode="General">
                        <c:v>0.64129999999999998</c:v>
                      </c:pt>
                      <c:pt idx="261" formatCode="General">
                        <c:v>0.62339999999999995</c:v>
                      </c:pt>
                      <c:pt idx="262" formatCode="General">
                        <c:v>0.65610000000000002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6-57E9-41A6-B6C9-FC37A9C84CE0}"/>
                  </c:ext>
                </c:extLst>
              </c15:ser>
            </c15:filteredLineSeries>
            <c15:filteredLineSeries>
              <c15:ser>
                <c:idx val="3"/>
                <c:order val="3"/>
                <c:tx>
                  <c:strRef>
                    <c:extLst xmlns:c15="http://schemas.microsoft.com/office/drawing/2012/chart" xmlns:c16r2="http://schemas.microsoft.com/office/drawing/2015/06/chart">
                      <c:ext xmlns:c15="http://schemas.microsoft.com/office/drawing/2012/chart" uri="{02D57815-91ED-43cb-92C2-25804820EDAC}">
                        <c15:formulaRef>
                          <c15:sqref>'10 Year Bond Yield'!$E$1</c15:sqref>
                        </c15:formulaRef>
                      </c:ext>
                    </c:extLst>
                    <c:strCache>
                      <c:ptCount val="1"/>
                      <c:pt idx="0">
                        <c:v>UK</c:v>
                      </c:pt>
                    </c:strCache>
                  </c:strRef>
                </c:tx>
                <c:spPr>
                  <a:ln w="28575" cap="rnd">
                    <a:solidFill>
                      <a:schemeClr val="accent4"/>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'10 Year Bond Yield'!$E$2217:$E$2479</c15:sqref>
                        </c15:formulaRef>
                      </c:ext>
                    </c:extLst>
                    <c:numCache>
                      <c:formatCode>0.00</c:formatCode>
                      <c:ptCount val="263"/>
                      <c:pt idx="0">
                        <c:v>0.81399999999999995</c:v>
                      </c:pt>
                      <c:pt idx="1">
                        <c:v>0.72199999999999998</c:v>
                      </c:pt>
                      <c:pt idx="2">
                        <c:v>0.69099999999999995</c:v>
                      </c:pt>
                      <c:pt idx="3">
                        <c:v>0.67600000000000005</c:v>
                      </c:pt>
                      <c:pt idx="4">
                        <c:v>0.73799999999999999</c:v>
                      </c:pt>
                      <c:pt idx="5">
                        <c:v>0.71499999999999997</c:v>
                      </c:pt>
                      <c:pt idx="6">
                        <c:v>0.72</c:v>
                      </c:pt>
                      <c:pt idx="7">
                        <c:v>0.75800000000000001</c:v>
                      </c:pt>
                      <c:pt idx="8">
                        <c:v>0.83599999999999997</c:v>
                      </c:pt>
                      <c:pt idx="9">
                        <c:v>0.83499999999999996</c:v>
                      </c:pt>
                      <c:pt idx="10">
                        <c:v>0.80100000000000005</c:v>
                      </c:pt>
                      <c:pt idx="11">
                        <c:v>0.82099999999999995</c:v>
                      </c:pt>
                      <c:pt idx="12">
                        <c:v>0.75900000000000001</c:v>
                      </c:pt>
                      <c:pt idx="13">
                        <c:v>0.75900000000000001</c:v>
                      </c:pt>
                      <c:pt idx="14">
                        <c:v>0.73399999999999999</c:v>
                      </c:pt>
                      <c:pt idx="15">
                        <c:v>0.70799999999999996</c:v>
                      </c:pt>
                      <c:pt idx="16">
                        <c:v>0.69099999999999995</c:v>
                      </c:pt>
                      <c:pt idx="17">
                        <c:v>0.67800000000000005</c:v>
                      </c:pt>
                      <c:pt idx="18">
                        <c:v>0.71</c:v>
                      </c:pt>
                      <c:pt idx="19">
                        <c:v>0.68700000000000006</c:v>
                      </c:pt>
                      <c:pt idx="20">
                        <c:v>0.65400000000000003</c:v>
                      </c:pt>
                      <c:pt idx="21">
                        <c:v>0.63400000000000001</c:v>
                      </c:pt>
                      <c:pt idx="22">
                        <c:v>0.61099999999999999</c:v>
                      </c:pt>
                      <c:pt idx="23">
                        <c:v>0.59399999999999997</c:v>
                      </c:pt>
                      <c:pt idx="24" formatCode="General">
                        <c:v>0.55000000000000004</c:v>
                      </c:pt>
                      <c:pt idx="25" formatCode="General">
                        <c:v>0.51200000000000001</c:v>
                      </c:pt>
                      <c:pt idx="26" formatCode="General">
                        <c:v>0.51500000000000001</c:v>
                      </c:pt>
                      <c:pt idx="27" formatCode="General">
                        <c:v>0.48699999999999999</c:v>
                      </c:pt>
                      <c:pt idx="28" formatCode="General">
                        <c:v>0.52200000000000002</c:v>
                      </c:pt>
                      <c:pt idx="29" formatCode="General">
                        <c:v>0.48399999999999999</c:v>
                      </c:pt>
                      <c:pt idx="30" formatCode="General">
                        <c:v>0.49</c:v>
                      </c:pt>
                      <c:pt idx="31" formatCode="General">
                        <c:v>0.49399999999999999</c:v>
                      </c:pt>
                      <c:pt idx="32" formatCode="General">
                        <c:v>0.44800000000000001</c:v>
                      </c:pt>
                      <c:pt idx="33" formatCode="General">
                        <c:v>0.40799999999999997</c:v>
                      </c:pt>
                      <c:pt idx="34" formatCode="General">
                        <c:v>0.46600000000000003</c:v>
                      </c:pt>
                      <c:pt idx="35" formatCode="General">
                        <c:v>0.47</c:v>
                      </c:pt>
                      <c:pt idx="36" formatCode="General">
                        <c:v>0.45200000000000001</c:v>
                      </c:pt>
                      <c:pt idx="37" formatCode="General">
                        <c:v>0.47899999999999998</c:v>
                      </c:pt>
                      <c:pt idx="38" formatCode="General">
                        <c:v>0.51700000000000002</c:v>
                      </c:pt>
                      <c:pt idx="39" formatCode="General">
                        <c:v>0.48099999999999998</c:v>
                      </c:pt>
                      <c:pt idx="40" formatCode="General">
                        <c:v>0.48099999999999998</c:v>
                      </c:pt>
                      <c:pt idx="41" formatCode="General">
                        <c:v>0.502</c:v>
                      </c:pt>
                      <c:pt idx="42" formatCode="General">
                        <c:v>0.442</c:v>
                      </c:pt>
                      <c:pt idx="43" formatCode="General">
                        <c:v>0.436</c:v>
                      </c:pt>
                      <c:pt idx="44" formatCode="General">
                        <c:v>0.47899999999999998</c:v>
                      </c:pt>
                      <c:pt idx="45" formatCode="General">
                        <c:v>0.47899999999999998</c:v>
                      </c:pt>
                      <c:pt idx="46" formatCode="General">
                        <c:v>0.41499999999999998</c:v>
                      </c:pt>
                      <c:pt idx="47" formatCode="General">
                        <c:v>0.40600000000000003</c:v>
                      </c:pt>
                      <c:pt idx="48" formatCode="General">
                        <c:v>0.49299999999999999</c:v>
                      </c:pt>
                      <c:pt idx="49" formatCode="General">
                        <c:v>0.6</c:v>
                      </c:pt>
                      <c:pt idx="50" formatCode="General">
                        <c:v>0.50600000000000001</c:v>
                      </c:pt>
                      <c:pt idx="51" formatCode="General">
                        <c:v>0.59099999999999997</c:v>
                      </c:pt>
                      <c:pt idx="52" formatCode="General">
                        <c:v>0.63900000000000001</c:v>
                      </c:pt>
                      <c:pt idx="53" formatCode="General">
                        <c:v>0.63700000000000001</c:v>
                      </c:pt>
                      <c:pt idx="54" formatCode="General">
                        <c:v>0.67400000000000004</c:v>
                      </c:pt>
                      <c:pt idx="55" formatCode="General">
                        <c:v>0.76200000000000001</c:v>
                      </c:pt>
                      <c:pt idx="56" formatCode="General">
                        <c:v>0.69399999999999995</c:v>
                      </c:pt>
                      <c:pt idx="57" formatCode="General">
                        <c:v>0.69699999999999995</c:v>
                      </c:pt>
                      <c:pt idx="58" formatCode="General">
                        <c:v>0.64300000000000002</c:v>
                      </c:pt>
                      <c:pt idx="59" formatCode="General">
                        <c:v>0.63700000000000001</c:v>
                      </c:pt>
                      <c:pt idx="60" formatCode="General">
                        <c:v>0.628</c:v>
                      </c:pt>
                      <c:pt idx="61" formatCode="General">
                        <c:v>0.55200000000000005</c:v>
                      </c:pt>
                      <c:pt idx="62" formatCode="General">
                        <c:v>0.52800000000000002</c:v>
                      </c:pt>
                      <c:pt idx="63" formatCode="General">
                        <c:v>0.53600000000000003</c:v>
                      </c:pt>
                      <c:pt idx="64" formatCode="General">
                        <c:v>0.51900000000000002</c:v>
                      </c:pt>
                      <c:pt idx="65" formatCode="General">
                        <c:v>0.499</c:v>
                      </c:pt>
                      <c:pt idx="66" formatCode="General">
                        <c:v>0.48799999999999999</c:v>
                      </c:pt>
                      <c:pt idx="67" formatCode="General">
                        <c:v>0.47</c:v>
                      </c:pt>
                      <c:pt idx="68" formatCode="General">
                        <c:v>0.503</c:v>
                      </c:pt>
                      <c:pt idx="69" formatCode="General">
                        <c:v>0.47</c:v>
                      </c:pt>
                      <c:pt idx="70" formatCode="General">
                        <c:v>0.443</c:v>
                      </c:pt>
                      <c:pt idx="71" formatCode="General">
                        <c:v>0.45100000000000001</c:v>
                      </c:pt>
                      <c:pt idx="72" formatCode="General">
                        <c:v>0.41599999999999998</c:v>
                      </c:pt>
                      <c:pt idx="73" formatCode="General">
                        <c:v>0.46</c:v>
                      </c:pt>
                      <c:pt idx="74" formatCode="General">
                        <c:v>0.58799999999999997</c:v>
                      </c:pt>
                      <c:pt idx="75" formatCode="General">
                        <c:v>0.70499999999999996</c:v>
                      </c:pt>
                      <c:pt idx="76" formatCode="General">
                        <c:v>0.63700000000000001</c:v>
                      </c:pt>
                      <c:pt idx="77" formatCode="General">
                        <c:v>0.69399999999999995</c:v>
                      </c:pt>
                      <c:pt idx="78" formatCode="General">
                        <c:v>0.71299999999999997</c:v>
                      </c:pt>
                      <c:pt idx="79" formatCode="General">
                        <c:v>0.67700000000000005</c:v>
                      </c:pt>
                      <c:pt idx="80" formatCode="General">
                        <c:v>0.70899999999999996</c:v>
                      </c:pt>
                      <c:pt idx="81" formatCode="General">
                        <c:v>0.75</c:v>
                      </c:pt>
                      <c:pt idx="82" formatCode="General">
                        <c:v>0.71099999999999997</c:v>
                      </c:pt>
                      <c:pt idx="83" formatCode="General">
                        <c:v>0.68500000000000005</c:v>
                      </c:pt>
                      <c:pt idx="84" formatCode="General">
                        <c:v>0.625</c:v>
                      </c:pt>
                      <c:pt idx="85" formatCode="General">
                        <c:v>0.68200000000000005</c:v>
                      </c:pt>
                      <c:pt idx="86" formatCode="General">
                        <c:v>0.72199999999999998</c:v>
                      </c:pt>
                      <c:pt idx="87" formatCode="General">
                        <c:v>0.71099999999999997</c:v>
                      </c:pt>
                      <c:pt idx="88" formatCode="General">
                        <c:v>0.68600000000000005</c:v>
                      </c:pt>
                      <c:pt idx="89" formatCode="General">
                        <c:v>0.629</c:v>
                      </c:pt>
                      <c:pt idx="90" formatCode="General">
                        <c:v>0.66300000000000003</c:v>
                      </c:pt>
                      <c:pt idx="91" formatCode="General">
                        <c:v>0.72499999999999998</c:v>
                      </c:pt>
                      <c:pt idx="92" formatCode="General">
                        <c:v>0.77500000000000002</c:v>
                      </c:pt>
                      <c:pt idx="93" formatCode="General">
                        <c:v>0.71499999999999997</c:v>
                      </c:pt>
                      <c:pt idx="94" formatCode="General">
                        <c:v>0.79300000000000004</c:v>
                      </c:pt>
                      <c:pt idx="95" formatCode="General">
                        <c:v>0.78900000000000003</c:v>
                      </c:pt>
                      <c:pt idx="96" formatCode="General">
                        <c:v>0.81100000000000005</c:v>
                      </c:pt>
                      <c:pt idx="97" formatCode="General">
                        <c:v>0.80600000000000005</c:v>
                      </c:pt>
                      <c:pt idx="98" formatCode="General">
                        <c:v>0.75900000000000001</c:v>
                      </c:pt>
                      <c:pt idx="99" formatCode="General">
                        <c:v>0.70899999999999996</c:v>
                      </c:pt>
                      <c:pt idx="100" formatCode="General">
                        <c:v>0.72899999999999998</c:v>
                      </c:pt>
                      <c:pt idx="101" formatCode="General">
                        <c:v>0.75</c:v>
                      </c:pt>
                      <c:pt idx="102" formatCode="General">
                        <c:v>0.73299999999999998</c:v>
                      </c:pt>
                      <c:pt idx="103" formatCode="General">
                        <c:v>0.73</c:v>
                      </c:pt>
                      <c:pt idx="104" formatCode="General">
                        <c:v>0.754</c:v>
                      </c:pt>
                      <c:pt idx="105" formatCode="General">
                        <c:v>0.70499999999999996</c:v>
                      </c:pt>
                      <c:pt idx="106" formatCode="General">
                        <c:v>0.69599999999999995</c:v>
                      </c:pt>
                      <c:pt idx="107" formatCode="General">
                        <c:v>0.65</c:v>
                      </c:pt>
                      <c:pt idx="108" formatCode="General">
                        <c:v>0.67500000000000004</c:v>
                      </c:pt>
                      <c:pt idx="109" formatCode="General">
                        <c:v>0.67600000000000005</c:v>
                      </c:pt>
                      <c:pt idx="110" formatCode="General">
                        <c:v>0.69699999999999995</c:v>
                      </c:pt>
                      <c:pt idx="111" formatCode="General">
                        <c:v>0.73899999999999999</c:v>
                      </c:pt>
                      <c:pt idx="112" formatCode="General">
                        <c:v>0.67</c:v>
                      </c:pt>
                      <c:pt idx="113" formatCode="General">
                        <c:v>0.74099999999999999</c:v>
                      </c:pt>
                      <c:pt idx="114" formatCode="General">
                        <c:v>0.77300000000000002</c:v>
                      </c:pt>
                      <c:pt idx="115" formatCode="General">
                        <c:v>0.77200000000000002</c:v>
                      </c:pt>
                      <c:pt idx="116" formatCode="General">
                        <c:v>0.76300000000000001</c:v>
                      </c:pt>
                      <c:pt idx="117" formatCode="General">
                        <c:v>0.79900000000000004</c:v>
                      </c:pt>
                      <c:pt idx="118" formatCode="General">
                        <c:v>0.77400000000000002</c:v>
                      </c:pt>
                      <c:pt idx="119" formatCode="General">
                        <c:v>0.82</c:v>
                      </c:pt>
                      <c:pt idx="120" formatCode="General">
                        <c:v>0.79100000000000004</c:v>
                      </c:pt>
                      <c:pt idx="121" formatCode="General">
                        <c:v>0.82199999999999995</c:v>
                      </c:pt>
                      <c:pt idx="122" formatCode="General">
                        <c:v>0.76200000000000001</c:v>
                      </c:pt>
                      <c:pt idx="123" formatCode="General">
                        <c:v>0.77500000000000002</c:v>
                      </c:pt>
                      <c:pt idx="124" formatCode="General">
                        <c:v>0.80400000000000005</c:v>
                      </c:pt>
                      <c:pt idx="125" formatCode="General">
                        <c:v>0.78200000000000003</c:v>
                      </c:pt>
                      <c:pt idx="126" formatCode="General">
                        <c:v>0.77300000000000002</c:v>
                      </c:pt>
                      <c:pt idx="127" formatCode="General">
                        <c:v>0.76900000000000002</c:v>
                      </c:pt>
                      <c:pt idx="128" formatCode="General">
                        <c:v>0.76900000000000002</c:v>
                      </c:pt>
                      <c:pt idx="129" formatCode="General">
                        <c:v>0.76900000000000002</c:v>
                      </c:pt>
                      <c:pt idx="130" formatCode="General">
                        <c:v>0.755</c:v>
                      </c:pt>
                      <c:pt idx="131" formatCode="General">
                        <c:v>0.86699999999999999</c:v>
                      </c:pt>
                      <c:pt idx="132" formatCode="General">
                        <c:v>0.82199999999999995</c:v>
                      </c:pt>
                      <c:pt idx="133" formatCode="General">
                        <c:v>0.82199999999999995</c:v>
                      </c:pt>
                      <c:pt idx="134" formatCode="General">
                        <c:v>0.79300000000000004</c:v>
                      </c:pt>
                      <c:pt idx="135" formatCode="General">
                        <c:v>0.73799999999999999</c:v>
                      </c:pt>
                      <c:pt idx="136" formatCode="General">
                        <c:v>0.76800000000000002</c:v>
                      </c:pt>
                      <c:pt idx="137" formatCode="General">
                        <c:v>0.79200000000000004</c:v>
                      </c:pt>
                      <c:pt idx="138" formatCode="General">
                        <c:v>0.81699999999999995</c:v>
                      </c:pt>
                      <c:pt idx="139" formatCode="General">
                        <c:v>0.82</c:v>
                      </c:pt>
                      <c:pt idx="140" formatCode="General">
                        <c:v>0.76900000000000002</c:v>
                      </c:pt>
                      <c:pt idx="141" formatCode="General">
                        <c:v>0.75</c:v>
                      </c:pt>
                      <c:pt idx="142" formatCode="General">
                        <c:v>0.72</c:v>
                      </c:pt>
                      <c:pt idx="143" formatCode="General">
                        <c:v>0.65400000000000003</c:v>
                      </c:pt>
                      <c:pt idx="144" formatCode="General">
                        <c:v>0.64300000000000002</c:v>
                      </c:pt>
                      <c:pt idx="145" formatCode="General">
                        <c:v>0.63200000000000001</c:v>
                      </c:pt>
                      <c:pt idx="146" formatCode="General">
                        <c:v>0.65</c:v>
                      </c:pt>
                      <c:pt idx="147" formatCode="General">
                        <c:v>0.63100000000000001</c:v>
                      </c:pt>
                      <c:pt idx="148" formatCode="General">
                        <c:v>0.63500000000000001</c:v>
                      </c:pt>
                      <c:pt idx="149" formatCode="General">
                        <c:v>0.59099999999999997</c:v>
                      </c:pt>
                      <c:pt idx="150" formatCode="General">
                        <c:v>0.56299999999999994</c:v>
                      </c:pt>
                      <c:pt idx="151" formatCode="General">
                        <c:v>0.50800000000000001</c:v>
                      </c:pt>
                      <c:pt idx="152" formatCode="General">
                        <c:v>0.55200000000000005</c:v>
                      </c:pt>
                      <c:pt idx="153" formatCode="General">
                        <c:v>0.51600000000000001</c:v>
                      </c:pt>
                      <c:pt idx="154" formatCode="General">
                        <c:v>0.54200000000000004</c:v>
                      </c:pt>
                      <c:pt idx="155" formatCode="General">
                        <c:v>0.52400000000000002</c:v>
                      </c:pt>
                      <c:pt idx="156" formatCode="General">
                        <c:v>0.51300000000000001</c:v>
                      </c:pt>
                      <c:pt idx="157" formatCode="General">
                        <c:v>0.56599999999999995</c:v>
                      </c:pt>
                      <c:pt idx="158" formatCode="General">
                        <c:v>0.61599999999999999</c:v>
                      </c:pt>
                      <c:pt idx="159" formatCode="General">
                        <c:v>0.58199999999999996</c:v>
                      </c:pt>
                      <c:pt idx="160" formatCode="General">
                        <c:v>0.56999999999999995</c:v>
                      </c:pt>
                      <c:pt idx="161" formatCode="General">
                        <c:v>0.55700000000000005</c:v>
                      </c:pt>
                      <c:pt idx="162" formatCode="General">
                        <c:v>0.56899999999999995</c:v>
                      </c:pt>
                      <c:pt idx="163" formatCode="General">
                        <c:v>0.61099999999999999</c:v>
                      </c:pt>
                      <c:pt idx="164" formatCode="General">
                        <c:v>0.65200000000000002</c:v>
                      </c:pt>
                      <c:pt idx="165" formatCode="General">
                        <c:v>0.628</c:v>
                      </c:pt>
                      <c:pt idx="166" formatCode="General">
                        <c:v>0.64100000000000001</c:v>
                      </c:pt>
                      <c:pt idx="167" formatCode="General">
                        <c:v>0.61099999999999999</c:v>
                      </c:pt>
                      <c:pt idx="168" formatCode="General">
                        <c:v>0.59899999999999998</c:v>
                      </c:pt>
                      <c:pt idx="169" formatCode="General">
                        <c:v>0.57599999999999996</c:v>
                      </c:pt>
                      <c:pt idx="170" formatCode="General">
                        <c:v>0.57299999999999995</c:v>
                      </c:pt>
                      <c:pt idx="171" formatCode="General">
                        <c:v>0.54</c:v>
                      </c:pt>
                      <c:pt idx="172" formatCode="General">
                        <c:v>0.51900000000000002</c:v>
                      </c:pt>
                      <c:pt idx="173" formatCode="General">
                        <c:v>0.504</c:v>
                      </c:pt>
                      <c:pt idx="174" formatCode="General">
                        <c:v>0.47</c:v>
                      </c:pt>
                      <c:pt idx="175" formatCode="General">
                        <c:v>0.442</c:v>
                      </c:pt>
                      <c:pt idx="176" formatCode="General">
                        <c:v>0.40600000000000003</c:v>
                      </c:pt>
                      <c:pt idx="177" formatCode="General">
                        <c:v>0.39</c:v>
                      </c:pt>
                      <c:pt idx="178" formatCode="General">
                        <c:v>0.36899999999999999</c:v>
                      </c:pt>
                      <c:pt idx="179" formatCode="General">
                        <c:v>0.33100000000000002</c:v>
                      </c:pt>
                      <c:pt idx="180" formatCode="General">
                        <c:v>0.23599999999999999</c:v>
                      </c:pt>
                      <c:pt idx="181" formatCode="General">
                        <c:v>0.159</c:v>
                      </c:pt>
                      <c:pt idx="182" formatCode="General">
                        <c:v>0.24</c:v>
                      </c:pt>
                      <c:pt idx="183" formatCode="General">
                        <c:v>0.29599999999999999</c:v>
                      </c:pt>
                      <c:pt idx="184" formatCode="General">
                        <c:v>0.26500000000000001</c:v>
                      </c:pt>
                      <c:pt idx="185" formatCode="General">
                        <c:v>0.41299999999999998</c:v>
                      </c:pt>
                      <c:pt idx="186" formatCode="General">
                        <c:v>0.438</c:v>
                      </c:pt>
                      <c:pt idx="187" formatCode="General">
                        <c:v>0.55400000000000005</c:v>
                      </c:pt>
                      <c:pt idx="188" formatCode="General">
                        <c:v>0.79600000000000004</c:v>
                      </c:pt>
                      <c:pt idx="189" formatCode="General">
                        <c:v>0.72399999999999998</c:v>
                      </c:pt>
                      <c:pt idx="190" formatCode="General">
                        <c:v>0.56200000000000006</c:v>
                      </c:pt>
                      <c:pt idx="191" formatCode="General">
                        <c:v>0.42499999999999999</c:v>
                      </c:pt>
                      <c:pt idx="192" formatCode="General">
                        <c:v>0.47899999999999998</c:v>
                      </c:pt>
                      <c:pt idx="193" formatCode="General">
                        <c:v>0.44500000000000001</c:v>
                      </c:pt>
                      <c:pt idx="194" formatCode="General">
                        <c:v>0.39900000000000002</c:v>
                      </c:pt>
                      <c:pt idx="195" formatCode="General">
                        <c:v>0.36699999999999999</c:v>
                      </c:pt>
                      <c:pt idx="196" formatCode="General">
                        <c:v>0.33600000000000002</c:v>
                      </c:pt>
                      <c:pt idx="197" formatCode="General">
                        <c:v>0.35599999999999998</c:v>
                      </c:pt>
                      <c:pt idx="198" formatCode="General">
                        <c:v>0.314</c:v>
                      </c:pt>
                      <c:pt idx="199" formatCode="General">
                        <c:v>0.33300000000000002</c:v>
                      </c:pt>
                      <c:pt idx="200" formatCode="General">
                        <c:v>0.311</c:v>
                      </c:pt>
                      <c:pt idx="201" formatCode="General">
                        <c:v>0.33400000000000002</c:v>
                      </c:pt>
                      <c:pt idx="202" formatCode="General">
                        <c:v>0.41399999999999998</c:v>
                      </c:pt>
                      <c:pt idx="203" formatCode="General">
                        <c:v>0.38400000000000001</c:v>
                      </c:pt>
                      <c:pt idx="204" formatCode="General">
                        <c:v>0.30599999999999999</c:v>
                      </c:pt>
                      <c:pt idx="205" formatCode="General">
                        <c:v>0.30599999999999999</c:v>
                      </c:pt>
                      <c:pt idx="206" formatCode="General">
                        <c:v>0.30599999999999999</c:v>
                      </c:pt>
                      <c:pt idx="207" formatCode="General">
                        <c:v>0.34100000000000003</c:v>
                      </c:pt>
                      <c:pt idx="208" formatCode="General">
                        <c:v>0.30199999999999999</c:v>
                      </c:pt>
                      <c:pt idx="209" formatCode="General">
                        <c:v>0.30199999999999999</c:v>
                      </c:pt>
                      <c:pt idx="210" formatCode="General">
                        <c:v>0.30399999999999999</c:v>
                      </c:pt>
                      <c:pt idx="211" formatCode="General">
                        <c:v>0.33700000000000002</c:v>
                      </c:pt>
                      <c:pt idx="212" formatCode="General">
                        <c:v>0.29699999999999999</c:v>
                      </c:pt>
                      <c:pt idx="213" formatCode="General">
                        <c:v>0.32700000000000001</c:v>
                      </c:pt>
                      <c:pt idx="214" formatCode="General">
                        <c:v>0.29199999999999998</c:v>
                      </c:pt>
                      <c:pt idx="215" formatCode="General">
                        <c:v>0.29099999999999998</c:v>
                      </c:pt>
                      <c:pt idx="216" formatCode="General">
                        <c:v>0.30099999999999999</c:v>
                      </c:pt>
                      <c:pt idx="217" formatCode="General">
                        <c:v>0.28699999999999998</c:v>
                      </c:pt>
                      <c:pt idx="218" formatCode="General">
                        <c:v>0.28499999999999998</c:v>
                      </c:pt>
                      <c:pt idx="219" formatCode="General">
                        <c:v>0.23100000000000001</c:v>
                      </c:pt>
                      <c:pt idx="220" formatCode="General">
                        <c:v>0.248</c:v>
                      </c:pt>
                      <c:pt idx="221" formatCode="General">
                        <c:v>0.23100000000000001</c:v>
                      </c:pt>
                      <c:pt idx="222" formatCode="General">
                        <c:v>0.20599999999999999</c:v>
                      </c:pt>
                      <c:pt idx="223" formatCode="General">
                        <c:v>0.23100000000000001</c:v>
                      </c:pt>
                      <c:pt idx="224" formatCode="General">
                        <c:v>0.23499999999999999</c:v>
                      </c:pt>
                      <c:pt idx="225" formatCode="General">
                        <c:v>0.23499999999999999</c:v>
                      </c:pt>
                      <c:pt idx="226" formatCode="General">
                        <c:v>0.26900000000000002</c:v>
                      </c:pt>
                      <c:pt idx="227" formatCode="General">
                        <c:v>0.249</c:v>
                      </c:pt>
                      <c:pt idx="228" formatCode="General">
                        <c:v>0.20799999999999999</c:v>
                      </c:pt>
                      <c:pt idx="229" formatCode="General">
                        <c:v>0.20399999999999999</c:v>
                      </c:pt>
                      <c:pt idx="230" formatCode="General">
                        <c:v>0.23100000000000001</c:v>
                      </c:pt>
                      <c:pt idx="231" formatCode="General">
                        <c:v>0.25700000000000001</c:v>
                      </c:pt>
                      <c:pt idx="232" formatCode="General">
                        <c:v>0.245</c:v>
                      </c:pt>
                      <c:pt idx="233" formatCode="General">
                        <c:v>0.22900000000000001</c:v>
                      </c:pt>
                      <c:pt idx="234" formatCode="General">
                        <c:v>0.17100000000000001</c:v>
                      </c:pt>
                      <c:pt idx="235" formatCode="General">
                        <c:v>0.17399999999999999</c:v>
                      </c:pt>
                      <c:pt idx="236" formatCode="General">
                        <c:v>0.17399999999999999</c:v>
                      </c:pt>
                      <c:pt idx="237" formatCode="General">
                        <c:v>0.215</c:v>
                      </c:pt>
                      <c:pt idx="238" formatCode="General">
                        <c:v>0.193</c:v>
                      </c:pt>
                      <c:pt idx="239" formatCode="General">
                        <c:v>0.21</c:v>
                      </c:pt>
                      <c:pt idx="240" formatCode="General">
                        <c:v>0.184</c:v>
                      </c:pt>
                      <c:pt idx="241" formatCode="General">
                        <c:v>0.23100000000000001</c:v>
                      </c:pt>
                      <c:pt idx="242" formatCode="General">
                        <c:v>0.222</c:v>
                      </c:pt>
                      <c:pt idx="243" formatCode="General">
                        <c:v>0.27400000000000002</c:v>
                      </c:pt>
                      <c:pt idx="244" formatCode="General">
                        <c:v>0.30599999999999999</c:v>
                      </c:pt>
                      <c:pt idx="245" formatCode="General">
                        <c:v>0.35399999999999998</c:v>
                      </c:pt>
                      <c:pt idx="246" formatCode="General">
                        <c:v>0.33400000000000002</c:v>
                      </c:pt>
                      <c:pt idx="247" formatCode="General">
                        <c:v>0.33600000000000002</c:v>
                      </c:pt>
                      <c:pt idx="248" formatCode="General">
                        <c:v>0.26700000000000002</c:v>
                      </c:pt>
                      <c:pt idx="249" formatCode="General">
                        <c:v>0.19800000000000001</c:v>
                      </c:pt>
                      <c:pt idx="250" formatCode="General">
                        <c:v>0.20799999999999999</c:v>
                      </c:pt>
                      <c:pt idx="251" formatCode="General">
                        <c:v>0.20499999999999999</c:v>
                      </c:pt>
                      <c:pt idx="252" formatCode="General">
                        <c:v>0.20699999999999999</c:v>
                      </c:pt>
                      <c:pt idx="253" formatCode="General">
                        <c:v>0.19</c:v>
                      </c:pt>
                      <c:pt idx="254" formatCode="General">
                        <c:v>0.22800000000000001</c:v>
                      </c:pt>
                      <c:pt idx="255" formatCode="General">
                        <c:v>0.23799999999999999</c:v>
                      </c:pt>
                      <c:pt idx="256" formatCode="General">
                        <c:v>0.193</c:v>
                      </c:pt>
                      <c:pt idx="257" formatCode="General">
                        <c:v>0.21099999999999999</c:v>
                      </c:pt>
                      <c:pt idx="258" formatCode="General">
                        <c:v>0.189</c:v>
                      </c:pt>
                      <c:pt idx="259" formatCode="General">
                        <c:v>0.154</c:v>
                      </c:pt>
                      <c:pt idx="260" formatCode="General">
                        <c:v>0.17199999999999999</c:v>
                      </c:pt>
                      <c:pt idx="261" formatCode="General">
                        <c:v>0.16300000000000001</c:v>
                      </c:pt>
                      <c:pt idx="262" formatCode="General">
                        <c:v>0.17199999999999999</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7-57E9-41A6-B6C9-FC37A9C84CE0}"/>
                  </c:ext>
                </c:extLst>
              </c15:ser>
            </c15:filteredLineSeries>
            <c15:filteredLineSeries>
              <c15:ser>
                <c:idx val="4"/>
                <c:order val="4"/>
                <c:tx>
                  <c:strRef>
                    <c:extLst xmlns:c15="http://schemas.microsoft.com/office/drawing/2012/chart" xmlns:c16r2="http://schemas.microsoft.com/office/drawing/2015/06/chart">
                      <c:ext xmlns:c15="http://schemas.microsoft.com/office/drawing/2012/chart" uri="{02D57815-91ED-43cb-92C2-25804820EDAC}">
                        <c15:formulaRef>
                          <c15:sqref>'10 Year Bond Yield'!$F$1</c15:sqref>
                        </c15:formulaRef>
                      </c:ext>
                    </c:extLst>
                    <c:strCache>
                      <c:ptCount val="1"/>
                      <c:pt idx="0">
                        <c:v>Japan</c:v>
                      </c:pt>
                    </c:strCache>
                  </c:strRef>
                </c:tx>
                <c:spPr>
                  <a:ln w="28575" cap="rnd">
                    <a:solidFill>
                      <a:schemeClr val="accent5"/>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'10 Year Bond Yield'!$A$2217:$A$2479</c15:sqref>
                        </c15:formulaRef>
                      </c:ext>
                    </c:extLst>
                    <c:numCache>
                      <c:formatCode>[$-409]mmm\-yy;@</c:formatCode>
                      <c:ptCount val="263"/>
                      <c:pt idx="0">
                        <c:v>43647</c:v>
                      </c:pt>
                      <c:pt idx="1">
                        <c:v>43648</c:v>
                      </c:pt>
                      <c:pt idx="2">
                        <c:v>43649</c:v>
                      </c:pt>
                      <c:pt idx="3">
                        <c:v>43650</c:v>
                      </c:pt>
                      <c:pt idx="4">
                        <c:v>43651</c:v>
                      </c:pt>
                      <c:pt idx="5">
                        <c:v>43654</c:v>
                      </c:pt>
                      <c:pt idx="6">
                        <c:v>43655</c:v>
                      </c:pt>
                      <c:pt idx="7">
                        <c:v>43656</c:v>
                      </c:pt>
                      <c:pt idx="8">
                        <c:v>43657</c:v>
                      </c:pt>
                      <c:pt idx="9">
                        <c:v>43658</c:v>
                      </c:pt>
                      <c:pt idx="10">
                        <c:v>43661</c:v>
                      </c:pt>
                      <c:pt idx="11">
                        <c:v>43662</c:v>
                      </c:pt>
                      <c:pt idx="12">
                        <c:v>43663</c:v>
                      </c:pt>
                      <c:pt idx="13">
                        <c:v>43664</c:v>
                      </c:pt>
                      <c:pt idx="14">
                        <c:v>43665</c:v>
                      </c:pt>
                      <c:pt idx="15">
                        <c:v>43668</c:v>
                      </c:pt>
                      <c:pt idx="16">
                        <c:v>43669</c:v>
                      </c:pt>
                      <c:pt idx="17">
                        <c:v>43670</c:v>
                      </c:pt>
                      <c:pt idx="18">
                        <c:v>43671</c:v>
                      </c:pt>
                      <c:pt idx="19">
                        <c:v>43672</c:v>
                      </c:pt>
                      <c:pt idx="20">
                        <c:v>43675</c:v>
                      </c:pt>
                      <c:pt idx="21">
                        <c:v>43676</c:v>
                      </c:pt>
                      <c:pt idx="22">
                        <c:v>43677</c:v>
                      </c:pt>
                      <c:pt idx="23">
                        <c:v>43678</c:v>
                      </c:pt>
                      <c:pt idx="24">
                        <c:v>43679</c:v>
                      </c:pt>
                      <c:pt idx="25">
                        <c:v>43682</c:v>
                      </c:pt>
                      <c:pt idx="26">
                        <c:v>43683</c:v>
                      </c:pt>
                      <c:pt idx="27">
                        <c:v>43684</c:v>
                      </c:pt>
                      <c:pt idx="28">
                        <c:v>43685</c:v>
                      </c:pt>
                      <c:pt idx="29">
                        <c:v>43686</c:v>
                      </c:pt>
                      <c:pt idx="30">
                        <c:v>43689</c:v>
                      </c:pt>
                      <c:pt idx="31">
                        <c:v>43690</c:v>
                      </c:pt>
                      <c:pt idx="32">
                        <c:v>43691</c:v>
                      </c:pt>
                      <c:pt idx="33">
                        <c:v>43692</c:v>
                      </c:pt>
                      <c:pt idx="34">
                        <c:v>43693</c:v>
                      </c:pt>
                      <c:pt idx="35">
                        <c:v>43696</c:v>
                      </c:pt>
                      <c:pt idx="36">
                        <c:v>43697</c:v>
                      </c:pt>
                      <c:pt idx="37">
                        <c:v>43698</c:v>
                      </c:pt>
                      <c:pt idx="38">
                        <c:v>43699</c:v>
                      </c:pt>
                      <c:pt idx="39">
                        <c:v>43700</c:v>
                      </c:pt>
                      <c:pt idx="40">
                        <c:v>43703</c:v>
                      </c:pt>
                      <c:pt idx="41">
                        <c:v>43704</c:v>
                      </c:pt>
                      <c:pt idx="42">
                        <c:v>43705</c:v>
                      </c:pt>
                      <c:pt idx="43">
                        <c:v>43706</c:v>
                      </c:pt>
                      <c:pt idx="44">
                        <c:v>43707</c:v>
                      </c:pt>
                      <c:pt idx="45">
                        <c:v>43707</c:v>
                      </c:pt>
                      <c:pt idx="46">
                        <c:v>43710</c:v>
                      </c:pt>
                      <c:pt idx="47">
                        <c:v>43711</c:v>
                      </c:pt>
                      <c:pt idx="48">
                        <c:v>43712</c:v>
                      </c:pt>
                      <c:pt idx="49">
                        <c:v>43713</c:v>
                      </c:pt>
                      <c:pt idx="50">
                        <c:v>43714</c:v>
                      </c:pt>
                      <c:pt idx="51">
                        <c:v>43717</c:v>
                      </c:pt>
                      <c:pt idx="52">
                        <c:v>43718</c:v>
                      </c:pt>
                      <c:pt idx="53">
                        <c:v>43719</c:v>
                      </c:pt>
                      <c:pt idx="54">
                        <c:v>43720</c:v>
                      </c:pt>
                      <c:pt idx="55">
                        <c:v>43721</c:v>
                      </c:pt>
                      <c:pt idx="56">
                        <c:v>43724</c:v>
                      </c:pt>
                      <c:pt idx="57">
                        <c:v>43725</c:v>
                      </c:pt>
                      <c:pt idx="58">
                        <c:v>43726</c:v>
                      </c:pt>
                      <c:pt idx="59">
                        <c:v>43727</c:v>
                      </c:pt>
                      <c:pt idx="60">
                        <c:v>43728</c:v>
                      </c:pt>
                      <c:pt idx="61">
                        <c:v>43731</c:v>
                      </c:pt>
                      <c:pt idx="62">
                        <c:v>43732</c:v>
                      </c:pt>
                      <c:pt idx="63">
                        <c:v>43733</c:v>
                      </c:pt>
                      <c:pt idx="64">
                        <c:v>43734</c:v>
                      </c:pt>
                      <c:pt idx="65">
                        <c:v>43735</c:v>
                      </c:pt>
                      <c:pt idx="66">
                        <c:v>43738</c:v>
                      </c:pt>
                      <c:pt idx="67">
                        <c:v>43739</c:v>
                      </c:pt>
                      <c:pt idx="68">
                        <c:v>43740</c:v>
                      </c:pt>
                      <c:pt idx="69">
                        <c:v>43741</c:v>
                      </c:pt>
                      <c:pt idx="70">
                        <c:v>43742</c:v>
                      </c:pt>
                      <c:pt idx="71">
                        <c:v>43745</c:v>
                      </c:pt>
                      <c:pt idx="72">
                        <c:v>43746</c:v>
                      </c:pt>
                      <c:pt idx="73">
                        <c:v>43747</c:v>
                      </c:pt>
                      <c:pt idx="74">
                        <c:v>43748</c:v>
                      </c:pt>
                      <c:pt idx="75">
                        <c:v>43749</c:v>
                      </c:pt>
                      <c:pt idx="76">
                        <c:v>43752</c:v>
                      </c:pt>
                      <c:pt idx="77">
                        <c:v>43753</c:v>
                      </c:pt>
                      <c:pt idx="78">
                        <c:v>43754</c:v>
                      </c:pt>
                      <c:pt idx="79">
                        <c:v>43755</c:v>
                      </c:pt>
                      <c:pt idx="80">
                        <c:v>43756</c:v>
                      </c:pt>
                      <c:pt idx="81">
                        <c:v>43759</c:v>
                      </c:pt>
                      <c:pt idx="82">
                        <c:v>43760</c:v>
                      </c:pt>
                      <c:pt idx="83">
                        <c:v>43761</c:v>
                      </c:pt>
                      <c:pt idx="84">
                        <c:v>43762</c:v>
                      </c:pt>
                      <c:pt idx="85">
                        <c:v>43763</c:v>
                      </c:pt>
                      <c:pt idx="86">
                        <c:v>43766</c:v>
                      </c:pt>
                      <c:pt idx="87">
                        <c:v>43767</c:v>
                      </c:pt>
                      <c:pt idx="88">
                        <c:v>43768</c:v>
                      </c:pt>
                      <c:pt idx="89">
                        <c:v>43769</c:v>
                      </c:pt>
                      <c:pt idx="90">
                        <c:v>43770</c:v>
                      </c:pt>
                      <c:pt idx="91">
                        <c:v>43773</c:v>
                      </c:pt>
                      <c:pt idx="92">
                        <c:v>43774</c:v>
                      </c:pt>
                      <c:pt idx="93">
                        <c:v>43775</c:v>
                      </c:pt>
                      <c:pt idx="94">
                        <c:v>43776</c:v>
                      </c:pt>
                      <c:pt idx="95">
                        <c:v>43777</c:v>
                      </c:pt>
                      <c:pt idx="96">
                        <c:v>43780</c:v>
                      </c:pt>
                      <c:pt idx="97">
                        <c:v>43781</c:v>
                      </c:pt>
                      <c:pt idx="98">
                        <c:v>43782</c:v>
                      </c:pt>
                      <c:pt idx="99">
                        <c:v>43783</c:v>
                      </c:pt>
                      <c:pt idx="100">
                        <c:v>43784</c:v>
                      </c:pt>
                      <c:pt idx="101">
                        <c:v>43787</c:v>
                      </c:pt>
                      <c:pt idx="102">
                        <c:v>43788</c:v>
                      </c:pt>
                      <c:pt idx="103">
                        <c:v>43789</c:v>
                      </c:pt>
                      <c:pt idx="104">
                        <c:v>43790</c:v>
                      </c:pt>
                      <c:pt idx="105">
                        <c:v>43791</c:v>
                      </c:pt>
                      <c:pt idx="106">
                        <c:v>43794</c:v>
                      </c:pt>
                      <c:pt idx="107">
                        <c:v>43795</c:v>
                      </c:pt>
                      <c:pt idx="108">
                        <c:v>43796</c:v>
                      </c:pt>
                      <c:pt idx="109">
                        <c:v>43797</c:v>
                      </c:pt>
                      <c:pt idx="110">
                        <c:v>43798</c:v>
                      </c:pt>
                      <c:pt idx="111">
                        <c:v>43801</c:v>
                      </c:pt>
                      <c:pt idx="112">
                        <c:v>43802</c:v>
                      </c:pt>
                      <c:pt idx="113">
                        <c:v>43803</c:v>
                      </c:pt>
                      <c:pt idx="114">
                        <c:v>43804</c:v>
                      </c:pt>
                      <c:pt idx="115">
                        <c:v>43805</c:v>
                      </c:pt>
                      <c:pt idx="116">
                        <c:v>43808</c:v>
                      </c:pt>
                      <c:pt idx="117">
                        <c:v>43809</c:v>
                      </c:pt>
                      <c:pt idx="118">
                        <c:v>43810</c:v>
                      </c:pt>
                      <c:pt idx="119">
                        <c:v>43811</c:v>
                      </c:pt>
                      <c:pt idx="120">
                        <c:v>43812</c:v>
                      </c:pt>
                      <c:pt idx="121">
                        <c:v>43815</c:v>
                      </c:pt>
                      <c:pt idx="122">
                        <c:v>43816</c:v>
                      </c:pt>
                      <c:pt idx="123">
                        <c:v>43817</c:v>
                      </c:pt>
                      <c:pt idx="124">
                        <c:v>43818</c:v>
                      </c:pt>
                      <c:pt idx="125">
                        <c:v>43819</c:v>
                      </c:pt>
                      <c:pt idx="126">
                        <c:v>43822</c:v>
                      </c:pt>
                      <c:pt idx="127">
                        <c:v>43823</c:v>
                      </c:pt>
                      <c:pt idx="128">
                        <c:v>43824</c:v>
                      </c:pt>
                      <c:pt idx="129">
                        <c:v>43825</c:v>
                      </c:pt>
                      <c:pt idx="130">
                        <c:v>43826</c:v>
                      </c:pt>
                      <c:pt idx="131">
                        <c:v>43829</c:v>
                      </c:pt>
                      <c:pt idx="132">
                        <c:v>43830</c:v>
                      </c:pt>
                      <c:pt idx="133">
                        <c:v>43831</c:v>
                      </c:pt>
                      <c:pt idx="134">
                        <c:v>43832</c:v>
                      </c:pt>
                      <c:pt idx="135">
                        <c:v>43833</c:v>
                      </c:pt>
                      <c:pt idx="136">
                        <c:v>43836</c:v>
                      </c:pt>
                      <c:pt idx="137">
                        <c:v>43837</c:v>
                      </c:pt>
                      <c:pt idx="138">
                        <c:v>43838</c:v>
                      </c:pt>
                      <c:pt idx="139">
                        <c:v>43839</c:v>
                      </c:pt>
                      <c:pt idx="140">
                        <c:v>43840</c:v>
                      </c:pt>
                      <c:pt idx="141">
                        <c:v>43843</c:v>
                      </c:pt>
                      <c:pt idx="142">
                        <c:v>43844</c:v>
                      </c:pt>
                      <c:pt idx="143">
                        <c:v>43845</c:v>
                      </c:pt>
                      <c:pt idx="144">
                        <c:v>43846</c:v>
                      </c:pt>
                      <c:pt idx="145">
                        <c:v>43847</c:v>
                      </c:pt>
                      <c:pt idx="146">
                        <c:v>43850</c:v>
                      </c:pt>
                      <c:pt idx="147">
                        <c:v>43851</c:v>
                      </c:pt>
                      <c:pt idx="148">
                        <c:v>43852</c:v>
                      </c:pt>
                      <c:pt idx="149">
                        <c:v>43853</c:v>
                      </c:pt>
                      <c:pt idx="150">
                        <c:v>43854</c:v>
                      </c:pt>
                      <c:pt idx="151">
                        <c:v>43857</c:v>
                      </c:pt>
                      <c:pt idx="152">
                        <c:v>43858</c:v>
                      </c:pt>
                      <c:pt idx="153">
                        <c:v>43859</c:v>
                      </c:pt>
                      <c:pt idx="154">
                        <c:v>43860</c:v>
                      </c:pt>
                      <c:pt idx="155">
                        <c:v>43861</c:v>
                      </c:pt>
                      <c:pt idx="156">
                        <c:v>43864</c:v>
                      </c:pt>
                      <c:pt idx="157">
                        <c:v>43865</c:v>
                      </c:pt>
                      <c:pt idx="158">
                        <c:v>43866</c:v>
                      </c:pt>
                      <c:pt idx="159">
                        <c:v>43867</c:v>
                      </c:pt>
                      <c:pt idx="160">
                        <c:v>43868</c:v>
                      </c:pt>
                      <c:pt idx="161">
                        <c:v>43871</c:v>
                      </c:pt>
                      <c:pt idx="162">
                        <c:v>43872</c:v>
                      </c:pt>
                      <c:pt idx="163">
                        <c:v>43873</c:v>
                      </c:pt>
                      <c:pt idx="164">
                        <c:v>43874</c:v>
                      </c:pt>
                      <c:pt idx="165">
                        <c:v>43875</c:v>
                      </c:pt>
                      <c:pt idx="166">
                        <c:v>43878</c:v>
                      </c:pt>
                      <c:pt idx="167">
                        <c:v>43879</c:v>
                      </c:pt>
                      <c:pt idx="168">
                        <c:v>43880</c:v>
                      </c:pt>
                      <c:pt idx="169">
                        <c:v>43881</c:v>
                      </c:pt>
                      <c:pt idx="170">
                        <c:v>43882</c:v>
                      </c:pt>
                      <c:pt idx="171">
                        <c:v>43885</c:v>
                      </c:pt>
                      <c:pt idx="172">
                        <c:v>43886</c:v>
                      </c:pt>
                      <c:pt idx="173">
                        <c:v>43887</c:v>
                      </c:pt>
                      <c:pt idx="174">
                        <c:v>43888</c:v>
                      </c:pt>
                      <c:pt idx="175">
                        <c:v>43889</c:v>
                      </c:pt>
                      <c:pt idx="176">
                        <c:v>43892</c:v>
                      </c:pt>
                      <c:pt idx="177">
                        <c:v>43893</c:v>
                      </c:pt>
                      <c:pt idx="178">
                        <c:v>43894</c:v>
                      </c:pt>
                      <c:pt idx="179">
                        <c:v>43895</c:v>
                      </c:pt>
                      <c:pt idx="180">
                        <c:v>43896</c:v>
                      </c:pt>
                      <c:pt idx="181">
                        <c:v>43899</c:v>
                      </c:pt>
                      <c:pt idx="182">
                        <c:v>43900</c:v>
                      </c:pt>
                      <c:pt idx="183">
                        <c:v>43901</c:v>
                      </c:pt>
                      <c:pt idx="184">
                        <c:v>43902</c:v>
                      </c:pt>
                      <c:pt idx="185">
                        <c:v>43903</c:v>
                      </c:pt>
                      <c:pt idx="186">
                        <c:v>43906</c:v>
                      </c:pt>
                      <c:pt idx="187">
                        <c:v>43907</c:v>
                      </c:pt>
                      <c:pt idx="188">
                        <c:v>43908</c:v>
                      </c:pt>
                      <c:pt idx="189">
                        <c:v>43909</c:v>
                      </c:pt>
                      <c:pt idx="190">
                        <c:v>43910</c:v>
                      </c:pt>
                      <c:pt idx="191">
                        <c:v>43913</c:v>
                      </c:pt>
                      <c:pt idx="192">
                        <c:v>43914</c:v>
                      </c:pt>
                      <c:pt idx="193">
                        <c:v>43915</c:v>
                      </c:pt>
                      <c:pt idx="194">
                        <c:v>43916</c:v>
                      </c:pt>
                      <c:pt idx="195">
                        <c:v>43917</c:v>
                      </c:pt>
                      <c:pt idx="196">
                        <c:v>43920</c:v>
                      </c:pt>
                      <c:pt idx="197">
                        <c:v>43921</c:v>
                      </c:pt>
                      <c:pt idx="198">
                        <c:v>43922</c:v>
                      </c:pt>
                      <c:pt idx="199">
                        <c:v>43923</c:v>
                      </c:pt>
                      <c:pt idx="200">
                        <c:v>43924</c:v>
                      </c:pt>
                      <c:pt idx="201">
                        <c:v>43927</c:v>
                      </c:pt>
                      <c:pt idx="202">
                        <c:v>43928</c:v>
                      </c:pt>
                      <c:pt idx="203">
                        <c:v>43929</c:v>
                      </c:pt>
                      <c:pt idx="204">
                        <c:v>43930</c:v>
                      </c:pt>
                      <c:pt idx="205">
                        <c:v>43931</c:v>
                      </c:pt>
                      <c:pt idx="206">
                        <c:v>43934</c:v>
                      </c:pt>
                      <c:pt idx="207">
                        <c:v>43935</c:v>
                      </c:pt>
                      <c:pt idx="208">
                        <c:v>43936</c:v>
                      </c:pt>
                      <c:pt idx="209">
                        <c:v>43937</c:v>
                      </c:pt>
                      <c:pt idx="210">
                        <c:v>43938</c:v>
                      </c:pt>
                      <c:pt idx="211">
                        <c:v>43941</c:v>
                      </c:pt>
                      <c:pt idx="212">
                        <c:v>43942</c:v>
                      </c:pt>
                      <c:pt idx="213">
                        <c:v>43943</c:v>
                      </c:pt>
                      <c:pt idx="214">
                        <c:v>43944</c:v>
                      </c:pt>
                      <c:pt idx="215">
                        <c:v>43945</c:v>
                      </c:pt>
                      <c:pt idx="216">
                        <c:v>43948</c:v>
                      </c:pt>
                      <c:pt idx="217">
                        <c:v>43949</c:v>
                      </c:pt>
                      <c:pt idx="218">
                        <c:v>43950</c:v>
                      </c:pt>
                      <c:pt idx="219">
                        <c:v>43951</c:v>
                      </c:pt>
                      <c:pt idx="220">
                        <c:v>43952</c:v>
                      </c:pt>
                      <c:pt idx="221">
                        <c:v>43955</c:v>
                      </c:pt>
                      <c:pt idx="222">
                        <c:v>43956</c:v>
                      </c:pt>
                      <c:pt idx="223">
                        <c:v>43957</c:v>
                      </c:pt>
                      <c:pt idx="224">
                        <c:v>43958</c:v>
                      </c:pt>
                      <c:pt idx="225">
                        <c:v>43959</c:v>
                      </c:pt>
                      <c:pt idx="226">
                        <c:v>43962</c:v>
                      </c:pt>
                      <c:pt idx="227">
                        <c:v>43963</c:v>
                      </c:pt>
                      <c:pt idx="228">
                        <c:v>43964</c:v>
                      </c:pt>
                      <c:pt idx="229">
                        <c:v>43965</c:v>
                      </c:pt>
                      <c:pt idx="230">
                        <c:v>43966</c:v>
                      </c:pt>
                      <c:pt idx="231">
                        <c:v>43969</c:v>
                      </c:pt>
                      <c:pt idx="232">
                        <c:v>43970</c:v>
                      </c:pt>
                      <c:pt idx="233">
                        <c:v>43971</c:v>
                      </c:pt>
                      <c:pt idx="234">
                        <c:v>43972</c:v>
                      </c:pt>
                      <c:pt idx="235">
                        <c:v>43973</c:v>
                      </c:pt>
                      <c:pt idx="236">
                        <c:v>43976</c:v>
                      </c:pt>
                      <c:pt idx="237">
                        <c:v>43977</c:v>
                      </c:pt>
                      <c:pt idx="238">
                        <c:v>43978</c:v>
                      </c:pt>
                      <c:pt idx="239">
                        <c:v>43979</c:v>
                      </c:pt>
                      <c:pt idx="240">
                        <c:v>43980</c:v>
                      </c:pt>
                      <c:pt idx="241">
                        <c:v>43983</c:v>
                      </c:pt>
                      <c:pt idx="242">
                        <c:v>43984</c:v>
                      </c:pt>
                      <c:pt idx="243">
                        <c:v>43985</c:v>
                      </c:pt>
                      <c:pt idx="244">
                        <c:v>43986</c:v>
                      </c:pt>
                      <c:pt idx="245">
                        <c:v>43987</c:v>
                      </c:pt>
                      <c:pt idx="246">
                        <c:v>43990</c:v>
                      </c:pt>
                      <c:pt idx="247">
                        <c:v>43991</c:v>
                      </c:pt>
                      <c:pt idx="248">
                        <c:v>43992</c:v>
                      </c:pt>
                      <c:pt idx="249">
                        <c:v>43993</c:v>
                      </c:pt>
                      <c:pt idx="250">
                        <c:v>43994</c:v>
                      </c:pt>
                      <c:pt idx="251">
                        <c:v>43997</c:v>
                      </c:pt>
                      <c:pt idx="252">
                        <c:v>43998</c:v>
                      </c:pt>
                      <c:pt idx="253">
                        <c:v>43999</c:v>
                      </c:pt>
                      <c:pt idx="254">
                        <c:v>44000</c:v>
                      </c:pt>
                      <c:pt idx="255">
                        <c:v>44001</c:v>
                      </c:pt>
                      <c:pt idx="256">
                        <c:v>44004</c:v>
                      </c:pt>
                      <c:pt idx="257">
                        <c:v>44005</c:v>
                      </c:pt>
                      <c:pt idx="258">
                        <c:v>44006</c:v>
                      </c:pt>
                      <c:pt idx="259">
                        <c:v>44007</c:v>
                      </c:pt>
                      <c:pt idx="260">
                        <c:v>44008</c:v>
                      </c:pt>
                      <c:pt idx="261">
                        <c:v>44011</c:v>
                      </c:pt>
                      <c:pt idx="262">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'10 Year Bond Yield'!$F$2217:$F$2479</c15:sqref>
                        </c15:formulaRef>
                      </c:ext>
                    </c:extLst>
                    <c:numCache>
                      <c:formatCode>0.00</c:formatCode>
                      <c:ptCount val="263"/>
                      <c:pt idx="0">
                        <c:v>-0.14599999999999999</c:v>
                      </c:pt>
                      <c:pt idx="1">
                        <c:v>-0.14599999999999999</c:v>
                      </c:pt>
                      <c:pt idx="2">
                        <c:v>-0.15</c:v>
                      </c:pt>
                      <c:pt idx="3">
                        <c:v>-0.155</c:v>
                      </c:pt>
                      <c:pt idx="4">
                        <c:v>-0.155</c:v>
                      </c:pt>
                      <c:pt idx="5">
                        <c:v>-0.14499999999999999</c:v>
                      </c:pt>
                      <c:pt idx="6">
                        <c:v>-0.13800000000000001</c:v>
                      </c:pt>
                      <c:pt idx="7">
                        <c:v>-0.11799999999999999</c:v>
                      </c:pt>
                      <c:pt idx="8">
                        <c:v>-0.13500000000000001</c:v>
                      </c:pt>
                      <c:pt idx="9">
                        <c:v>-0.114</c:v>
                      </c:pt>
                      <c:pt idx="10">
                        <c:v>-0.114</c:v>
                      </c:pt>
                      <c:pt idx="11">
                        <c:v>-0.11899999999999999</c:v>
                      </c:pt>
                      <c:pt idx="12">
                        <c:v>-0.121</c:v>
                      </c:pt>
                      <c:pt idx="13">
                        <c:v>-0.13</c:v>
                      </c:pt>
                      <c:pt idx="14">
                        <c:v>-0.13200000000000001</c:v>
                      </c:pt>
                      <c:pt idx="15">
                        <c:v>-0.13600000000000001</c:v>
                      </c:pt>
                      <c:pt idx="16">
                        <c:v>-0.14199999999999999</c:v>
                      </c:pt>
                      <c:pt idx="17">
                        <c:v>-0.14699999999999999</c:v>
                      </c:pt>
                      <c:pt idx="18">
                        <c:v>-0.151</c:v>
                      </c:pt>
                      <c:pt idx="19">
                        <c:v>-0.14799999999999999</c:v>
                      </c:pt>
                      <c:pt idx="20">
                        <c:v>-0.14299999999999999</c:v>
                      </c:pt>
                      <c:pt idx="21">
                        <c:v>-0.15</c:v>
                      </c:pt>
                      <c:pt idx="22">
                        <c:v>-0.153</c:v>
                      </c:pt>
                      <c:pt idx="23">
                        <c:v>-0.13</c:v>
                      </c:pt>
                      <c:pt idx="24" formatCode="General">
                        <c:v>-0.16300000000000001</c:v>
                      </c:pt>
                      <c:pt idx="25" formatCode="General">
                        <c:v>-0.191</c:v>
                      </c:pt>
                      <c:pt idx="26" formatCode="General">
                        <c:v>-0.182</c:v>
                      </c:pt>
                      <c:pt idx="27" formatCode="General">
                        <c:v>-0.191</c:v>
                      </c:pt>
                      <c:pt idx="28" formatCode="General">
                        <c:v>-0.19400000000000001</c:v>
                      </c:pt>
                      <c:pt idx="29" formatCode="General">
                        <c:v>-0.217</c:v>
                      </c:pt>
                      <c:pt idx="30" formatCode="General">
                        <c:v>-0.217</c:v>
                      </c:pt>
                      <c:pt idx="31" formatCode="General">
                        <c:v>-0.23300000000000001</c:v>
                      </c:pt>
                      <c:pt idx="32" formatCode="General">
                        <c:v>-0.219</c:v>
                      </c:pt>
                      <c:pt idx="33" formatCode="General">
                        <c:v>-0.23300000000000001</c:v>
                      </c:pt>
                      <c:pt idx="34" formatCode="General">
                        <c:v>-0.22800000000000001</c:v>
                      </c:pt>
                      <c:pt idx="35" formatCode="General">
                        <c:v>-0.223</c:v>
                      </c:pt>
                      <c:pt idx="36" formatCode="General">
                        <c:v>-0.23300000000000001</c:v>
                      </c:pt>
                      <c:pt idx="37" formatCode="General">
                        <c:v>-0.23599999999999999</c:v>
                      </c:pt>
                      <c:pt idx="38" formatCode="General">
                        <c:v>-0.23599999999999999</c:v>
                      </c:pt>
                      <c:pt idx="39" formatCode="General">
                        <c:v>-0.23100000000000001</c:v>
                      </c:pt>
                      <c:pt idx="40" formatCode="General">
                        <c:v>-0.26400000000000001</c:v>
                      </c:pt>
                      <c:pt idx="41" formatCode="General">
                        <c:v>-0.26400000000000001</c:v>
                      </c:pt>
                      <c:pt idx="42" formatCode="General">
                        <c:v>-0.27500000000000002</c:v>
                      </c:pt>
                      <c:pt idx="43" formatCode="General">
                        <c:v>-0.28499999999999998</c:v>
                      </c:pt>
                      <c:pt idx="44" formatCode="General">
                        <c:v>-0.26900000000000002</c:v>
                      </c:pt>
                      <c:pt idx="45" formatCode="General">
                        <c:v>-0.26900000000000002</c:v>
                      </c:pt>
                      <c:pt idx="46" formatCode="General">
                        <c:v>-0.26600000000000001</c:v>
                      </c:pt>
                      <c:pt idx="47" formatCode="General">
                        <c:v>-0.28399999999999997</c:v>
                      </c:pt>
                      <c:pt idx="48" formatCode="General">
                        <c:v>-0.27700000000000002</c:v>
                      </c:pt>
                      <c:pt idx="49" formatCode="General">
                        <c:v>-0.26</c:v>
                      </c:pt>
                      <c:pt idx="50" formatCode="General">
                        <c:v>-0.23699999999999999</c:v>
                      </c:pt>
                      <c:pt idx="51" formatCode="General">
                        <c:v>-0.251</c:v>
                      </c:pt>
                      <c:pt idx="52" formatCode="General">
                        <c:v>-0.221</c:v>
                      </c:pt>
                      <c:pt idx="53" formatCode="General">
                        <c:v>-0.19900000000000001</c:v>
                      </c:pt>
                      <c:pt idx="54" formatCode="General">
                        <c:v>-0.21199999999999999</c:v>
                      </c:pt>
                      <c:pt idx="55" formatCode="General">
                        <c:v>-0.153</c:v>
                      </c:pt>
                      <c:pt idx="56" formatCode="General">
                        <c:v>-0.153</c:v>
                      </c:pt>
                      <c:pt idx="57" formatCode="General">
                        <c:v>-0.152</c:v>
                      </c:pt>
                      <c:pt idx="58" formatCode="General">
                        <c:v>-0.182</c:v>
                      </c:pt>
                      <c:pt idx="59" formatCode="General">
                        <c:v>-0.21199999999999999</c:v>
                      </c:pt>
                      <c:pt idx="60" formatCode="General">
                        <c:v>-0.20699999999999999</c:v>
                      </c:pt>
                      <c:pt idx="61" formatCode="General">
                        <c:v>-0.20699999999999999</c:v>
                      </c:pt>
                      <c:pt idx="62" formatCode="General">
                        <c:v>-0.23400000000000001</c:v>
                      </c:pt>
                      <c:pt idx="63" formatCode="General">
                        <c:v>-0.255</c:v>
                      </c:pt>
                      <c:pt idx="64" formatCode="General">
                        <c:v>-0.246</c:v>
                      </c:pt>
                      <c:pt idx="65" formatCode="General">
                        <c:v>-0.23499999999999999</c:v>
                      </c:pt>
                      <c:pt idx="66" formatCode="General">
                        <c:v>-0.21299999999999999</c:v>
                      </c:pt>
                      <c:pt idx="67" formatCode="General">
                        <c:v>-0.14899999999999999</c:v>
                      </c:pt>
                      <c:pt idx="68" formatCode="General">
                        <c:v>-0.16400000000000001</c:v>
                      </c:pt>
                      <c:pt idx="69" formatCode="General">
                        <c:v>-0.19600000000000001</c:v>
                      </c:pt>
                      <c:pt idx="70" formatCode="General">
                        <c:v>-0.21099999999999999</c:v>
                      </c:pt>
                      <c:pt idx="71" formatCode="General">
                        <c:v>-0.222</c:v>
                      </c:pt>
                      <c:pt idx="72" formatCode="General">
                        <c:v>-0.20100000000000001</c:v>
                      </c:pt>
                      <c:pt idx="73" formatCode="General">
                        <c:v>-0.2</c:v>
                      </c:pt>
                      <c:pt idx="74" formatCode="General">
                        <c:v>-0.20300000000000001</c:v>
                      </c:pt>
                      <c:pt idx="75" formatCode="General">
                        <c:v>-0.17899999999999999</c:v>
                      </c:pt>
                      <c:pt idx="76" formatCode="General">
                        <c:v>-0.17899999999999999</c:v>
                      </c:pt>
                      <c:pt idx="77" formatCode="General">
                        <c:v>-0.16900000000000001</c:v>
                      </c:pt>
                      <c:pt idx="78" formatCode="General">
                        <c:v>-0.161</c:v>
                      </c:pt>
                      <c:pt idx="79" formatCode="General">
                        <c:v>-0.151</c:v>
                      </c:pt>
                      <c:pt idx="80" formatCode="General">
                        <c:v>-0.13100000000000001</c:v>
                      </c:pt>
                      <c:pt idx="81" formatCode="General">
                        <c:v>-0.125</c:v>
                      </c:pt>
                      <c:pt idx="82" formatCode="General">
                        <c:v>-0.125</c:v>
                      </c:pt>
                      <c:pt idx="83" formatCode="General">
                        <c:v>-0.13500000000000001</c:v>
                      </c:pt>
                      <c:pt idx="84" formatCode="General">
                        <c:v>-0.13900000000000001</c:v>
                      </c:pt>
                      <c:pt idx="85" formatCode="General">
                        <c:v>-0.13600000000000001</c:v>
                      </c:pt>
                      <c:pt idx="86" formatCode="General">
                        <c:v>-0.122</c:v>
                      </c:pt>
                      <c:pt idx="87" formatCode="General">
                        <c:v>-0.10199999999999999</c:v>
                      </c:pt>
                      <c:pt idx="88" formatCode="General">
                        <c:v>-0.109</c:v>
                      </c:pt>
                      <c:pt idx="89" formatCode="General">
                        <c:v>-0.13300000000000001</c:v>
                      </c:pt>
                      <c:pt idx="90" formatCode="General">
                        <c:v>-0.17599999999999999</c:v>
                      </c:pt>
                      <c:pt idx="91" formatCode="General">
                        <c:v>-0.17599999999999999</c:v>
                      </c:pt>
                      <c:pt idx="92" formatCode="General">
                        <c:v>-0.122</c:v>
                      </c:pt>
                      <c:pt idx="93" formatCode="General">
                        <c:v>-7.9000000000000001E-2</c:v>
                      </c:pt>
                      <c:pt idx="94" formatCode="General">
                        <c:v>-6.4000000000000001E-2</c:v>
                      </c:pt>
                      <c:pt idx="95" formatCode="General">
                        <c:v>-0.05</c:v>
                      </c:pt>
                      <c:pt idx="96" formatCode="General">
                        <c:v>-6.3E-2</c:v>
                      </c:pt>
                      <c:pt idx="97" formatCode="General">
                        <c:v>-0.02</c:v>
                      </c:pt>
                      <c:pt idx="98" formatCode="General">
                        <c:v>-4.2000000000000003E-2</c:v>
                      </c:pt>
                      <c:pt idx="99" formatCode="General">
                        <c:v>-6.7000000000000004E-2</c:v>
                      </c:pt>
                      <c:pt idx="100" formatCode="General">
                        <c:v>-6.8000000000000005E-2</c:v>
                      </c:pt>
                      <c:pt idx="101" formatCode="General">
                        <c:v>-7.6999999999999999E-2</c:v>
                      </c:pt>
                      <c:pt idx="102" formatCode="General">
                        <c:v>-0.08</c:v>
                      </c:pt>
                      <c:pt idx="103" formatCode="General">
                        <c:v>-0.106</c:v>
                      </c:pt>
                      <c:pt idx="104" formatCode="General">
                        <c:v>-0.105</c:v>
                      </c:pt>
                      <c:pt idx="105" formatCode="General">
                        <c:v>-7.3999999999999996E-2</c:v>
                      </c:pt>
                      <c:pt idx="106" formatCode="General">
                        <c:v>-7.6999999999999999E-2</c:v>
                      </c:pt>
                      <c:pt idx="107" formatCode="General">
                        <c:v>-8.7999999999999995E-2</c:v>
                      </c:pt>
                      <c:pt idx="108" formatCode="General">
                        <c:v>-0.108</c:v>
                      </c:pt>
                      <c:pt idx="109" formatCode="General">
                        <c:v>-8.2000000000000003E-2</c:v>
                      </c:pt>
                      <c:pt idx="110" formatCode="General">
                        <c:v>-7.2999999999999995E-2</c:v>
                      </c:pt>
                      <c:pt idx="111" formatCode="General">
                        <c:v>-4.4999999999999998E-2</c:v>
                      </c:pt>
                      <c:pt idx="112" formatCode="General">
                        <c:v>-2.1999999999999999E-2</c:v>
                      </c:pt>
                      <c:pt idx="113" formatCode="General">
                        <c:v>-3.7999999999999999E-2</c:v>
                      </c:pt>
                      <c:pt idx="114" formatCode="General">
                        <c:v>-2.8000000000000001E-2</c:v>
                      </c:pt>
                      <c:pt idx="115" formatCode="General">
                        <c:v>-6.0000000000000001E-3</c:v>
                      </c:pt>
                      <c:pt idx="116" formatCode="General">
                        <c:v>-2E-3</c:v>
                      </c:pt>
                      <c:pt idx="117" formatCode="General">
                        <c:v>-1.2999999999999999E-2</c:v>
                      </c:pt>
                      <c:pt idx="118" formatCode="General">
                        <c:v>3.0000000000000001E-3</c:v>
                      </c:pt>
                      <c:pt idx="119" formatCode="General">
                        <c:v>-1.2E-2</c:v>
                      </c:pt>
                      <c:pt idx="120" formatCode="General">
                        <c:v>-1.7999999999999999E-2</c:v>
                      </c:pt>
                      <c:pt idx="121" formatCode="General">
                        <c:v>-1.0999999999999999E-2</c:v>
                      </c:pt>
                      <c:pt idx="122" formatCode="General">
                        <c:v>-4.0000000000000001E-3</c:v>
                      </c:pt>
                      <c:pt idx="123" formatCode="General">
                        <c:v>-1.2E-2</c:v>
                      </c:pt>
                      <c:pt idx="124" formatCode="General">
                        <c:v>3.0000000000000001E-3</c:v>
                      </c:pt>
                      <c:pt idx="125" formatCode="General">
                        <c:v>1.4E-2</c:v>
                      </c:pt>
                      <c:pt idx="126" formatCode="General">
                        <c:v>1.6E-2</c:v>
                      </c:pt>
                      <c:pt idx="127" formatCode="General">
                        <c:v>1.2E-2</c:v>
                      </c:pt>
                      <c:pt idx="128" formatCode="General">
                        <c:v>-1.9E-2</c:v>
                      </c:pt>
                      <c:pt idx="129" formatCode="General">
                        <c:v>-1.0999999999999999E-2</c:v>
                      </c:pt>
                      <c:pt idx="130" formatCode="General">
                        <c:v>0</c:v>
                      </c:pt>
                      <c:pt idx="131" formatCode="General">
                        <c:v>-1.0999999999999999E-2</c:v>
                      </c:pt>
                      <c:pt idx="132" formatCode="General">
                        <c:v>-1.0999999999999999E-2</c:v>
                      </c:pt>
                      <c:pt idx="133" formatCode="General">
                        <c:v>-1.0999999999999999E-2</c:v>
                      </c:pt>
                      <c:pt idx="134" formatCode="General">
                        <c:v>-1.0999999999999999E-2</c:v>
                      </c:pt>
                      <c:pt idx="135" formatCode="General">
                        <c:v>-1.0999999999999999E-2</c:v>
                      </c:pt>
                      <c:pt idx="136" formatCode="General">
                        <c:v>-0.02</c:v>
                      </c:pt>
                      <c:pt idx="137" formatCode="General">
                        <c:v>-5.0000000000000001E-3</c:v>
                      </c:pt>
                      <c:pt idx="138" formatCode="General">
                        <c:v>-2E-3</c:v>
                      </c:pt>
                      <c:pt idx="139" formatCode="General">
                        <c:v>0.01</c:v>
                      </c:pt>
                      <c:pt idx="140" formatCode="General">
                        <c:v>0</c:v>
                      </c:pt>
                      <c:pt idx="141" formatCode="General">
                        <c:v>0</c:v>
                      </c:pt>
                      <c:pt idx="142" formatCode="General">
                        <c:v>1.6E-2</c:v>
                      </c:pt>
                      <c:pt idx="143" formatCode="General">
                        <c:v>0.01</c:v>
                      </c:pt>
                      <c:pt idx="144" formatCode="General">
                        <c:v>1.4999999999999999E-2</c:v>
                      </c:pt>
                      <c:pt idx="145" formatCode="General">
                        <c:v>3.0000000000000001E-3</c:v>
                      </c:pt>
                      <c:pt idx="146" formatCode="General">
                        <c:v>0.01</c:v>
                      </c:pt>
                      <c:pt idx="147" formatCode="General">
                        <c:v>5.0000000000000001E-3</c:v>
                      </c:pt>
                      <c:pt idx="148" formatCode="General">
                        <c:v>2E-3</c:v>
                      </c:pt>
                      <c:pt idx="149" formatCode="General">
                        <c:v>-1.7000000000000001E-2</c:v>
                      </c:pt>
                      <c:pt idx="150" formatCode="General">
                        <c:v>-0.02</c:v>
                      </c:pt>
                      <c:pt idx="151" formatCode="General">
                        <c:v>-4.3999999999999997E-2</c:v>
                      </c:pt>
                      <c:pt idx="152" formatCode="General">
                        <c:v>-3.9E-2</c:v>
                      </c:pt>
                      <c:pt idx="153" formatCode="General">
                        <c:v>-3.9E-2</c:v>
                      </c:pt>
                      <c:pt idx="154" formatCode="General">
                        <c:v>-5.8000000000000003E-2</c:v>
                      </c:pt>
                      <c:pt idx="155" formatCode="General">
                        <c:v>-6.6000000000000003E-2</c:v>
                      </c:pt>
                      <c:pt idx="156" formatCode="General">
                        <c:v>-5.7000000000000002E-2</c:v>
                      </c:pt>
                      <c:pt idx="157" formatCode="General">
                        <c:v>-4.7E-2</c:v>
                      </c:pt>
                      <c:pt idx="158" formatCode="General">
                        <c:v>-3.5000000000000003E-2</c:v>
                      </c:pt>
                      <c:pt idx="159" formatCode="General">
                        <c:v>-1.7000000000000001E-2</c:v>
                      </c:pt>
                      <c:pt idx="160" formatCode="General">
                        <c:v>-3.7999999999999999E-2</c:v>
                      </c:pt>
                      <c:pt idx="161" formatCode="General">
                        <c:v>-5.5E-2</c:v>
                      </c:pt>
                      <c:pt idx="162" formatCode="General">
                        <c:v>-5.5E-2</c:v>
                      </c:pt>
                      <c:pt idx="163" formatCode="General">
                        <c:v>-3.4000000000000002E-2</c:v>
                      </c:pt>
                      <c:pt idx="164" formatCode="General">
                        <c:v>-3.4000000000000002E-2</c:v>
                      </c:pt>
                      <c:pt idx="165" formatCode="General">
                        <c:v>-2.7E-2</c:v>
                      </c:pt>
                      <c:pt idx="166" formatCode="General">
                        <c:v>-3.3000000000000002E-2</c:v>
                      </c:pt>
                      <c:pt idx="167" formatCode="General">
                        <c:v>-0.06</c:v>
                      </c:pt>
                      <c:pt idx="168" formatCode="General">
                        <c:v>-4.7E-2</c:v>
                      </c:pt>
                      <c:pt idx="169" formatCode="General">
                        <c:v>-3.9E-2</c:v>
                      </c:pt>
                      <c:pt idx="170" formatCode="General">
                        <c:v>-5.6000000000000001E-2</c:v>
                      </c:pt>
                      <c:pt idx="171" formatCode="General">
                        <c:v>-5.6000000000000001E-2</c:v>
                      </c:pt>
                      <c:pt idx="172" formatCode="General">
                        <c:v>-0.104</c:v>
                      </c:pt>
                      <c:pt idx="173" formatCode="General">
                        <c:v>-8.5999999999999993E-2</c:v>
                      </c:pt>
                      <c:pt idx="174" formatCode="General">
                        <c:v>-0.105</c:v>
                      </c:pt>
                      <c:pt idx="175" formatCode="General">
                        <c:v>-0.153</c:v>
                      </c:pt>
                      <c:pt idx="176" formatCode="General">
                        <c:v>-0.11700000000000001</c:v>
                      </c:pt>
                      <c:pt idx="177" formatCode="General">
                        <c:v>-0.107</c:v>
                      </c:pt>
                      <c:pt idx="178" formatCode="General">
                        <c:v>-0.126</c:v>
                      </c:pt>
                      <c:pt idx="179" formatCode="General">
                        <c:v>-0.112</c:v>
                      </c:pt>
                      <c:pt idx="180" formatCode="General">
                        <c:v>-0.121</c:v>
                      </c:pt>
                      <c:pt idx="181" formatCode="General">
                        <c:v>-0.16300000000000001</c:v>
                      </c:pt>
                      <c:pt idx="182" formatCode="General">
                        <c:v>-4.8000000000000001E-2</c:v>
                      </c:pt>
                      <c:pt idx="183" formatCode="General">
                        <c:v>-6.6000000000000003E-2</c:v>
                      </c:pt>
                      <c:pt idx="184" formatCode="General">
                        <c:v>-5.7000000000000002E-2</c:v>
                      </c:pt>
                      <c:pt idx="185" formatCode="General">
                        <c:v>5.3999999999999999E-2</c:v>
                      </c:pt>
                      <c:pt idx="186" formatCode="General">
                        <c:v>1.7000000000000001E-2</c:v>
                      </c:pt>
                      <c:pt idx="187" formatCode="General">
                        <c:v>1.7999999999999999E-2</c:v>
                      </c:pt>
                      <c:pt idx="188" formatCode="General">
                        <c:v>8.1000000000000003E-2</c:v>
                      </c:pt>
                      <c:pt idx="189" formatCode="General">
                        <c:v>8.3000000000000004E-2</c:v>
                      </c:pt>
                      <c:pt idx="190" formatCode="General">
                        <c:v>8.3000000000000004E-2</c:v>
                      </c:pt>
                      <c:pt idx="191" formatCode="General">
                        <c:v>7.0000000000000007E-2</c:v>
                      </c:pt>
                      <c:pt idx="192" formatCode="General">
                        <c:v>4.1000000000000002E-2</c:v>
                      </c:pt>
                      <c:pt idx="193" formatCode="General">
                        <c:v>0.05</c:v>
                      </c:pt>
                      <c:pt idx="194" formatCode="General">
                        <c:v>2E-3</c:v>
                      </c:pt>
                      <c:pt idx="195" formatCode="General">
                        <c:v>1.7000000000000001E-2</c:v>
                      </c:pt>
                      <c:pt idx="196" formatCode="General">
                        <c:v>1.9E-2</c:v>
                      </c:pt>
                      <c:pt idx="197" formatCode="General">
                        <c:v>2.1999999999999999E-2</c:v>
                      </c:pt>
                      <c:pt idx="198" formatCode="General">
                        <c:v>1.2999999999999999E-2</c:v>
                      </c:pt>
                      <c:pt idx="199" formatCode="General">
                        <c:v>-7.0000000000000001E-3</c:v>
                      </c:pt>
                      <c:pt idx="200" formatCode="General">
                        <c:v>-8.0000000000000002E-3</c:v>
                      </c:pt>
                      <c:pt idx="201" formatCode="General">
                        <c:v>2.3E-2</c:v>
                      </c:pt>
                      <c:pt idx="202" formatCode="General">
                        <c:v>1.9E-2</c:v>
                      </c:pt>
                      <c:pt idx="203" formatCode="General">
                        <c:v>2.4E-2</c:v>
                      </c:pt>
                      <c:pt idx="204" formatCode="General">
                        <c:v>1.7000000000000001E-2</c:v>
                      </c:pt>
                      <c:pt idx="205" formatCode="General">
                        <c:v>1.7999999999999999E-2</c:v>
                      </c:pt>
                      <c:pt idx="206" formatCode="General">
                        <c:v>2.3E-2</c:v>
                      </c:pt>
                      <c:pt idx="207" formatCode="General">
                        <c:v>0.03</c:v>
                      </c:pt>
                      <c:pt idx="208" formatCode="General">
                        <c:v>1.4E-2</c:v>
                      </c:pt>
                      <c:pt idx="209" formatCode="General">
                        <c:v>1.7000000000000001E-2</c:v>
                      </c:pt>
                      <c:pt idx="210" formatCode="General">
                        <c:v>2.7E-2</c:v>
                      </c:pt>
                      <c:pt idx="211" formatCode="General">
                        <c:v>2.1999999999999999E-2</c:v>
                      </c:pt>
                      <c:pt idx="212" formatCode="General">
                        <c:v>2.1999999999999999E-2</c:v>
                      </c:pt>
                      <c:pt idx="213" formatCode="General">
                        <c:v>2E-3</c:v>
                      </c:pt>
                      <c:pt idx="214" formatCode="General">
                        <c:v>8.0000000000000002E-3</c:v>
                      </c:pt>
                      <c:pt idx="215" formatCode="General">
                        <c:v>-1.6E-2</c:v>
                      </c:pt>
                      <c:pt idx="216" formatCode="General">
                        <c:v>-3.5000000000000003E-2</c:v>
                      </c:pt>
                      <c:pt idx="217" formatCode="General">
                        <c:v>-3.7999999999999999E-2</c:v>
                      </c:pt>
                      <c:pt idx="218" formatCode="General">
                        <c:v>-3.7999999999999999E-2</c:v>
                      </c:pt>
                      <c:pt idx="219" formatCode="General">
                        <c:v>-0.03</c:v>
                      </c:pt>
                      <c:pt idx="220" formatCode="General">
                        <c:v>-1.9E-2</c:v>
                      </c:pt>
                      <c:pt idx="221" formatCode="General">
                        <c:v>-1.9E-2</c:v>
                      </c:pt>
                      <c:pt idx="222" formatCode="General">
                        <c:v>-1.9E-2</c:v>
                      </c:pt>
                      <c:pt idx="223" formatCode="General">
                        <c:v>-1.9E-2</c:v>
                      </c:pt>
                      <c:pt idx="224" formatCode="General">
                        <c:v>5.0000000000000001E-3</c:v>
                      </c:pt>
                      <c:pt idx="225" formatCode="General">
                        <c:v>-1E-3</c:v>
                      </c:pt>
                      <c:pt idx="226" formatCode="General">
                        <c:v>1.4E-2</c:v>
                      </c:pt>
                      <c:pt idx="227" formatCode="General">
                        <c:v>2E-3</c:v>
                      </c:pt>
                      <c:pt idx="228" formatCode="General">
                        <c:v>1E-3</c:v>
                      </c:pt>
                      <c:pt idx="229" formatCode="General">
                        <c:v>-2E-3</c:v>
                      </c:pt>
                      <c:pt idx="230" formatCode="General">
                        <c:v>1E-3</c:v>
                      </c:pt>
                      <c:pt idx="231" formatCode="General">
                        <c:v>-7.0000000000000001E-3</c:v>
                      </c:pt>
                      <c:pt idx="232" formatCode="General">
                        <c:v>6.0000000000000001E-3</c:v>
                      </c:pt>
                      <c:pt idx="233" formatCode="General">
                        <c:v>6.0000000000000001E-3</c:v>
                      </c:pt>
                      <c:pt idx="234" formatCode="General">
                        <c:v>1E-3</c:v>
                      </c:pt>
                      <c:pt idx="235" formatCode="General">
                        <c:v>0</c:v>
                      </c:pt>
                      <c:pt idx="236" formatCode="General">
                        <c:v>2E-3</c:v>
                      </c:pt>
                      <c:pt idx="237" formatCode="General">
                        <c:v>8.0000000000000002E-3</c:v>
                      </c:pt>
                      <c:pt idx="238" formatCode="General">
                        <c:v>4.0000000000000001E-3</c:v>
                      </c:pt>
                      <c:pt idx="239" formatCode="General">
                        <c:v>2E-3</c:v>
                      </c:pt>
                      <c:pt idx="240" formatCode="General">
                        <c:v>5.0000000000000001E-3</c:v>
                      </c:pt>
                      <c:pt idx="241" formatCode="General">
                        <c:v>1.4E-2</c:v>
                      </c:pt>
                      <c:pt idx="242" formatCode="General">
                        <c:v>1.2E-2</c:v>
                      </c:pt>
                      <c:pt idx="243" formatCode="General">
                        <c:v>1.6E-2</c:v>
                      </c:pt>
                      <c:pt idx="244" formatCode="General">
                        <c:v>3.5999999999999997E-2</c:v>
                      </c:pt>
                      <c:pt idx="245" formatCode="General">
                        <c:v>0.05</c:v>
                      </c:pt>
                      <c:pt idx="246" formatCode="General">
                        <c:v>5.1999999999999998E-2</c:v>
                      </c:pt>
                      <c:pt idx="247" formatCode="General">
                        <c:v>0.02</c:v>
                      </c:pt>
                      <c:pt idx="248" formatCode="General">
                        <c:v>2.5000000000000001E-2</c:v>
                      </c:pt>
                      <c:pt idx="249" formatCode="General">
                        <c:v>1.0999999999999999E-2</c:v>
                      </c:pt>
                      <c:pt idx="250" formatCode="General">
                        <c:v>1.2999999999999999E-2</c:v>
                      </c:pt>
                      <c:pt idx="251" formatCode="General">
                        <c:v>8.9999999999999993E-3</c:v>
                      </c:pt>
                      <c:pt idx="252" formatCode="General">
                        <c:v>2.1000000000000001E-2</c:v>
                      </c:pt>
                      <c:pt idx="253" formatCode="General">
                        <c:v>2.1000000000000001E-2</c:v>
                      </c:pt>
                      <c:pt idx="254" formatCode="General">
                        <c:v>1.9E-2</c:v>
                      </c:pt>
                      <c:pt idx="255" formatCode="General">
                        <c:v>1.7999999999999999E-2</c:v>
                      </c:pt>
                      <c:pt idx="256" formatCode="General">
                        <c:v>1.2E-2</c:v>
                      </c:pt>
                      <c:pt idx="257" formatCode="General">
                        <c:v>1.4E-2</c:v>
                      </c:pt>
                      <c:pt idx="258" formatCode="General">
                        <c:v>1.4999999999999999E-2</c:v>
                      </c:pt>
                      <c:pt idx="259" formatCode="General">
                        <c:v>1.4999999999999999E-2</c:v>
                      </c:pt>
                      <c:pt idx="260" formatCode="General">
                        <c:v>1.2E-2</c:v>
                      </c:pt>
                      <c:pt idx="261" formatCode="General">
                        <c:v>1.7999999999999999E-2</c:v>
                      </c:pt>
                      <c:pt idx="262" formatCode="General">
                        <c:v>2.8000000000000001E-2</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8-57E9-41A6-B6C9-FC37A9C84CE0}"/>
                  </c:ext>
                </c:extLst>
              </c15:ser>
            </c15:filteredLineSeries>
          </c:ext>
        </c:extLst>
      </c:lineChart>
      <c:dateAx>
        <c:axId val="941023912"/>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5088"/>
        <c:crosses val="autoZero"/>
        <c:auto val="1"/>
        <c:lblOffset val="100"/>
        <c:baseTimeUnit val="days"/>
        <c:majorUnit val="1"/>
        <c:majorTimeUnit val="months"/>
      </c:dateAx>
      <c:valAx>
        <c:axId val="9410250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3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04522484645397E-2"/>
          <c:y val="2.2256808520231298E-2"/>
          <c:w val="0.925625128094128"/>
          <c:h val="0.79954023838204902"/>
        </c:manualLayout>
      </c:layout>
      <c:lineChart>
        <c:grouping val="standard"/>
        <c:varyColors val="0"/>
        <c:ser>
          <c:idx val="0"/>
          <c:order val="0"/>
          <c:tx>
            <c:strRef>
              <c:f>Currency!$P$350</c:f>
              <c:strCache>
                <c:ptCount val="1"/>
                <c:pt idx="0">
                  <c:v>Real</c:v>
                </c:pt>
              </c:strCache>
            </c:strRef>
          </c:tx>
          <c:spPr>
            <a:ln w="28575" cap="rnd">
              <a:solidFill>
                <a:schemeClr val="accent1"/>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Currency!$P$351:$P$656</c:f>
              <c:numCache>
                <c:formatCode>General</c:formatCode>
                <c:ptCount val="306"/>
                <c:pt idx="43" formatCode="0.00">
                  <c:v>100</c:v>
                </c:pt>
                <c:pt idx="44" formatCode="0.00">
                  <c:v>99.932187475548375</c:v>
                </c:pt>
                <c:pt idx="45" formatCode="0.00">
                  <c:v>99.825252340836144</c:v>
                </c:pt>
                <c:pt idx="46" formatCode="0.00">
                  <c:v>100.3155890561018</c:v>
                </c:pt>
                <c:pt idx="47" formatCode="0.00">
                  <c:v>98.928040478860751</c:v>
                </c:pt>
                <c:pt idx="48" formatCode="0.00">
                  <c:v>99.645288333637566</c:v>
                </c:pt>
                <c:pt idx="49" formatCode="0.00">
                  <c:v>99.201898750684606</c:v>
                </c:pt>
                <c:pt idx="50" formatCode="0.00">
                  <c:v>98.922824130825973</c:v>
                </c:pt>
                <c:pt idx="51" formatCode="0.00">
                  <c:v>98.067343053128511</c:v>
                </c:pt>
                <c:pt idx="52" formatCode="0.00">
                  <c:v>98.038653138937434</c:v>
                </c:pt>
                <c:pt idx="53" formatCode="0.00">
                  <c:v>97.467463029133299</c:v>
                </c:pt>
                <c:pt idx="54" formatCode="0.00">
                  <c:v>97.850864609686752</c:v>
                </c:pt>
                <c:pt idx="55" formatCode="0.00">
                  <c:v>98.051694009024303</c:v>
                </c:pt>
                <c:pt idx="56" formatCode="0.00">
                  <c:v>98.096032967319573</c:v>
                </c:pt>
                <c:pt idx="57" formatCode="0.00">
                  <c:v>97.686549646592411</c:v>
                </c:pt>
                <c:pt idx="58" formatCode="0.00">
                  <c:v>97.535275553584881</c:v>
                </c:pt>
                <c:pt idx="59" formatCode="0.00">
                  <c:v>97.514410161445994</c:v>
                </c:pt>
                <c:pt idx="60" formatCode="0.00">
                  <c:v>98.429879241543006</c:v>
                </c:pt>
                <c:pt idx="61" formatCode="0.00">
                  <c:v>97.991706006624725</c:v>
                </c:pt>
                <c:pt idx="62" formatCode="0.00">
                  <c:v>98.768941863801146</c:v>
                </c:pt>
                <c:pt idx="63" formatCode="0.00">
                  <c:v>98.260347930413886</c:v>
                </c:pt>
                <c:pt idx="64" formatCode="0.00">
                  <c:v>98.84979525833964</c:v>
                </c:pt>
                <c:pt idx="65" formatCode="0.00">
                  <c:v>98.8471870843223</c:v>
                </c:pt>
                <c:pt idx="66" formatCode="0.00">
                  <c:v>98.033436790902698</c:v>
                </c:pt>
                <c:pt idx="67" formatCode="0.00">
                  <c:v>99.796562426645124</c:v>
                </c:pt>
                <c:pt idx="68" formatCode="0.00">
                  <c:v>101.090216739261</c:v>
                </c:pt>
                <c:pt idx="69" formatCode="0.00">
                  <c:v>103.2523929996609</c:v>
                </c:pt>
                <c:pt idx="70" formatCode="0.00">
                  <c:v>103.78967684723921</c:v>
                </c:pt>
                <c:pt idx="71" formatCode="0.00">
                  <c:v>103.8470566756214</c:v>
                </c:pt>
                <c:pt idx="72" formatCode="0.00">
                  <c:v>102.61599853942251</c:v>
                </c:pt>
                <c:pt idx="73" formatCode="0.00">
                  <c:v>102.80900341670799</c:v>
                </c:pt>
                <c:pt idx="74" formatCode="0.00">
                  <c:v>103.9044365040036</c:v>
                </c:pt>
                <c:pt idx="75" formatCode="0.00">
                  <c:v>103.14806603896611</c:v>
                </c:pt>
                <c:pt idx="76" formatCode="0.00">
                  <c:v>104.8094728880311</c:v>
                </c:pt>
                <c:pt idx="77" formatCode="0.00">
                  <c:v>104.6425497509194</c:v>
                </c:pt>
                <c:pt idx="78" formatCode="0.00">
                  <c:v>104.1861192978796</c:v>
                </c:pt>
                <c:pt idx="79" formatCode="0.00">
                  <c:v>105.5162880467385</c:v>
                </c:pt>
                <c:pt idx="80" formatCode="0.00">
                  <c:v>105.3963120419394</c:v>
                </c:pt>
                <c:pt idx="81" formatCode="0.00">
                  <c:v>105.0442085495944</c:v>
                </c:pt>
                <c:pt idx="82" formatCode="0.00">
                  <c:v>105.9883675438825</c:v>
                </c:pt>
                <c:pt idx="83" formatCode="0.00">
                  <c:v>107.2820218564982</c:v>
                </c:pt>
                <c:pt idx="84" formatCode="0.00">
                  <c:v>108.2183563287343</c:v>
                </c:pt>
                <c:pt idx="85" formatCode="0.00">
                  <c:v>108.484390078506</c:v>
                </c:pt>
                <c:pt idx="86" formatCode="0.00">
                  <c:v>108.2626952870296</c:v>
                </c:pt>
                <c:pt idx="87" formatCode="0.00">
                  <c:v>108.5782843431314</c:v>
                </c:pt>
                <c:pt idx="88" formatCode="0.00">
                  <c:v>107.9158081427193</c:v>
                </c:pt>
                <c:pt idx="89" formatCode="0.00">
                  <c:v>108.7608565243473</c:v>
                </c:pt>
                <c:pt idx="90" formatCode="0.00">
                  <c:v>108.74781565426051</c:v>
                </c:pt>
                <c:pt idx="91" formatCode="0.00">
                  <c:v>106.9612164523617</c:v>
                </c:pt>
                <c:pt idx="92" formatCode="0.00">
                  <c:v>106.6012884379646</c:v>
                </c:pt>
                <c:pt idx="93" formatCode="0.00">
                  <c:v>106.0796536344905</c:v>
                </c:pt>
                <c:pt idx="94" formatCode="0.00">
                  <c:v>106.7421298349026</c:v>
                </c:pt>
                <c:pt idx="95" formatCode="0.00">
                  <c:v>106.773427923111</c:v>
                </c:pt>
                <c:pt idx="96" formatCode="0.00">
                  <c:v>105.98575936986521</c:v>
                </c:pt>
                <c:pt idx="97" formatCode="0.00">
                  <c:v>105.8840405831877</c:v>
                </c:pt>
                <c:pt idx="98" formatCode="0.00">
                  <c:v>106.13703346287269</c:v>
                </c:pt>
                <c:pt idx="99" formatCode="0.00">
                  <c:v>106.6873581805378</c:v>
                </c:pt>
                <c:pt idx="100" formatCode="0.00">
                  <c:v>106.7812524451632</c:v>
                </c:pt>
                <c:pt idx="101" formatCode="0.00">
                  <c:v>106.81255053337161</c:v>
                </c:pt>
                <c:pt idx="102" formatCode="0.00">
                  <c:v>107.9288490128061</c:v>
                </c:pt>
                <c:pt idx="103" formatCode="0.00">
                  <c:v>108.74781565426051</c:v>
                </c:pt>
                <c:pt idx="104" formatCode="0.00">
                  <c:v>109.0008085339454</c:v>
                </c:pt>
                <c:pt idx="105" formatCode="0.00">
                  <c:v>108.8599671370074</c:v>
                </c:pt>
                <c:pt idx="106" formatCode="0.00">
                  <c:v>109.05036384027539</c:v>
                </c:pt>
                <c:pt idx="107" formatCode="0.00">
                  <c:v>108.364414073707</c:v>
                </c:pt>
                <c:pt idx="108" formatCode="0.00">
                  <c:v>108.61740695339191</c:v>
                </c:pt>
                <c:pt idx="109" formatCode="0.00">
                  <c:v>108.5887170392008</c:v>
                </c:pt>
                <c:pt idx="110" formatCode="0.00">
                  <c:v>108.567851647062</c:v>
                </c:pt>
                <c:pt idx="111" formatCode="0.00">
                  <c:v>108.27051980908161</c:v>
                </c:pt>
                <c:pt idx="112" formatCode="0.00">
                  <c:v>106.6560600923293</c:v>
                </c:pt>
                <c:pt idx="113" formatCode="0.00">
                  <c:v>106.03009832816041</c:v>
                </c:pt>
                <c:pt idx="114" formatCode="0.00">
                  <c:v>106.81255053337161</c:v>
                </c:pt>
                <c:pt idx="115" formatCode="0.00">
                  <c:v>106.4369734748703</c:v>
                </c:pt>
                <c:pt idx="116" formatCode="0.00">
                  <c:v>107.03946167288279</c:v>
                </c:pt>
                <c:pt idx="117" formatCode="0.00">
                  <c:v>107.09423332724759</c:v>
                </c:pt>
                <c:pt idx="118" formatCode="0.00">
                  <c:v>106.7499543569547</c:v>
                </c:pt>
                <c:pt idx="119" formatCode="0.00">
                  <c:v>107.7201950914165</c:v>
                </c:pt>
                <c:pt idx="120" formatCode="0.00">
                  <c:v>108.1948827625779</c:v>
                </c:pt>
                <c:pt idx="121" formatCode="0.00">
                  <c:v>108.54176990688821</c:v>
                </c:pt>
                <c:pt idx="122" formatCode="0.00">
                  <c:v>108.6878276518609</c:v>
                </c:pt>
                <c:pt idx="123" formatCode="0.00">
                  <c:v>107.7645340497118</c:v>
                </c:pt>
                <c:pt idx="124" formatCode="0.00">
                  <c:v>107.9236326647714</c:v>
                </c:pt>
                <c:pt idx="125" formatCode="0.00">
                  <c:v>106.16050702902901</c:v>
                </c:pt>
                <c:pt idx="126" formatCode="0.00">
                  <c:v>105.6336558775201</c:v>
                </c:pt>
                <c:pt idx="127" formatCode="0.00">
                  <c:v>104.8564200203438</c:v>
                </c:pt>
                <c:pt idx="128" formatCode="0.00">
                  <c:v>104.6451579249368</c:v>
                </c:pt>
                <c:pt idx="129" formatCode="0.00">
                  <c:v>103.96181633238569</c:v>
                </c:pt>
                <c:pt idx="130" formatCode="0.00">
                  <c:v>104.2617563443833</c:v>
                </c:pt>
                <c:pt idx="131" formatCode="0.00">
                  <c:v>104.8564200203438</c:v>
                </c:pt>
                <c:pt idx="132" formatCode="0.00">
                  <c:v>105.00769411335121</c:v>
                </c:pt>
                <c:pt idx="133" formatCode="0.00">
                  <c:v>103.8418403275866</c:v>
                </c:pt>
                <c:pt idx="134" formatCode="0.00">
                  <c:v>104.4052059153387</c:v>
                </c:pt>
                <c:pt idx="135" formatCode="0.00">
                  <c:v>104.1522130356537</c:v>
                </c:pt>
                <c:pt idx="136" formatCode="0.00">
                  <c:v>106.03009832816041</c:v>
                </c:pt>
                <c:pt idx="137" formatCode="0.00">
                  <c:v>106.66910096241619</c:v>
                </c:pt>
                <c:pt idx="138" formatCode="0.00">
                  <c:v>108.2496544169427</c:v>
                </c:pt>
                <c:pt idx="139" formatCode="0.00">
                  <c:v>108.1218538900915</c:v>
                </c:pt>
                <c:pt idx="140" formatCode="0.00">
                  <c:v>108.5548107769751</c:v>
                </c:pt>
                <c:pt idx="141" formatCode="0.00">
                  <c:v>109.0816619284839</c:v>
                </c:pt>
                <c:pt idx="142" formatCode="0.00">
                  <c:v>109.36595289637729</c:v>
                </c:pt>
                <c:pt idx="143" formatCode="0.00">
                  <c:v>108.6904358258783</c:v>
                </c:pt>
                <c:pt idx="144" formatCode="0.00">
                  <c:v>109.35552020030779</c:v>
                </c:pt>
                <c:pt idx="145" formatCode="0.00">
                  <c:v>109.50679429331529</c:v>
                </c:pt>
                <c:pt idx="146" formatCode="0.00">
                  <c:v>110.1849195378315</c:v>
                </c:pt>
                <c:pt idx="147" formatCode="0.00">
                  <c:v>109.86672230771239</c:v>
                </c:pt>
                <c:pt idx="148" formatCode="0.00">
                  <c:v>109.2772749797867</c:v>
                </c:pt>
                <c:pt idx="149" formatCode="0.00">
                  <c:v>109.9501838762682</c:v>
                </c:pt>
                <c:pt idx="150" formatCode="0.00">
                  <c:v>111.4394512401868</c:v>
                </c:pt>
                <c:pt idx="151" formatCode="0.00">
                  <c:v>111.1812420124671</c:v>
                </c:pt>
                <c:pt idx="152" formatCode="0.00">
                  <c:v>110.2553402363006</c:v>
                </c:pt>
                <c:pt idx="153" formatCode="0.00">
                  <c:v>110.3727080670822</c:v>
                </c:pt>
                <c:pt idx="154" formatCode="0.00">
                  <c:v>110.13797240551889</c:v>
                </c:pt>
                <c:pt idx="155" formatCode="0.00">
                  <c:v>109.54070055554109</c:v>
                </c:pt>
                <c:pt idx="156" formatCode="0.00">
                  <c:v>109.34508750423829</c:v>
                </c:pt>
                <c:pt idx="157" formatCode="0.00">
                  <c:v>109.188597063196</c:v>
                </c:pt>
                <c:pt idx="158" formatCode="0.00">
                  <c:v>108.4791737304713</c:v>
                </c:pt>
                <c:pt idx="159" formatCode="0.00">
                  <c:v>107.934065360841</c:v>
                </c:pt>
                <c:pt idx="160" formatCode="0.00">
                  <c:v>108.1244620641089</c:v>
                </c:pt>
                <c:pt idx="161" formatCode="0.00">
                  <c:v>107.5167575180616</c:v>
                </c:pt>
                <c:pt idx="162" formatCode="0.00">
                  <c:v>107.0472861949349</c:v>
                </c:pt>
                <c:pt idx="163" formatCode="0.00">
                  <c:v>107.31331994470671</c:v>
                </c:pt>
                <c:pt idx="164" formatCode="0.00">
                  <c:v>106.0144492840563</c:v>
                </c:pt>
                <c:pt idx="165" formatCode="0.00">
                  <c:v>106.0640045903863</c:v>
                </c:pt>
                <c:pt idx="166" formatCode="0.00">
                  <c:v>105.9805430218304</c:v>
                </c:pt>
                <c:pt idx="167" formatCode="0.00">
                  <c:v>105.7275501421455</c:v>
                </c:pt>
                <c:pt idx="168" formatCode="0.00">
                  <c:v>106.49696147726981</c:v>
                </c:pt>
                <c:pt idx="169" formatCode="0.00">
                  <c:v>106.0118411100389</c:v>
                </c:pt>
                <c:pt idx="170" formatCode="0.00">
                  <c:v>106.5204350434261</c:v>
                </c:pt>
                <c:pt idx="171" formatCode="0.00">
                  <c:v>106.5308677394956</c:v>
                </c:pt>
                <c:pt idx="172" formatCode="0.00">
                  <c:v>105.8709997131008</c:v>
                </c:pt>
                <c:pt idx="173" formatCode="0.00">
                  <c:v>105.6127904853812</c:v>
                </c:pt>
                <c:pt idx="174" formatCode="0.00">
                  <c:v>104.72601131947521</c:v>
                </c:pt>
                <c:pt idx="175" formatCode="0.00">
                  <c:v>104.8277301061526</c:v>
                </c:pt>
                <c:pt idx="176" formatCode="0.00">
                  <c:v>104.8407709762395</c:v>
                </c:pt>
                <c:pt idx="177" formatCode="0.00">
                  <c:v>105.1954826426019</c:v>
                </c:pt>
                <c:pt idx="178" formatCode="0.00">
                  <c:v>105.41978560809579</c:v>
                </c:pt>
                <c:pt idx="179" formatCode="0.00">
                  <c:v>105.8162280587361</c:v>
                </c:pt>
                <c:pt idx="180" formatCode="0.00">
                  <c:v>106.29091572989751</c:v>
                </c:pt>
                <c:pt idx="181" formatCode="0.00">
                  <c:v>105.58410057119011</c:v>
                </c:pt>
                <c:pt idx="182" formatCode="0.00">
                  <c:v>106.5543413056519</c:v>
                </c:pt>
                <c:pt idx="183" formatCode="0.00">
                  <c:v>106.32221381810599</c:v>
                </c:pt>
                <c:pt idx="184" formatCode="0.00">
                  <c:v>107.7645340497118</c:v>
                </c:pt>
                <c:pt idx="185" formatCode="0.00">
                  <c:v>107.7201950914165</c:v>
                </c:pt>
                <c:pt idx="186" formatCode="0.00">
                  <c:v>108.8391017448684</c:v>
                </c:pt>
                <c:pt idx="187" formatCode="0.00">
                  <c:v>109.3059648939777</c:v>
                </c:pt>
                <c:pt idx="188" formatCode="0.00">
                  <c:v>108.9669022717196</c:v>
                </c:pt>
                <c:pt idx="189" formatCode="0.00">
                  <c:v>109.2068542813177</c:v>
                </c:pt>
                <c:pt idx="190" formatCode="0.00">
                  <c:v>109.4728880310894</c:v>
                </c:pt>
                <c:pt idx="191" formatCode="0.00">
                  <c:v>109.2016379332829</c:v>
                </c:pt>
                <c:pt idx="192" formatCode="0.00">
                  <c:v>108.7295584361389</c:v>
                </c:pt>
                <c:pt idx="193" formatCode="0.00">
                  <c:v>109.0138494040323</c:v>
                </c:pt>
                <c:pt idx="194" formatCode="0.00">
                  <c:v>109.8719386557471</c:v>
                </c:pt>
                <c:pt idx="195" formatCode="0.00">
                  <c:v>109.6580683863227</c:v>
                </c:pt>
                <c:pt idx="196" formatCode="0.00">
                  <c:v>110.0936334472236</c:v>
                </c:pt>
                <c:pt idx="197" formatCode="0.00">
                  <c:v>111.1812420124671</c:v>
                </c:pt>
                <c:pt idx="198" formatCode="0.00">
                  <c:v>111.6220234214027</c:v>
                </c:pt>
                <c:pt idx="199" formatCode="0.00">
                  <c:v>110.6361336428367</c:v>
                </c:pt>
                <c:pt idx="200" formatCode="0.00">
                  <c:v>110.8369630421742</c:v>
                </c:pt>
                <c:pt idx="201" formatCode="0.00">
                  <c:v>111.0612660076681</c:v>
                </c:pt>
                <c:pt idx="202" formatCode="0.00">
                  <c:v>111.12907853211961</c:v>
                </c:pt>
                <c:pt idx="203" formatCode="0.00">
                  <c:v>112.461855454996</c:v>
                </c:pt>
                <c:pt idx="204" formatCode="0.00">
                  <c:v>112.6783338984377</c:v>
                </c:pt>
                <c:pt idx="205" formatCode="0.00">
                  <c:v>113.0147883466785</c:v>
                </c:pt>
                <c:pt idx="206" formatCode="0.00">
                  <c:v>113.398189927232</c:v>
                </c:pt>
                <c:pt idx="207" formatCode="0.00">
                  <c:v>113.377324535093</c:v>
                </c:pt>
                <c:pt idx="208" formatCode="0.00">
                  <c:v>112.3731775384054</c:v>
                </c:pt>
                <c:pt idx="209" formatCode="0.00">
                  <c:v>112.83482433947989</c:v>
                </c:pt>
                <c:pt idx="210" formatCode="0.00">
                  <c:v>113.5494640202395</c:v>
                </c:pt>
                <c:pt idx="211" formatCode="0.00">
                  <c:v>114.0058944732793</c:v>
                </c:pt>
                <c:pt idx="212" formatCode="0.00">
                  <c:v>114.5144884066665</c:v>
                </c:pt>
                <c:pt idx="213" formatCode="0.00">
                  <c:v>114.29279361519001</c:v>
                </c:pt>
                <c:pt idx="214" formatCode="0.00">
                  <c:v>114.45710857828431</c:v>
                </c:pt>
                <c:pt idx="215" formatCode="0.00">
                  <c:v>114.4492840562322</c:v>
                </c:pt>
                <c:pt idx="216" formatCode="0.00">
                  <c:v>115.6881667144832</c:v>
                </c:pt>
                <c:pt idx="217" formatCode="0.00">
                  <c:v>116.33760204480841</c:v>
                </c:pt>
                <c:pt idx="218" formatCode="0.00">
                  <c:v>116.9922537231684</c:v>
                </c:pt>
                <c:pt idx="219" formatCode="0.00">
                  <c:v>116.97921285308161</c:v>
                </c:pt>
                <c:pt idx="220" formatCode="0.00">
                  <c:v>116.94530659085569</c:v>
                </c:pt>
                <c:pt idx="221" formatCode="0.00">
                  <c:v>118.8570981455883</c:v>
                </c:pt>
                <c:pt idx="222" formatCode="0.00">
                  <c:v>121.3974596385071</c:v>
                </c:pt>
                <c:pt idx="223" formatCode="0.00">
                  <c:v>120.7871469184424</c:v>
                </c:pt>
                <c:pt idx="224" formatCode="0.00">
                  <c:v>124.2351529694061</c:v>
                </c:pt>
                <c:pt idx="225" formatCode="0.00">
                  <c:v>121.2931326778123</c:v>
                </c:pt>
                <c:pt idx="226" formatCode="0.00">
                  <c:v>122.889335176443</c:v>
                </c:pt>
                <c:pt idx="227" formatCode="0.00">
                  <c:v>125.73224485537681</c:v>
                </c:pt>
                <c:pt idx="228" formatCode="0.00">
                  <c:v>124.65506898620271</c:v>
                </c:pt>
                <c:pt idx="229" formatCode="0.00">
                  <c:v>130.23916955739281</c:v>
                </c:pt>
                <c:pt idx="230" formatCode="0.00">
                  <c:v>130.6434365300853</c:v>
                </c:pt>
                <c:pt idx="231" formatCode="0.00">
                  <c:v>134.58177929631461</c:v>
                </c:pt>
                <c:pt idx="232" formatCode="0.00">
                  <c:v>134.20359406379589</c:v>
                </c:pt>
                <c:pt idx="233" formatCode="0.00">
                  <c:v>130.20265512114949</c:v>
                </c:pt>
                <c:pt idx="234" formatCode="0.00">
                  <c:v>133.7210818705824</c:v>
                </c:pt>
                <c:pt idx="235" formatCode="0.00">
                  <c:v>132.77170652825961</c:v>
                </c:pt>
                <c:pt idx="236" formatCode="0.00">
                  <c:v>130.1739652069584</c:v>
                </c:pt>
                <c:pt idx="237" formatCode="0.00">
                  <c:v>130.72950627265851</c:v>
                </c:pt>
                <c:pt idx="238" formatCode="0.00">
                  <c:v>132.6882449597037</c:v>
                </c:pt>
                <c:pt idx="239" formatCode="0.00">
                  <c:v>134.73826973735689</c:v>
                </c:pt>
                <c:pt idx="240" formatCode="0.00">
                  <c:v>135.60679168514119</c:v>
                </c:pt>
                <c:pt idx="241" formatCode="0.00">
                  <c:v>137.3803500169532</c:v>
                </c:pt>
                <c:pt idx="242" formatCode="0.00">
                  <c:v>137.56031402415169</c:v>
                </c:pt>
                <c:pt idx="243" formatCode="0.00">
                  <c:v>138.67922067760361</c:v>
                </c:pt>
                <c:pt idx="244" formatCode="0.00">
                  <c:v>136.89522964972221</c:v>
                </c:pt>
                <c:pt idx="245" formatCode="0.00">
                  <c:v>136.39185206436969</c:v>
                </c:pt>
                <c:pt idx="246" formatCode="0.00">
                  <c:v>134.99387079105921</c:v>
                </c:pt>
                <c:pt idx="247" formatCode="0.00">
                  <c:v>132.1066221538301</c:v>
                </c:pt>
                <c:pt idx="248" formatCode="0.00">
                  <c:v>133.19944706710831</c:v>
                </c:pt>
                <c:pt idx="249" formatCode="0.00">
                  <c:v>135.37727237161261</c:v>
                </c:pt>
                <c:pt idx="250" formatCode="0.00">
                  <c:v>135.38770506768211</c:v>
                </c:pt>
                <c:pt idx="251" formatCode="0.00">
                  <c:v>136.6318040739678</c:v>
                </c:pt>
                <c:pt idx="252" formatCode="0.00">
                  <c:v>137.1351816593203</c:v>
                </c:pt>
                <c:pt idx="253" formatCode="0.00">
                  <c:v>137.00738113246919</c:v>
                </c:pt>
                <c:pt idx="254" formatCode="0.00">
                  <c:v>138.1028142197647</c:v>
                </c:pt>
                <c:pt idx="255" formatCode="0.00">
                  <c:v>138.66878798153419</c:v>
                </c:pt>
                <c:pt idx="256" formatCode="0.00">
                  <c:v>141.08134894760181</c:v>
                </c:pt>
                <c:pt idx="257" formatCode="0.00">
                  <c:v>142.62799613990239</c:v>
                </c:pt>
                <c:pt idx="258" formatCode="0.00">
                  <c:v>149.51618371977781</c:v>
                </c:pt>
                <c:pt idx="259" formatCode="0.00">
                  <c:v>148.2329621032315</c:v>
                </c:pt>
                <c:pt idx="260" formatCode="0.00">
                  <c:v>144.47719151821809</c:v>
                </c:pt>
                <c:pt idx="261" formatCode="0.00">
                  <c:v>141.47518322422471</c:v>
                </c:pt>
                <c:pt idx="262" formatCode="0.00">
                  <c:v>142.15070029472361</c:v>
                </c:pt>
                <c:pt idx="263" formatCode="0.00">
                  <c:v>143.19396990167181</c:v>
                </c:pt>
                <c:pt idx="264" formatCode="0.00">
                  <c:v>145.26225189744659</c:v>
                </c:pt>
                <c:pt idx="265" formatCode="0.00">
                  <c:v>145.45004042669731</c:v>
                </c:pt>
                <c:pt idx="266" formatCode="0.00">
                  <c:v>148.41553428444729</c:v>
                </c:pt>
                <c:pt idx="267" formatCode="0.00">
                  <c:v>152.11392504107869</c:v>
                </c:pt>
                <c:pt idx="268" formatCode="0.00">
                  <c:v>149.8500299940012</c:v>
                </c:pt>
                <c:pt idx="269" formatCode="0.00">
                  <c:v>151.002842909679</c:v>
                </c:pt>
                <c:pt idx="270" formatCode="0.00">
                  <c:v>151.09412900028701</c:v>
                </c:pt>
                <c:pt idx="271" formatCode="0.00">
                  <c:v>154.5630004433896</c:v>
                </c:pt>
                <c:pt idx="272" formatCode="0.00">
                  <c:v>153.98659398555071</c:v>
                </c:pt>
                <c:pt idx="273" formatCode="0.00">
                  <c:v>151.769646070786</c:v>
                </c:pt>
                <c:pt idx="274" formatCode="0.00">
                  <c:v>149.11974126913731</c:v>
                </c:pt>
                <c:pt idx="275" formatCode="0.00">
                  <c:v>149.0936595289638</c:v>
                </c:pt>
                <c:pt idx="276" formatCode="0.00">
                  <c:v>149.05975326673791</c:v>
                </c:pt>
                <c:pt idx="277" formatCode="0.00">
                  <c:v>146.01601418846661</c:v>
                </c:pt>
                <c:pt idx="278" formatCode="0.00">
                  <c:v>145.13966771863019</c:v>
                </c:pt>
                <c:pt idx="279" formatCode="0.00">
                  <c:v>142.7297149265799</c:v>
                </c:pt>
                <c:pt idx="280" formatCode="0.00">
                  <c:v>140.05372838475779</c:v>
                </c:pt>
                <c:pt idx="281" formatCode="0.00">
                  <c:v>138.20453300644209</c:v>
                </c:pt>
                <c:pt idx="282" formatCode="0.00">
                  <c:v>138.72616780991629</c:v>
                </c:pt>
                <c:pt idx="283" formatCode="0.00">
                  <c:v>141.2430557366786</c:v>
                </c:pt>
                <c:pt idx="284" formatCode="0.00">
                  <c:v>139.92592785790669</c:v>
                </c:pt>
                <c:pt idx="285" formatCode="0.00">
                  <c:v>135.71633499387079</c:v>
                </c:pt>
                <c:pt idx="286" formatCode="0.00">
                  <c:v>132.1066221538301</c:v>
                </c:pt>
                <c:pt idx="287" formatCode="0.00">
                  <c:v>133.4967789050886</c:v>
                </c:pt>
                <c:pt idx="288" formatCode="0.00">
                  <c:v>129.3889048277301</c:v>
                </c:pt>
                <c:pt idx="289" formatCode="0.00">
                  <c:v>125.7609347695678</c:v>
                </c:pt>
                <c:pt idx="290" formatCode="0.00">
                  <c:v>127.810959547221</c:v>
                </c:pt>
                <c:pt idx="291" formatCode="0.00">
                  <c:v>129.70449388383199</c:v>
                </c:pt>
                <c:pt idx="292" formatCode="0.00">
                  <c:v>129.70449388383199</c:v>
                </c:pt>
                <c:pt idx="293" formatCode="0.00">
                  <c:v>131.72322057327659</c:v>
                </c:pt>
                <c:pt idx="294" formatCode="0.00">
                  <c:v>134.48266868365459</c:v>
                </c:pt>
                <c:pt idx="295" formatCode="0.00">
                  <c:v>136.7204819905584</c:v>
                </c:pt>
                <c:pt idx="296" formatCode="0.00">
                  <c:v>136.40228476043919</c:v>
                </c:pt>
                <c:pt idx="297" formatCode="0.00">
                  <c:v>140.2623823061474</c:v>
                </c:pt>
                <c:pt idx="298" formatCode="0.00">
                  <c:v>138.54359562870019</c:v>
                </c:pt>
                <c:pt idx="299" formatCode="0.00">
                  <c:v>137.11431626718141</c:v>
                </c:pt>
                <c:pt idx="300" formatCode="0.00">
                  <c:v>134.43572155134191</c:v>
                </c:pt>
                <c:pt idx="301" formatCode="0.00">
                  <c:v>139.44602383871049</c:v>
                </c:pt>
                <c:pt idx="302" formatCode="0.00">
                  <c:v>139.86072350747239</c:v>
                </c:pt>
                <c:pt idx="303" formatCode="0.00">
                  <c:v>143.0426958086644</c:v>
                </c:pt>
                <c:pt idx="304" formatCode="0.00">
                  <c:v>140.9665892908375</c:v>
                </c:pt>
                <c:pt idx="305" formatCode="0.00">
                  <c:v>142.5601836154508</c:v>
                </c:pt>
              </c:numCache>
            </c:numRef>
          </c:val>
          <c:smooth val="0"/>
          <c:extLst xmlns:c16r2="http://schemas.microsoft.com/office/drawing/2015/06/chart">
            <c:ext xmlns:c16="http://schemas.microsoft.com/office/drawing/2014/chart" uri="{C3380CC4-5D6E-409C-BE32-E72D297353CC}">
              <c16:uniqueId val="{00000000-2F22-43FB-8E51-2FE28CB4E0C3}"/>
            </c:ext>
          </c:extLst>
        </c:ser>
        <c:ser>
          <c:idx val="1"/>
          <c:order val="1"/>
          <c:tx>
            <c:strRef>
              <c:f>Currency!$Q$350</c:f>
              <c:strCache>
                <c:ptCount val="1"/>
                <c:pt idx="0">
                  <c:v>Rouble</c:v>
                </c:pt>
              </c:strCache>
            </c:strRef>
          </c:tx>
          <c:spPr>
            <a:ln w="28575" cap="rnd">
              <a:solidFill>
                <a:schemeClr val="accent2"/>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Currency!$Q$351:$Q$656</c:f>
              <c:numCache>
                <c:formatCode>General</c:formatCode>
                <c:ptCount val="306"/>
                <c:pt idx="43" formatCode="0.00">
                  <c:v>100</c:v>
                </c:pt>
                <c:pt idx="44" formatCode="0.00">
                  <c:v>99.848255412434781</c:v>
                </c:pt>
                <c:pt idx="45" formatCode="0.00">
                  <c:v>100.2158954831434</c:v>
                </c:pt>
                <c:pt idx="46" formatCode="0.00">
                  <c:v>100.3597202070569</c:v>
                </c:pt>
                <c:pt idx="47" formatCode="0.00">
                  <c:v>100.4793101481965</c:v>
                </c:pt>
                <c:pt idx="48" formatCode="0.00">
                  <c:v>101.01152498558599</c:v>
                </c:pt>
                <c:pt idx="49" formatCode="0.00">
                  <c:v>100.7812153505965</c:v>
                </c:pt>
                <c:pt idx="50" formatCode="0.00">
                  <c:v>101.1078305275896</c:v>
                </c:pt>
                <c:pt idx="51" formatCode="0.00">
                  <c:v>100.04150008553459</c:v>
                </c:pt>
                <c:pt idx="52" formatCode="0.00">
                  <c:v>99.563773910068349</c:v>
                </c:pt>
                <c:pt idx="53" formatCode="0.00">
                  <c:v>99.736426937673855</c:v>
                </c:pt>
                <c:pt idx="54" formatCode="0.00">
                  <c:v>99.310338273216274</c:v>
                </c:pt>
                <c:pt idx="55" formatCode="0.00">
                  <c:v>99.77856061230051</c:v>
                </c:pt>
                <c:pt idx="56" formatCode="0.00">
                  <c:v>99.511027618148574</c:v>
                </c:pt>
                <c:pt idx="57" formatCode="0.00">
                  <c:v>99.766522419550029</c:v>
                </c:pt>
                <c:pt idx="58" formatCode="0.00">
                  <c:v>99.777927023208363</c:v>
                </c:pt>
                <c:pt idx="59" formatCode="0.00">
                  <c:v>99.925394884401641</c:v>
                </c:pt>
                <c:pt idx="60" formatCode="0.00">
                  <c:v>100.2418726359207</c:v>
                </c:pt>
                <c:pt idx="61" formatCode="0.00">
                  <c:v>99.959767092649685</c:v>
                </c:pt>
                <c:pt idx="62" formatCode="0.00">
                  <c:v>100.2024317149356</c:v>
                </c:pt>
                <c:pt idx="63" formatCode="0.00">
                  <c:v>100.47835976455831</c:v>
                </c:pt>
                <c:pt idx="64" formatCode="0.00">
                  <c:v>100.5347491937579</c:v>
                </c:pt>
                <c:pt idx="65" formatCode="0.00">
                  <c:v>100.69758159043531</c:v>
                </c:pt>
                <c:pt idx="66" formatCode="0.00">
                  <c:v>100.46141125634379</c:v>
                </c:pt>
                <c:pt idx="67" formatCode="0.00">
                  <c:v>101.0951587457471</c:v>
                </c:pt>
                <c:pt idx="68" formatCode="0.00">
                  <c:v>103.01746805127</c:v>
                </c:pt>
                <c:pt idx="69" formatCode="0.00">
                  <c:v>103.4809384721632</c:v>
                </c:pt>
                <c:pt idx="70" formatCode="0.00">
                  <c:v>103.4180547547693</c:v>
                </c:pt>
                <c:pt idx="71" formatCode="0.00">
                  <c:v>103.9304699330296</c:v>
                </c:pt>
                <c:pt idx="72" formatCode="0.00">
                  <c:v>103.13309806058381</c:v>
                </c:pt>
                <c:pt idx="73" formatCode="0.00">
                  <c:v>103.65612585613729</c:v>
                </c:pt>
                <c:pt idx="74" formatCode="0.00">
                  <c:v>103.6928740234808</c:v>
                </c:pt>
                <c:pt idx="75" formatCode="0.00">
                  <c:v>102.7470839062035</c:v>
                </c:pt>
                <c:pt idx="76" formatCode="0.00">
                  <c:v>104.65814700534111</c:v>
                </c:pt>
                <c:pt idx="77" formatCode="0.00">
                  <c:v>104.6305858798335</c:v>
                </c:pt>
                <c:pt idx="78" formatCode="0.00">
                  <c:v>105.3302266348183</c:v>
                </c:pt>
                <c:pt idx="79" formatCode="0.00">
                  <c:v>105.9653996996788</c:v>
                </c:pt>
                <c:pt idx="80" formatCode="0.00">
                  <c:v>105.37267710399099</c:v>
                </c:pt>
                <c:pt idx="81" formatCode="0.00">
                  <c:v>104.18691511806929</c:v>
                </c:pt>
                <c:pt idx="82" formatCode="0.00">
                  <c:v>104.1151611533856</c:v>
                </c:pt>
                <c:pt idx="83" formatCode="0.00">
                  <c:v>104.63708016802779</c:v>
                </c:pt>
                <c:pt idx="84" formatCode="0.00">
                  <c:v>104.60445032978311</c:v>
                </c:pt>
                <c:pt idx="85" formatCode="0.00">
                  <c:v>105.6120153835431</c:v>
                </c:pt>
                <c:pt idx="86" formatCode="0.00">
                  <c:v>105.5107995260754</c:v>
                </c:pt>
                <c:pt idx="87" formatCode="0.00">
                  <c:v>105.3524022530428</c:v>
                </c:pt>
                <c:pt idx="88" formatCode="0.00">
                  <c:v>105.7602752311016</c:v>
                </c:pt>
                <c:pt idx="89" formatCode="0.00">
                  <c:v>105.7677199029342</c:v>
                </c:pt>
                <c:pt idx="90" formatCode="0.00">
                  <c:v>106.0533101862118</c:v>
                </c:pt>
                <c:pt idx="91" formatCode="0.00">
                  <c:v>104.7343360936698</c:v>
                </c:pt>
                <c:pt idx="92" formatCode="0.00">
                  <c:v>104.81004999017939</c:v>
                </c:pt>
                <c:pt idx="93" formatCode="0.00">
                  <c:v>104.1015389879048</c:v>
                </c:pt>
                <c:pt idx="94" formatCode="0.00">
                  <c:v>103.82323497918659</c:v>
                </c:pt>
                <c:pt idx="95" formatCode="0.00">
                  <c:v>103.39920547927851</c:v>
                </c:pt>
                <c:pt idx="96" formatCode="0.00">
                  <c:v>103.88960343658719</c:v>
                </c:pt>
                <c:pt idx="97" formatCode="0.00">
                  <c:v>102.4741654047684</c:v>
                </c:pt>
                <c:pt idx="98" formatCode="0.00">
                  <c:v>101.7571009497501</c:v>
                </c:pt>
                <c:pt idx="99" formatCode="0.00">
                  <c:v>101.2017601104979</c:v>
                </c:pt>
                <c:pt idx="100" formatCode="0.00">
                  <c:v>101.90852874276909</c:v>
                </c:pt>
                <c:pt idx="101" formatCode="0.00">
                  <c:v>101.6794862859641</c:v>
                </c:pt>
                <c:pt idx="102" formatCode="0.00">
                  <c:v>101.182435643188</c:v>
                </c:pt>
                <c:pt idx="103" formatCode="0.00">
                  <c:v>101.21728304325509</c:v>
                </c:pt>
                <c:pt idx="104" formatCode="0.00">
                  <c:v>101.10893930850089</c:v>
                </c:pt>
                <c:pt idx="105" formatCode="0.00">
                  <c:v>101.2880866243007</c:v>
                </c:pt>
                <c:pt idx="106" formatCode="0.00">
                  <c:v>101.7124329187548</c:v>
                </c:pt>
                <c:pt idx="107" formatCode="0.00">
                  <c:v>101.7132249051201</c:v>
                </c:pt>
                <c:pt idx="108" formatCode="0.00">
                  <c:v>102.3599609709119</c:v>
                </c:pt>
                <c:pt idx="109" formatCode="0.00">
                  <c:v>102.7698931135201</c:v>
                </c:pt>
                <c:pt idx="110" formatCode="0.00">
                  <c:v>103.445140688458</c:v>
                </c:pt>
                <c:pt idx="111" formatCode="0.00">
                  <c:v>103.3838409437943</c:v>
                </c:pt>
                <c:pt idx="112" formatCode="0.00">
                  <c:v>103.2721708663064</c:v>
                </c:pt>
                <c:pt idx="113" formatCode="0.00">
                  <c:v>102.52912925851069</c:v>
                </c:pt>
                <c:pt idx="114" formatCode="0.00">
                  <c:v>102.807274869956</c:v>
                </c:pt>
                <c:pt idx="115" formatCode="0.00">
                  <c:v>103.2686861262996</c:v>
                </c:pt>
                <c:pt idx="116" formatCode="0.00">
                  <c:v>102.7245914934329</c:v>
                </c:pt>
                <c:pt idx="117" formatCode="0.00">
                  <c:v>102.1306017195608</c:v>
                </c:pt>
                <c:pt idx="118" formatCode="0.00">
                  <c:v>101.67505116231921</c:v>
                </c:pt>
                <c:pt idx="119" formatCode="0.00">
                  <c:v>101.83629958626641</c:v>
                </c:pt>
                <c:pt idx="120" formatCode="0.00">
                  <c:v>101.8098472416699</c:v>
                </c:pt>
                <c:pt idx="121" formatCode="0.00">
                  <c:v>101.4932110928778</c:v>
                </c:pt>
                <c:pt idx="122" formatCode="0.00">
                  <c:v>101.6760015459574</c:v>
                </c:pt>
                <c:pt idx="123" formatCode="0.00">
                  <c:v>101.32879472347</c:v>
                </c:pt>
                <c:pt idx="124" formatCode="0.00">
                  <c:v>100.93422711634599</c:v>
                </c:pt>
                <c:pt idx="125" formatCode="0.00">
                  <c:v>100.7666428014775</c:v>
                </c:pt>
                <c:pt idx="126" formatCode="0.00">
                  <c:v>101.1453706812984</c:v>
                </c:pt>
                <c:pt idx="127" formatCode="0.00">
                  <c:v>101.48180648921949</c:v>
                </c:pt>
                <c:pt idx="128" formatCode="0.00">
                  <c:v>101.011683382859</c:v>
                </c:pt>
                <c:pt idx="129" formatCode="0.00">
                  <c:v>100.9907749428186</c:v>
                </c:pt>
                <c:pt idx="130" formatCode="0.00">
                  <c:v>101.2217181669</c:v>
                </c:pt>
                <c:pt idx="131" formatCode="0.00">
                  <c:v>101.3417832998587</c:v>
                </c:pt>
                <c:pt idx="132" formatCode="0.00">
                  <c:v>101.532968808409</c:v>
                </c:pt>
                <c:pt idx="133" formatCode="0.00">
                  <c:v>100.5610431410813</c:v>
                </c:pt>
                <c:pt idx="134" formatCode="0.00">
                  <c:v>100.41943597899019</c:v>
                </c:pt>
                <c:pt idx="135" formatCode="0.00">
                  <c:v>100.67730673948719</c:v>
                </c:pt>
                <c:pt idx="136" formatCode="0.00">
                  <c:v>101.3208748598184</c:v>
                </c:pt>
                <c:pt idx="137" formatCode="0.00">
                  <c:v>100.4994266018716</c:v>
                </c:pt>
                <c:pt idx="138" formatCode="0.00">
                  <c:v>101.0843877311808</c:v>
                </c:pt>
                <c:pt idx="139" formatCode="0.00">
                  <c:v>101.16358636769711</c:v>
                </c:pt>
                <c:pt idx="140" formatCode="0.00">
                  <c:v>101.6227800622184</c:v>
                </c:pt>
                <c:pt idx="141" formatCode="0.00">
                  <c:v>101.9088455373152</c:v>
                </c:pt>
                <c:pt idx="142" formatCode="0.00">
                  <c:v>101.440464800958</c:v>
                </c:pt>
                <c:pt idx="143" formatCode="0.00">
                  <c:v>100.93422711634599</c:v>
                </c:pt>
                <c:pt idx="144" formatCode="0.00">
                  <c:v>101.0633208938675</c:v>
                </c:pt>
                <c:pt idx="145" formatCode="0.00">
                  <c:v>101.0194448492375</c:v>
                </c:pt>
                <c:pt idx="146" formatCode="0.00">
                  <c:v>101.3134301879859</c:v>
                </c:pt>
                <c:pt idx="147" formatCode="0.00">
                  <c:v>100.92852481451681</c:v>
                </c:pt>
                <c:pt idx="148" formatCode="0.00">
                  <c:v>101.1428363249298</c:v>
                </c:pt>
                <c:pt idx="149" formatCode="0.00">
                  <c:v>101.3573062326159</c:v>
                </c:pt>
                <c:pt idx="150" formatCode="0.00">
                  <c:v>101.3460600262306</c:v>
                </c:pt>
                <c:pt idx="151" formatCode="0.00">
                  <c:v>101.39547997541671</c:v>
                </c:pt>
                <c:pt idx="152" formatCode="0.00">
                  <c:v>101.55482763208749</c:v>
                </c:pt>
                <c:pt idx="153" formatCode="0.00">
                  <c:v>101.8610095608594</c:v>
                </c:pt>
                <c:pt idx="154" formatCode="0.00">
                  <c:v>101.6991275478201</c:v>
                </c:pt>
                <c:pt idx="155" formatCode="0.00">
                  <c:v>101.53471117841239</c:v>
                </c:pt>
                <c:pt idx="156" formatCode="0.00">
                  <c:v>101.2084127959653</c:v>
                </c:pt>
                <c:pt idx="157" formatCode="0.00">
                  <c:v>100.98982455918041</c:v>
                </c:pt>
                <c:pt idx="158" formatCode="0.00">
                  <c:v>100.80576692791659</c:v>
                </c:pt>
                <c:pt idx="159" formatCode="0.00">
                  <c:v>100.77472106240219</c:v>
                </c:pt>
                <c:pt idx="160" formatCode="0.00">
                  <c:v>100.6592494503615</c:v>
                </c:pt>
                <c:pt idx="161" formatCode="0.00">
                  <c:v>100.6267780093898</c:v>
                </c:pt>
                <c:pt idx="162" formatCode="0.00">
                  <c:v>99.487426424466676</c:v>
                </c:pt>
                <c:pt idx="163" formatCode="0.00">
                  <c:v>99.624598462912871</c:v>
                </c:pt>
                <c:pt idx="164" formatCode="0.00">
                  <c:v>98.902940486976576</c:v>
                </c:pt>
                <c:pt idx="165" formatCode="0.00">
                  <c:v>98.875537758741899</c:v>
                </c:pt>
                <c:pt idx="166" formatCode="0.00">
                  <c:v>99.239693089443804</c:v>
                </c:pt>
                <c:pt idx="167" formatCode="0.00">
                  <c:v>98.784459326748262</c:v>
                </c:pt>
                <c:pt idx="168" formatCode="0.00">
                  <c:v>98.5429034853736</c:v>
                </c:pt>
                <c:pt idx="169" formatCode="0.00">
                  <c:v>98.466397602498844</c:v>
                </c:pt>
                <c:pt idx="170" formatCode="0.00">
                  <c:v>98.213120362919867</c:v>
                </c:pt>
                <c:pt idx="171" formatCode="0.00">
                  <c:v>98.082759407214041</c:v>
                </c:pt>
                <c:pt idx="172" formatCode="0.00">
                  <c:v>98.489048412542502</c:v>
                </c:pt>
                <c:pt idx="173" formatCode="0.00">
                  <c:v>98.320355316762814</c:v>
                </c:pt>
                <c:pt idx="174" formatCode="0.00">
                  <c:v>98.190469552876181</c:v>
                </c:pt>
                <c:pt idx="175" formatCode="0.00">
                  <c:v>98.272677737580011</c:v>
                </c:pt>
                <c:pt idx="176" formatCode="0.00">
                  <c:v>98.122675520018248</c:v>
                </c:pt>
                <c:pt idx="177" formatCode="0.00">
                  <c:v>97.878426925002046</c:v>
                </c:pt>
                <c:pt idx="178" formatCode="0.00">
                  <c:v>98.167660345559483</c:v>
                </c:pt>
                <c:pt idx="179" formatCode="0.00">
                  <c:v>97.881119678643614</c:v>
                </c:pt>
                <c:pt idx="180" formatCode="0.00">
                  <c:v>98.21074440382435</c:v>
                </c:pt>
                <c:pt idx="181" formatCode="0.00">
                  <c:v>96.764894095583273</c:v>
                </c:pt>
                <c:pt idx="182" formatCode="0.00">
                  <c:v>97.078362298914641</c:v>
                </c:pt>
                <c:pt idx="183" formatCode="0.00">
                  <c:v>96.611407138014684</c:v>
                </c:pt>
                <c:pt idx="184" formatCode="0.00">
                  <c:v>96.963207481420014</c:v>
                </c:pt>
                <c:pt idx="185" formatCode="0.00">
                  <c:v>97.325937236664458</c:v>
                </c:pt>
                <c:pt idx="186" formatCode="0.00">
                  <c:v>97.383118652229257</c:v>
                </c:pt>
                <c:pt idx="187" formatCode="0.00">
                  <c:v>97.629584809067907</c:v>
                </c:pt>
                <c:pt idx="188" formatCode="0.00">
                  <c:v>97.53232888342589</c:v>
                </c:pt>
                <c:pt idx="189" formatCode="0.00">
                  <c:v>97.585391969891816</c:v>
                </c:pt>
                <c:pt idx="190" formatCode="0.00">
                  <c:v>97.829640564908033</c:v>
                </c:pt>
                <c:pt idx="191" formatCode="0.00">
                  <c:v>98.168769126470664</c:v>
                </c:pt>
                <c:pt idx="192" formatCode="0.00">
                  <c:v>98.286933492153011</c:v>
                </c:pt>
                <c:pt idx="193" formatCode="0.00">
                  <c:v>98.441687627905793</c:v>
                </c:pt>
                <c:pt idx="194" formatCode="0.00">
                  <c:v>99.745772376782682</c:v>
                </c:pt>
                <c:pt idx="195" formatCode="0.00">
                  <c:v>98.786993683116805</c:v>
                </c:pt>
                <c:pt idx="196" formatCode="0.00">
                  <c:v>99.250305706736924</c:v>
                </c:pt>
                <c:pt idx="197" formatCode="0.00">
                  <c:v>100.48992276548969</c:v>
                </c:pt>
                <c:pt idx="198" formatCode="0.00">
                  <c:v>101.0832789502696</c:v>
                </c:pt>
                <c:pt idx="199" formatCode="0.00">
                  <c:v>101.0337006038104</c:v>
                </c:pt>
                <c:pt idx="200" formatCode="0.00">
                  <c:v>99.720270415824487</c:v>
                </c:pt>
                <c:pt idx="201" formatCode="0.00">
                  <c:v>99.602422844688263</c:v>
                </c:pt>
                <c:pt idx="202" formatCode="0.00">
                  <c:v>100.18516641217511</c:v>
                </c:pt>
                <c:pt idx="203" formatCode="0.00">
                  <c:v>101.5697169757526</c:v>
                </c:pt>
                <c:pt idx="204" formatCode="0.00">
                  <c:v>101.683129423244</c:v>
                </c:pt>
                <c:pt idx="205" formatCode="0.00">
                  <c:v>100.2488421159341</c:v>
                </c:pt>
                <c:pt idx="206" formatCode="0.00">
                  <c:v>100.087435294714</c:v>
                </c:pt>
                <c:pt idx="207" formatCode="0.00">
                  <c:v>100.583852348398</c:v>
                </c:pt>
                <c:pt idx="208" formatCode="0.00">
                  <c:v>100.7804233642314</c:v>
                </c:pt>
                <c:pt idx="209" formatCode="0.00">
                  <c:v>100.52286939828041</c:v>
                </c:pt>
                <c:pt idx="210" formatCode="0.00">
                  <c:v>101.2386666751145</c:v>
                </c:pt>
                <c:pt idx="211" formatCode="0.00">
                  <c:v>100.6595662449075</c:v>
                </c:pt>
                <c:pt idx="212" formatCode="0.00">
                  <c:v>101.552610070265</c:v>
                </c:pt>
                <c:pt idx="213" formatCode="0.00">
                  <c:v>101.3951631808707</c:v>
                </c:pt>
                <c:pt idx="214" formatCode="0.00">
                  <c:v>103.4296177557007</c:v>
                </c:pt>
                <c:pt idx="215" formatCode="0.00">
                  <c:v>103.5902325905557</c:v>
                </c:pt>
                <c:pt idx="216" formatCode="0.00">
                  <c:v>103.5702745341536</c:v>
                </c:pt>
                <c:pt idx="217" formatCode="0.00">
                  <c:v>104.3201272246897</c:v>
                </c:pt>
                <c:pt idx="218" formatCode="0.00">
                  <c:v>106.2481388320418</c:v>
                </c:pt>
                <c:pt idx="219" formatCode="0.00">
                  <c:v>105.4675570705375</c:v>
                </c:pt>
                <c:pt idx="220" formatCode="0.00">
                  <c:v>104.2274648199657</c:v>
                </c:pt>
                <c:pt idx="221" formatCode="0.00">
                  <c:v>105.11322237076369</c:v>
                </c:pt>
                <c:pt idx="222" formatCode="0.00">
                  <c:v>107.1058600655131</c:v>
                </c:pt>
                <c:pt idx="223" formatCode="0.00">
                  <c:v>108.34246757607821</c:v>
                </c:pt>
                <c:pt idx="224" formatCode="0.00">
                  <c:v>118.4784674747039</c:v>
                </c:pt>
                <c:pt idx="225" formatCode="0.00">
                  <c:v>113.6188391380654</c:v>
                </c:pt>
                <c:pt idx="226" formatCode="0.00">
                  <c:v>114.6526981391488</c:v>
                </c:pt>
                <c:pt idx="227" formatCode="0.00">
                  <c:v>117.0056896300474</c:v>
                </c:pt>
                <c:pt idx="228" formatCode="0.00">
                  <c:v>115.81675969866509</c:v>
                </c:pt>
                <c:pt idx="229" formatCode="0.00">
                  <c:v>117.4306695135936</c:v>
                </c:pt>
                <c:pt idx="230" formatCode="0.00">
                  <c:v>119.49189322756619</c:v>
                </c:pt>
                <c:pt idx="231" formatCode="0.00">
                  <c:v>130.12399338533001</c:v>
                </c:pt>
                <c:pt idx="232" formatCode="0.00">
                  <c:v>125.71437170137681</c:v>
                </c:pt>
                <c:pt idx="233" formatCode="0.00">
                  <c:v>126.0824869639044</c:v>
                </c:pt>
                <c:pt idx="234" formatCode="0.00">
                  <c:v>126.4629572137286</c:v>
                </c:pt>
                <c:pt idx="235" formatCode="0.00">
                  <c:v>124.77460068047471</c:v>
                </c:pt>
                <c:pt idx="236" formatCode="0.00">
                  <c:v>123.76069973579339</c:v>
                </c:pt>
                <c:pt idx="237" formatCode="0.00">
                  <c:v>123.0396753489492</c:v>
                </c:pt>
                <c:pt idx="238" formatCode="0.00">
                  <c:v>125.0041183290988</c:v>
                </c:pt>
                <c:pt idx="239" formatCode="0.00">
                  <c:v>126.30392635160391</c:v>
                </c:pt>
                <c:pt idx="240" formatCode="0.00">
                  <c:v>123.70779504660049</c:v>
                </c:pt>
                <c:pt idx="241" formatCode="0.00">
                  <c:v>124.8279805614866</c:v>
                </c:pt>
                <c:pt idx="242" formatCode="0.00">
                  <c:v>122.8556177176854</c:v>
                </c:pt>
                <c:pt idx="243" formatCode="0.00">
                  <c:v>122.14758190722991</c:v>
                </c:pt>
                <c:pt idx="244" formatCode="0.00">
                  <c:v>120.556481299618</c:v>
                </c:pt>
                <c:pt idx="245" formatCode="0.00">
                  <c:v>119.22499382250631</c:v>
                </c:pt>
                <c:pt idx="246" formatCode="0.00">
                  <c:v>119.6669222142672</c:v>
                </c:pt>
                <c:pt idx="247" formatCode="0.00">
                  <c:v>116.79517965418709</c:v>
                </c:pt>
                <c:pt idx="248" formatCode="0.00">
                  <c:v>116.9315597062681</c:v>
                </c:pt>
                <c:pt idx="249" formatCode="0.00">
                  <c:v>116.6268033529534</c:v>
                </c:pt>
                <c:pt idx="250" formatCode="0.00">
                  <c:v>115.7686069276632</c:v>
                </c:pt>
                <c:pt idx="251" formatCode="0.00">
                  <c:v>118.7615234016131</c:v>
                </c:pt>
                <c:pt idx="252" formatCode="0.00">
                  <c:v>118.02972800020279</c:v>
                </c:pt>
                <c:pt idx="253" formatCode="0.00">
                  <c:v>117.2188923595491</c:v>
                </c:pt>
                <c:pt idx="254" formatCode="0.00">
                  <c:v>118.3173774480298</c:v>
                </c:pt>
                <c:pt idx="255" formatCode="0.00">
                  <c:v>122.3203933321084</c:v>
                </c:pt>
                <c:pt idx="256" formatCode="0.00">
                  <c:v>120.4666700458085</c:v>
                </c:pt>
                <c:pt idx="257" formatCode="0.00">
                  <c:v>118.2882323497919</c:v>
                </c:pt>
                <c:pt idx="258" formatCode="0.00">
                  <c:v>118.3138927080231</c:v>
                </c:pt>
                <c:pt idx="259" formatCode="0.00">
                  <c:v>118.12064803492341</c:v>
                </c:pt>
                <c:pt idx="260" formatCode="0.00">
                  <c:v>117.5462995229074</c:v>
                </c:pt>
                <c:pt idx="261" formatCode="0.00">
                  <c:v>116.0324967845354</c:v>
                </c:pt>
                <c:pt idx="262" formatCode="0.00">
                  <c:v>117.9505293636865</c:v>
                </c:pt>
                <c:pt idx="263" formatCode="0.00">
                  <c:v>119.5466986840355</c:v>
                </c:pt>
                <c:pt idx="264" formatCode="0.00">
                  <c:v>119.2180243424929</c:v>
                </c:pt>
                <c:pt idx="265" formatCode="0.00">
                  <c:v>116.8990882652964</c:v>
                </c:pt>
                <c:pt idx="266" formatCode="0.00">
                  <c:v>117.9470446236798</c:v>
                </c:pt>
                <c:pt idx="267" formatCode="0.00">
                  <c:v>116.88182296253591</c:v>
                </c:pt>
                <c:pt idx="268" formatCode="0.00">
                  <c:v>116.2992377923222</c:v>
                </c:pt>
                <c:pt idx="269" formatCode="0.00">
                  <c:v>116.5704139237539</c:v>
                </c:pt>
                <c:pt idx="270" formatCode="0.00">
                  <c:v>115.8124829722932</c:v>
                </c:pt>
                <c:pt idx="271" formatCode="0.00">
                  <c:v>117.3525796579886</c:v>
                </c:pt>
                <c:pt idx="272" formatCode="0.00">
                  <c:v>116.99586899911939</c:v>
                </c:pt>
                <c:pt idx="273" formatCode="0.00">
                  <c:v>116.67844086396209</c:v>
                </c:pt>
                <c:pt idx="274" formatCode="0.00">
                  <c:v>115.3060868904081</c:v>
                </c:pt>
                <c:pt idx="275" formatCode="0.00">
                  <c:v>114.740450228409</c:v>
                </c:pt>
                <c:pt idx="276" formatCode="0.00">
                  <c:v>113.0015649650576</c:v>
                </c:pt>
                <c:pt idx="277" formatCode="0.00">
                  <c:v>112.5719915605933</c:v>
                </c:pt>
                <c:pt idx="278" formatCode="0.00">
                  <c:v>113.641331550836</c:v>
                </c:pt>
                <c:pt idx="279" formatCode="0.00">
                  <c:v>113.5374229397267</c:v>
                </c:pt>
                <c:pt idx="280" formatCode="0.00">
                  <c:v>112.0366087777433</c:v>
                </c:pt>
                <c:pt idx="281" formatCode="0.00">
                  <c:v>112.4875658140669</c:v>
                </c:pt>
                <c:pt idx="282" formatCode="0.00">
                  <c:v>111.23052505528069</c:v>
                </c:pt>
                <c:pt idx="283" formatCode="0.00">
                  <c:v>111.61352966147339</c:v>
                </c:pt>
                <c:pt idx="284" formatCode="0.00">
                  <c:v>109.3579524934899</c:v>
                </c:pt>
                <c:pt idx="285" formatCode="0.00">
                  <c:v>108.77061540508519</c:v>
                </c:pt>
                <c:pt idx="286" formatCode="0.00">
                  <c:v>108.67510184944661</c:v>
                </c:pt>
                <c:pt idx="287" formatCode="0.00">
                  <c:v>109.4680385982475</c:v>
                </c:pt>
                <c:pt idx="288" formatCode="0.00">
                  <c:v>108.8148082442613</c:v>
                </c:pt>
                <c:pt idx="289" formatCode="0.00">
                  <c:v>108.0792113082981</c:v>
                </c:pt>
                <c:pt idx="290" formatCode="0.00">
                  <c:v>108.7810696251054</c:v>
                </c:pt>
                <c:pt idx="291" formatCode="0.00">
                  <c:v>108.57927149926191</c:v>
                </c:pt>
                <c:pt idx="292" formatCode="0.00">
                  <c:v>111.0832155913604</c:v>
                </c:pt>
                <c:pt idx="293" formatCode="0.00">
                  <c:v>110.67264985966</c:v>
                </c:pt>
                <c:pt idx="294" formatCode="0.00">
                  <c:v>110.2107634114971</c:v>
                </c:pt>
                <c:pt idx="295" formatCode="0.00">
                  <c:v>110.39497944003401</c:v>
                </c:pt>
                <c:pt idx="296" formatCode="0.00">
                  <c:v>110.3867427818363</c:v>
                </c:pt>
                <c:pt idx="297" formatCode="0.00">
                  <c:v>110.7151003288327</c:v>
                </c:pt>
                <c:pt idx="298" formatCode="0.00">
                  <c:v>110.186053436904</c:v>
                </c:pt>
                <c:pt idx="299" formatCode="0.00">
                  <c:v>109.6269110630991</c:v>
                </c:pt>
                <c:pt idx="300" formatCode="0.00">
                  <c:v>109.032604494681</c:v>
                </c:pt>
                <c:pt idx="301" formatCode="0.00">
                  <c:v>110.17908395689059</c:v>
                </c:pt>
                <c:pt idx="302" formatCode="0.00">
                  <c:v>109.40974840177149</c:v>
                </c:pt>
                <c:pt idx="303" formatCode="0.00">
                  <c:v>110.5232812311903</c:v>
                </c:pt>
                <c:pt idx="304" formatCode="0.00">
                  <c:v>111.0000570230183</c:v>
                </c:pt>
                <c:pt idx="305" formatCode="0.00">
                  <c:v>112.77917519371989</c:v>
                </c:pt>
              </c:numCache>
            </c:numRef>
          </c:val>
          <c:smooth val="0"/>
          <c:extLst xmlns:c16r2="http://schemas.microsoft.com/office/drawing/2015/06/chart">
            <c:ext xmlns:c16="http://schemas.microsoft.com/office/drawing/2014/chart" uri="{C3380CC4-5D6E-409C-BE32-E72D297353CC}">
              <c16:uniqueId val="{00000001-2F22-43FB-8E51-2FE28CB4E0C3}"/>
            </c:ext>
          </c:extLst>
        </c:ser>
        <c:ser>
          <c:idx val="2"/>
          <c:order val="2"/>
          <c:tx>
            <c:strRef>
              <c:f>Currency!$R$350</c:f>
              <c:strCache>
                <c:ptCount val="1"/>
                <c:pt idx="0">
                  <c:v>Rupee</c:v>
                </c:pt>
              </c:strCache>
            </c:strRef>
          </c:tx>
          <c:spPr>
            <a:ln w="28575" cap="rnd">
              <a:solidFill>
                <a:schemeClr val="accent3"/>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Currency!$R$351:$R$656</c:f>
              <c:numCache>
                <c:formatCode>General</c:formatCode>
                <c:ptCount val="306"/>
                <c:pt idx="43" formatCode="0.00">
                  <c:v>100</c:v>
                </c:pt>
                <c:pt idx="44" formatCode="0.00">
                  <c:v>99.968952615016775</c:v>
                </c:pt>
                <c:pt idx="45" formatCode="0.00">
                  <c:v>99.942112585942496</c:v>
                </c:pt>
                <c:pt idx="46" formatCode="0.00">
                  <c:v>99.807912440571073</c:v>
                </c:pt>
                <c:pt idx="47" formatCode="0.00">
                  <c:v>99.467696936899813</c:v>
                </c:pt>
                <c:pt idx="48" formatCode="0.00">
                  <c:v>99.464795312135038</c:v>
                </c:pt>
                <c:pt idx="49" formatCode="0.00">
                  <c:v>99.523553213621923</c:v>
                </c:pt>
                <c:pt idx="50" formatCode="0.00">
                  <c:v>99.500630377980116</c:v>
                </c:pt>
                <c:pt idx="51" formatCode="0.00">
                  <c:v>99.216271151031009</c:v>
                </c:pt>
                <c:pt idx="52" formatCode="0.00">
                  <c:v>99.294324857203804</c:v>
                </c:pt>
                <c:pt idx="53" formatCode="0.00">
                  <c:v>99.485106685488532</c:v>
                </c:pt>
                <c:pt idx="54" formatCode="0.00">
                  <c:v>99.427799596383977</c:v>
                </c:pt>
                <c:pt idx="55" formatCode="0.00">
                  <c:v>99.68198192577934</c:v>
                </c:pt>
                <c:pt idx="56" formatCode="0.00">
                  <c:v>99.882629278264375</c:v>
                </c:pt>
                <c:pt idx="57" formatCode="0.00">
                  <c:v>99.892059558749907</c:v>
                </c:pt>
                <c:pt idx="58" formatCode="0.00">
                  <c:v>99.926879055927373</c:v>
                </c:pt>
                <c:pt idx="59" formatCode="0.00">
                  <c:v>99.967501802634345</c:v>
                </c:pt>
                <c:pt idx="60" formatCode="0.00">
                  <c:v>100.15248038138949</c:v>
                </c:pt>
                <c:pt idx="61" formatCode="0.00">
                  <c:v>100.0343842534627</c:v>
                </c:pt>
                <c:pt idx="62" formatCode="0.00">
                  <c:v>100.16669834273701</c:v>
                </c:pt>
                <c:pt idx="63" formatCode="0.00">
                  <c:v>99.918174181633006</c:v>
                </c:pt>
                <c:pt idx="64" formatCode="0.00">
                  <c:v>99.717962072862704</c:v>
                </c:pt>
                <c:pt idx="65" formatCode="0.00">
                  <c:v>99.958071522148785</c:v>
                </c:pt>
                <c:pt idx="66" formatCode="0.00">
                  <c:v>99.922526618780182</c:v>
                </c:pt>
                <c:pt idx="67" formatCode="0.00">
                  <c:v>99.896411995897125</c:v>
                </c:pt>
                <c:pt idx="68" formatCode="0.00">
                  <c:v>101.0012056250898</c:v>
                </c:pt>
                <c:pt idx="69" formatCode="0.00">
                  <c:v>102.9315114998644</c:v>
                </c:pt>
                <c:pt idx="70" formatCode="0.00">
                  <c:v>103.0678878638093</c:v>
                </c:pt>
                <c:pt idx="71" formatCode="0.00">
                  <c:v>103.1469571386498</c:v>
                </c:pt>
                <c:pt idx="72" formatCode="0.00">
                  <c:v>102.1995766529468</c:v>
                </c:pt>
                <c:pt idx="73" formatCode="0.00">
                  <c:v>103.05004287150589</c:v>
                </c:pt>
                <c:pt idx="74" formatCode="0.00">
                  <c:v>103.37038224553839</c:v>
                </c:pt>
                <c:pt idx="75" formatCode="0.00">
                  <c:v>103.0845722062068</c:v>
                </c:pt>
                <c:pt idx="76" formatCode="0.00">
                  <c:v>103.8455233007723</c:v>
                </c:pt>
                <c:pt idx="77" formatCode="0.00">
                  <c:v>103.7628269949758</c:v>
                </c:pt>
                <c:pt idx="78" formatCode="0.00">
                  <c:v>103.3618224524823</c:v>
                </c:pt>
                <c:pt idx="79" formatCode="0.00">
                  <c:v>103.7824129621382</c:v>
                </c:pt>
                <c:pt idx="80" formatCode="0.00">
                  <c:v>103.7477385461989</c:v>
                </c:pt>
                <c:pt idx="81" formatCode="0.00">
                  <c:v>103.62006705654829</c:v>
                </c:pt>
                <c:pt idx="82" formatCode="0.00">
                  <c:v>104.36810592091039</c:v>
                </c:pt>
                <c:pt idx="83" formatCode="0.00">
                  <c:v>104.0297764733362</c:v>
                </c:pt>
                <c:pt idx="84" formatCode="0.00">
                  <c:v>104.1176957037093</c:v>
                </c:pt>
                <c:pt idx="85" formatCode="0.00">
                  <c:v>103.7722572754614</c:v>
                </c:pt>
                <c:pt idx="86" formatCode="0.00">
                  <c:v>104.13394480239209</c:v>
                </c:pt>
                <c:pt idx="87" formatCode="0.00">
                  <c:v>103.9644899161285</c:v>
                </c:pt>
                <c:pt idx="88" formatCode="0.00">
                  <c:v>103.75919996402</c:v>
                </c:pt>
                <c:pt idx="89" formatCode="0.00">
                  <c:v>104.4512374704215</c:v>
                </c:pt>
                <c:pt idx="90" formatCode="0.00">
                  <c:v>104.7239901983116</c:v>
                </c:pt>
                <c:pt idx="91" formatCode="0.00">
                  <c:v>104.449641576801</c:v>
                </c:pt>
                <c:pt idx="92" formatCode="0.00">
                  <c:v>104.21620586447381</c:v>
                </c:pt>
                <c:pt idx="93" formatCode="0.00">
                  <c:v>103.8636584555522</c:v>
                </c:pt>
                <c:pt idx="94" formatCode="0.00">
                  <c:v>104.0537148776457</c:v>
                </c:pt>
                <c:pt idx="95" formatCode="0.00">
                  <c:v>104.2546523926072</c:v>
                </c:pt>
                <c:pt idx="96" formatCode="0.00">
                  <c:v>103.78081706851751</c:v>
                </c:pt>
                <c:pt idx="97" formatCode="0.00">
                  <c:v>102.9772120899097</c:v>
                </c:pt>
                <c:pt idx="98" formatCode="0.00">
                  <c:v>102.9905595638278</c:v>
                </c:pt>
                <c:pt idx="99" formatCode="0.00">
                  <c:v>103.94824081744569</c:v>
                </c:pt>
                <c:pt idx="100" formatCode="0.00">
                  <c:v>103.76398764488179</c:v>
                </c:pt>
                <c:pt idx="101" formatCode="0.00">
                  <c:v>103.1933831348863</c:v>
                </c:pt>
                <c:pt idx="102" formatCode="0.00">
                  <c:v>103.5251839267398</c:v>
                </c:pt>
                <c:pt idx="103" formatCode="0.00">
                  <c:v>103.0548305523678</c:v>
                </c:pt>
                <c:pt idx="104" formatCode="0.00">
                  <c:v>102.7208535419408</c:v>
                </c:pt>
                <c:pt idx="105" formatCode="0.00">
                  <c:v>102.9431179989235</c:v>
                </c:pt>
                <c:pt idx="106" formatCode="0.00">
                  <c:v>103.051928927603</c:v>
                </c:pt>
                <c:pt idx="107" formatCode="0.00">
                  <c:v>102.9880931827777</c:v>
                </c:pt>
                <c:pt idx="108" formatCode="0.00">
                  <c:v>102.50352184705829</c:v>
                </c:pt>
                <c:pt idx="109" formatCode="0.00">
                  <c:v>102.52673484517651</c:v>
                </c:pt>
                <c:pt idx="110" formatCode="0.00">
                  <c:v>103.11649007861951</c:v>
                </c:pt>
                <c:pt idx="111" formatCode="0.00">
                  <c:v>103.3094481254778</c:v>
                </c:pt>
                <c:pt idx="112" formatCode="0.00">
                  <c:v>103.051928927603</c:v>
                </c:pt>
                <c:pt idx="113" formatCode="0.00">
                  <c:v>102.76611888827151</c:v>
                </c:pt>
                <c:pt idx="114" formatCode="0.00">
                  <c:v>103.08529761239809</c:v>
                </c:pt>
                <c:pt idx="115" formatCode="0.00">
                  <c:v>103.3355627483609</c:v>
                </c:pt>
                <c:pt idx="116" formatCode="0.00">
                  <c:v>103.1563874191353</c:v>
                </c:pt>
                <c:pt idx="117" formatCode="0.00">
                  <c:v>102.8364832888176</c:v>
                </c:pt>
                <c:pt idx="118" formatCode="0.00">
                  <c:v>102.86404872408301</c:v>
                </c:pt>
                <c:pt idx="119" formatCode="0.00">
                  <c:v>103.3029194697571</c:v>
                </c:pt>
                <c:pt idx="120" formatCode="0.00">
                  <c:v>103.73235993494561</c:v>
                </c:pt>
                <c:pt idx="121" formatCode="0.00">
                  <c:v>103.5669673233527</c:v>
                </c:pt>
                <c:pt idx="122" formatCode="0.00">
                  <c:v>103.21587072681351</c:v>
                </c:pt>
                <c:pt idx="123" formatCode="0.00">
                  <c:v>103.1346252333995</c:v>
                </c:pt>
                <c:pt idx="124" formatCode="0.00">
                  <c:v>102.87202819218609</c:v>
                </c:pt>
                <c:pt idx="125" formatCode="0.00">
                  <c:v>102.68487339485741</c:v>
                </c:pt>
                <c:pt idx="126" formatCode="0.00">
                  <c:v>102.5854927466635</c:v>
                </c:pt>
                <c:pt idx="127" formatCode="0.00">
                  <c:v>102.944568811306</c:v>
                </c:pt>
                <c:pt idx="128" formatCode="0.00">
                  <c:v>102.74798373349159</c:v>
                </c:pt>
                <c:pt idx="129" formatCode="0.00">
                  <c:v>102.6036279014434</c:v>
                </c:pt>
                <c:pt idx="130" formatCode="0.00">
                  <c:v>102.81834813403761</c:v>
                </c:pt>
                <c:pt idx="131" formatCode="0.00">
                  <c:v>102.97938830848329</c:v>
                </c:pt>
                <c:pt idx="132" formatCode="0.00">
                  <c:v>103.10343276717801</c:v>
                </c:pt>
                <c:pt idx="133" formatCode="0.00">
                  <c:v>102.3520570343364</c:v>
                </c:pt>
                <c:pt idx="134" formatCode="0.00">
                  <c:v>102.7407296715796</c:v>
                </c:pt>
                <c:pt idx="135" formatCode="0.00">
                  <c:v>102.7066355805934</c:v>
                </c:pt>
                <c:pt idx="136" formatCode="0.00">
                  <c:v>103.11794089100189</c:v>
                </c:pt>
                <c:pt idx="137" formatCode="0.00">
                  <c:v>102.930060687482</c:v>
                </c:pt>
                <c:pt idx="138" formatCode="0.00">
                  <c:v>103.4414720522757</c:v>
                </c:pt>
                <c:pt idx="139" formatCode="0.00">
                  <c:v>103.8324659893307</c:v>
                </c:pt>
                <c:pt idx="140" formatCode="0.00">
                  <c:v>104.1342349648686</c:v>
                </c:pt>
                <c:pt idx="141" formatCode="0.00">
                  <c:v>104.64782254823599</c:v>
                </c:pt>
                <c:pt idx="142" formatCode="0.00">
                  <c:v>104.46458494433961</c:v>
                </c:pt>
                <c:pt idx="143" formatCode="0.00">
                  <c:v>103.9137114827448</c:v>
                </c:pt>
                <c:pt idx="144" formatCode="0.00">
                  <c:v>104.35766007175719</c:v>
                </c:pt>
                <c:pt idx="145" formatCode="0.00">
                  <c:v>104.220558301621</c:v>
                </c:pt>
                <c:pt idx="146" formatCode="0.00">
                  <c:v>104.18501339825239</c:v>
                </c:pt>
                <c:pt idx="147" formatCode="0.00">
                  <c:v>104.0966589241646</c:v>
                </c:pt>
                <c:pt idx="148" formatCode="0.00">
                  <c:v>104.104783473506</c:v>
                </c:pt>
                <c:pt idx="149" formatCode="0.00">
                  <c:v>104.0087396937915</c:v>
                </c:pt>
                <c:pt idx="150" formatCode="0.00">
                  <c:v>103.7253960355101</c:v>
                </c:pt>
                <c:pt idx="151" formatCode="0.00">
                  <c:v>103.3815535008828</c:v>
                </c:pt>
                <c:pt idx="152" formatCode="0.00">
                  <c:v>103.7724023566996</c:v>
                </c:pt>
                <c:pt idx="153" formatCode="0.00">
                  <c:v>104.12480468438299</c:v>
                </c:pt>
                <c:pt idx="154" formatCode="0.00">
                  <c:v>103.9557850418341</c:v>
                </c:pt>
                <c:pt idx="155" formatCode="0.00">
                  <c:v>104.07257543861679</c:v>
                </c:pt>
                <c:pt idx="156" formatCode="0.00">
                  <c:v>103.7214788420776</c:v>
                </c:pt>
                <c:pt idx="157" formatCode="0.00">
                  <c:v>103.3377389669345</c:v>
                </c:pt>
                <c:pt idx="158" formatCode="0.00">
                  <c:v>103.4240623036869</c:v>
                </c:pt>
                <c:pt idx="159" formatCode="0.00">
                  <c:v>103.01203158708719</c:v>
                </c:pt>
                <c:pt idx="160" formatCode="0.00">
                  <c:v>102.7768548999012</c:v>
                </c:pt>
                <c:pt idx="161" formatCode="0.00">
                  <c:v>102.65875877197431</c:v>
                </c:pt>
                <c:pt idx="162" formatCode="0.00">
                  <c:v>102.42633862831489</c:v>
                </c:pt>
                <c:pt idx="163" formatCode="0.00">
                  <c:v>102.5912959961931</c:v>
                </c:pt>
                <c:pt idx="164" formatCode="0.00">
                  <c:v>102.911925532702</c:v>
                </c:pt>
                <c:pt idx="165" formatCode="0.00">
                  <c:v>103.0388716161614</c:v>
                </c:pt>
                <c:pt idx="166" formatCode="0.00">
                  <c:v>103.0375658850173</c:v>
                </c:pt>
                <c:pt idx="167" formatCode="0.00">
                  <c:v>103.32468165549299</c:v>
                </c:pt>
                <c:pt idx="168" formatCode="0.00">
                  <c:v>103.14550632626739</c:v>
                </c:pt>
                <c:pt idx="169" formatCode="0.00">
                  <c:v>103.347749572373</c:v>
                </c:pt>
                <c:pt idx="170" formatCode="0.00">
                  <c:v>103.4139066170102</c:v>
                </c:pt>
                <c:pt idx="171" formatCode="0.00">
                  <c:v>103.31525137500741</c:v>
                </c:pt>
                <c:pt idx="172" formatCode="0.00">
                  <c:v>103.4363942089373</c:v>
                </c:pt>
                <c:pt idx="173" formatCode="0.00">
                  <c:v>103.7309091225632</c:v>
                </c:pt>
                <c:pt idx="174" formatCode="0.00">
                  <c:v>103.4175336479662</c:v>
                </c:pt>
                <c:pt idx="175" formatCode="0.00">
                  <c:v>103.3333865297873</c:v>
                </c:pt>
                <c:pt idx="176" formatCode="0.00">
                  <c:v>103.52997160760169</c:v>
                </c:pt>
                <c:pt idx="177" formatCode="0.00">
                  <c:v>103.516188889969</c:v>
                </c:pt>
                <c:pt idx="178" formatCode="0.00">
                  <c:v>104.073300844808</c:v>
                </c:pt>
                <c:pt idx="179" formatCode="0.00">
                  <c:v>104.2600203984221</c:v>
                </c:pt>
                <c:pt idx="180" formatCode="0.00">
                  <c:v>104.2452221121217</c:v>
                </c:pt>
                <c:pt idx="181" formatCode="0.00">
                  <c:v>103.53359863855761</c:v>
                </c:pt>
                <c:pt idx="182" formatCode="0.00">
                  <c:v>103.29058756450669</c:v>
                </c:pt>
                <c:pt idx="183" formatCode="0.00">
                  <c:v>102.90467147079011</c:v>
                </c:pt>
                <c:pt idx="184" formatCode="0.00">
                  <c:v>102.6174106190762</c:v>
                </c:pt>
                <c:pt idx="185" formatCode="0.00">
                  <c:v>102.79513513591939</c:v>
                </c:pt>
                <c:pt idx="186" formatCode="0.00">
                  <c:v>102.5775132785603</c:v>
                </c:pt>
                <c:pt idx="187" formatCode="0.00">
                  <c:v>102.97532603381261</c:v>
                </c:pt>
                <c:pt idx="188" formatCode="0.00">
                  <c:v>103.10734996061041</c:v>
                </c:pt>
                <c:pt idx="189" formatCode="0.00">
                  <c:v>103.06571164523579</c:v>
                </c:pt>
                <c:pt idx="190" formatCode="0.00">
                  <c:v>103.2593950982853</c:v>
                </c:pt>
                <c:pt idx="191" formatCode="0.00">
                  <c:v>103.1317236086346</c:v>
                </c:pt>
                <c:pt idx="192" formatCode="0.00">
                  <c:v>103.5843770719414</c:v>
                </c:pt>
                <c:pt idx="193" formatCode="0.00">
                  <c:v>103.4530785513348</c:v>
                </c:pt>
                <c:pt idx="194" formatCode="0.00">
                  <c:v>103.6315284743692</c:v>
                </c:pt>
                <c:pt idx="195" formatCode="0.00">
                  <c:v>103.3000178449923</c:v>
                </c:pt>
                <c:pt idx="196" formatCode="0.00">
                  <c:v>103.51546348377779</c:v>
                </c:pt>
                <c:pt idx="197" formatCode="0.00">
                  <c:v>103.8897730784353</c:v>
                </c:pt>
                <c:pt idx="198" formatCode="0.00">
                  <c:v>103.8273881459923</c:v>
                </c:pt>
                <c:pt idx="199" formatCode="0.00">
                  <c:v>103.4284147408341</c:v>
                </c:pt>
                <c:pt idx="200" formatCode="0.00">
                  <c:v>103.1694447305769</c:v>
                </c:pt>
                <c:pt idx="201" formatCode="0.00">
                  <c:v>103.2847843149772</c:v>
                </c:pt>
                <c:pt idx="202" formatCode="0.00">
                  <c:v>103.28115728402121</c:v>
                </c:pt>
                <c:pt idx="203" formatCode="0.00">
                  <c:v>103.7396139968575</c:v>
                </c:pt>
                <c:pt idx="204" formatCode="0.00">
                  <c:v>103.44727530180521</c:v>
                </c:pt>
                <c:pt idx="205" formatCode="0.00">
                  <c:v>103.416808241775</c:v>
                </c:pt>
                <c:pt idx="206" formatCode="0.00">
                  <c:v>103.4427777834198</c:v>
                </c:pt>
                <c:pt idx="207" formatCode="0.00">
                  <c:v>103.4305909594077</c:v>
                </c:pt>
                <c:pt idx="208" formatCode="0.00">
                  <c:v>103.78458918071171</c:v>
                </c:pt>
                <c:pt idx="209" formatCode="0.00">
                  <c:v>103.5060332032922</c:v>
                </c:pt>
                <c:pt idx="210" formatCode="0.00">
                  <c:v>103.83957497000441</c:v>
                </c:pt>
                <c:pt idx="211" formatCode="0.00">
                  <c:v>103.8295643645659</c:v>
                </c:pt>
                <c:pt idx="212" formatCode="0.00">
                  <c:v>104.3881271317874</c:v>
                </c:pt>
                <c:pt idx="213" formatCode="0.00">
                  <c:v>104.1842879920611</c:v>
                </c:pt>
                <c:pt idx="214" formatCode="0.00">
                  <c:v>104.6434701110887</c:v>
                </c:pt>
                <c:pt idx="215" formatCode="0.00">
                  <c:v>104.230859069536</c:v>
                </c:pt>
                <c:pt idx="216" formatCode="0.00">
                  <c:v>103.95723585421661</c:v>
                </c:pt>
                <c:pt idx="217" formatCode="0.00">
                  <c:v>103.7251058730336</c:v>
                </c:pt>
                <c:pt idx="218" formatCode="0.00">
                  <c:v>105.1345701025289</c:v>
                </c:pt>
                <c:pt idx="219" formatCode="0.00">
                  <c:v>105.40079417469811</c:v>
                </c:pt>
                <c:pt idx="220" formatCode="0.00">
                  <c:v>105.9470250366693</c:v>
                </c:pt>
                <c:pt idx="221" formatCode="0.00">
                  <c:v>106.8015535298991</c:v>
                </c:pt>
                <c:pt idx="222" formatCode="0.00">
                  <c:v>107.39348498191561</c:v>
                </c:pt>
                <c:pt idx="223" formatCode="0.00">
                  <c:v>107.6357706497753</c:v>
                </c:pt>
                <c:pt idx="224" formatCode="0.00">
                  <c:v>108.08262086355251</c:v>
                </c:pt>
                <c:pt idx="225" formatCode="0.00">
                  <c:v>107.1541009388207</c:v>
                </c:pt>
                <c:pt idx="226" formatCode="0.00">
                  <c:v>107.387681732386</c:v>
                </c:pt>
                <c:pt idx="227" formatCode="0.00">
                  <c:v>107.7068604565126</c:v>
                </c:pt>
                <c:pt idx="228" formatCode="0.00">
                  <c:v>107.3811530766653</c:v>
                </c:pt>
                <c:pt idx="229" formatCode="0.00">
                  <c:v>107.52043106537511</c:v>
                </c:pt>
                <c:pt idx="230" formatCode="0.00">
                  <c:v>107.4623985700793</c:v>
                </c:pt>
                <c:pt idx="231" formatCode="0.00">
                  <c:v>108.8958012038841</c:v>
                </c:pt>
                <c:pt idx="232" formatCode="0.00">
                  <c:v>108.7971459618814</c:v>
                </c:pt>
                <c:pt idx="233" formatCode="0.00">
                  <c:v>109.5769576174179</c:v>
                </c:pt>
                <c:pt idx="234" formatCode="0.00">
                  <c:v>110.73180427380311</c:v>
                </c:pt>
                <c:pt idx="235" formatCode="0.00">
                  <c:v>110.417703393015</c:v>
                </c:pt>
                <c:pt idx="236" formatCode="0.00">
                  <c:v>110.0796641079172</c:v>
                </c:pt>
                <c:pt idx="237" formatCode="0.00">
                  <c:v>108.5113359225498</c:v>
                </c:pt>
                <c:pt idx="238" formatCode="0.00">
                  <c:v>109.1554966203325</c:v>
                </c:pt>
                <c:pt idx="239" formatCode="0.00">
                  <c:v>109.3295941062198</c:v>
                </c:pt>
                <c:pt idx="240" formatCode="0.00">
                  <c:v>109.3530972668145</c:v>
                </c:pt>
                <c:pt idx="241" formatCode="0.00">
                  <c:v>111.09523277559271</c:v>
                </c:pt>
                <c:pt idx="242" formatCode="0.00">
                  <c:v>110.6200917203588</c:v>
                </c:pt>
                <c:pt idx="243" formatCode="0.00">
                  <c:v>110.67942994679871</c:v>
                </c:pt>
                <c:pt idx="244" formatCode="0.00">
                  <c:v>110.2552124061868</c:v>
                </c:pt>
                <c:pt idx="245" formatCode="0.00">
                  <c:v>109.77354269523219</c:v>
                </c:pt>
                <c:pt idx="246" formatCode="0.00">
                  <c:v>110.2029831604207</c:v>
                </c:pt>
                <c:pt idx="247" formatCode="0.00">
                  <c:v>110.1072295431827</c:v>
                </c:pt>
                <c:pt idx="248" formatCode="0.00">
                  <c:v>110.47573588831069</c:v>
                </c:pt>
                <c:pt idx="249" formatCode="0.00">
                  <c:v>110.8152259857908</c:v>
                </c:pt>
                <c:pt idx="250" formatCode="0.00">
                  <c:v>110.26391728048119</c:v>
                </c:pt>
                <c:pt idx="251" formatCode="0.00">
                  <c:v>110.9936759088252</c:v>
                </c:pt>
                <c:pt idx="252" formatCode="0.00">
                  <c:v>111.43399746688161</c:v>
                </c:pt>
                <c:pt idx="253" formatCode="0.00">
                  <c:v>111.0807246517688</c:v>
                </c:pt>
                <c:pt idx="254" formatCode="0.00">
                  <c:v>111.0937819632103</c:v>
                </c:pt>
                <c:pt idx="255" formatCode="0.00">
                  <c:v>111.7575286281553</c:v>
                </c:pt>
                <c:pt idx="256" formatCode="0.00">
                  <c:v>110.9092386281698</c:v>
                </c:pt>
                <c:pt idx="257" formatCode="0.00">
                  <c:v>110.07676248315239</c:v>
                </c:pt>
                <c:pt idx="258" formatCode="0.00">
                  <c:v>110.8210292353203</c:v>
                </c:pt>
                <c:pt idx="259" formatCode="0.00">
                  <c:v>110.518389772353</c:v>
                </c:pt>
                <c:pt idx="260" formatCode="0.00">
                  <c:v>110.3283333502594</c:v>
                </c:pt>
                <c:pt idx="261" formatCode="0.00">
                  <c:v>109.3201638257342</c:v>
                </c:pt>
                <c:pt idx="262" formatCode="0.00">
                  <c:v>109.13010740364069</c:v>
                </c:pt>
                <c:pt idx="263" formatCode="0.00">
                  <c:v>110.0680576088581</c:v>
                </c:pt>
                <c:pt idx="264" formatCode="0.00">
                  <c:v>109.76817468941741</c:v>
                </c:pt>
                <c:pt idx="265" formatCode="0.00">
                  <c:v>109.7960302871593</c:v>
                </c:pt>
                <c:pt idx="266" formatCode="0.00">
                  <c:v>110.34226114913049</c:v>
                </c:pt>
                <c:pt idx="267" formatCode="0.00">
                  <c:v>109.8156162543216</c:v>
                </c:pt>
                <c:pt idx="268" formatCode="0.00">
                  <c:v>109.551568400726</c:v>
                </c:pt>
                <c:pt idx="269" formatCode="0.00">
                  <c:v>110.0969287752677</c:v>
                </c:pt>
                <c:pt idx="270" formatCode="0.00">
                  <c:v>109.0466856916531</c:v>
                </c:pt>
                <c:pt idx="271" formatCode="0.00">
                  <c:v>109.353967754244</c:v>
                </c:pt>
                <c:pt idx="272" formatCode="0.00">
                  <c:v>109.5517134819642</c:v>
                </c:pt>
                <c:pt idx="273" formatCode="0.00">
                  <c:v>110.01147592594479</c:v>
                </c:pt>
                <c:pt idx="274" formatCode="0.00">
                  <c:v>109.8410054710135</c:v>
                </c:pt>
                <c:pt idx="275" formatCode="0.00">
                  <c:v>109.7636771710319</c:v>
                </c:pt>
                <c:pt idx="276" formatCode="0.00">
                  <c:v>109.6175803641249</c:v>
                </c:pt>
                <c:pt idx="277" formatCode="0.00">
                  <c:v>109.732194542334</c:v>
                </c:pt>
                <c:pt idx="278" formatCode="0.00">
                  <c:v>110.2501345628485</c:v>
                </c:pt>
                <c:pt idx="279" formatCode="0.00">
                  <c:v>110.09765418145901</c:v>
                </c:pt>
                <c:pt idx="280" formatCode="0.00">
                  <c:v>109.4771417255092</c:v>
                </c:pt>
                <c:pt idx="281" formatCode="0.00">
                  <c:v>110.11593441747701</c:v>
                </c:pt>
                <c:pt idx="282" formatCode="0.00">
                  <c:v>109.73828795434009</c:v>
                </c:pt>
                <c:pt idx="283" formatCode="0.00">
                  <c:v>109.65457607987589</c:v>
                </c:pt>
                <c:pt idx="284" formatCode="0.00">
                  <c:v>109.6016214279186</c:v>
                </c:pt>
                <c:pt idx="285" formatCode="0.00">
                  <c:v>109.33133508107861</c:v>
                </c:pt>
                <c:pt idx="286" formatCode="0.00">
                  <c:v>109.50006456115101</c:v>
                </c:pt>
                <c:pt idx="287" formatCode="0.00">
                  <c:v>109.64514579939041</c:v>
                </c:pt>
                <c:pt idx="288" formatCode="0.00">
                  <c:v>109.6506588864434</c:v>
                </c:pt>
                <c:pt idx="289" formatCode="0.00">
                  <c:v>109.5997353718214</c:v>
                </c:pt>
                <c:pt idx="290" formatCode="0.00">
                  <c:v>109.70143731982721</c:v>
                </c:pt>
                <c:pt idx="291" formatCode="0.00">
                  <c:v>109.6705350160822</c:v>
                </c:pt>
                <c:pt idx="292" formatCode="0.00">
                  <c:v>109.946189368737</c:v>
                </c:pt>
                <c:pt idx="293" formatCode="0.00">
                  <c:v>110.03875119873371</c:v>
                </c:pt>
                <c:pt idx="294" formatCode="0.00">
                  <c:v>110.3052654333794</c:v>
                </c:pt>
                <c:pt idx="295" formatCode="0.00">
                  <c:v>110.5664116622103</c:v>
                </c:pt>
                <c:pt idx="296" formatCode="0.00">
                  <c:v>110.5011251050026</c:v>
                </c:pt>
                <c:pt idx="297" formatCode="0.00">
                  <c:v>110.4738498322135</c:v>
                </c:pt>
                <c:pt idx="298" formatCode="0.00">
                  <c:v>110.5392814706595</c:v>
                </c:pt>
                <c:pt idx="299" formatCode="0.00">
                  <c:v>110.2980113714675</c:v>
                </c:pt>
                <c:pt idx="300" formatCode="0.00">
                  <c:v>109.746702666158</c:v>
                </c:pt>
                <c:pt idx="301" formatCode="0.00">
                  <c:v>109.8627676567494</c:v>
                </c:pt>
                <c:pt idx="302" formatCode="0.00">
                  <c:v>109.777604969903</c:v>
                </c:pt>
                <c:pt idx="303" formatCode="0.00">
                  <c:v>109.743075635202</c:v>
                </c:pt>
                <c:pt idx="304" formatCode="0.00">
                  <c:v>109.6523998613023</c:v>
                </c:pt>
                <c:pt idx="305" formatCode="0.00">
                  <c:v>109.54721596357879</c:v>
                </c:pt>
              </c:numCache>
            </c:numRef>
          </c:val>
          <c:smooth val="0"/>
          <c:extLst xmlns:c16r2="http://schemas.microsoft.com/office/drawing/2015/06/chart">
            <c:ext xmlns:c16="http://schemas.microsoft.com/office/drawing/2014/chart" uri="{C3380CC4-5D6E-409C-BE32-E72D297353CC}">
              <c16:uniqueId val="{00000002-2F22-43FB-8E51-2FE28CB4E0C3}"/>
            </c:ext>
          </c:extLst>
        </c:ser>
        <c:ser>
          <c:idx val="3"/>
          <c:order val="3"/>
          <c:tx>
            <c:strRef>
              <c:f>Currency!$S$350</c:f>
              <c:strCache>
                <c:ptCount val="1"/>
                <c:pt idx="0">
                  <c:v>Renminbi</c:v>
                </c:pt>
              </c:strCache>
            </c:strRef>
          </c:tx>
          <c:spPr>
            <a:ln w="28575" cap="rnd">
              <a:solidFill>
                <a:schemeClr val="accent4"/>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Currency!$S$351:$S$656</c:f>
              <c:numCache>
                <c:formatCode>General</c:formatCode>
                <c:ptCount val="306"/>
                <c:pt idx="43" formatCode="0.00">
                  <c:v>100</c:v>
                </c:pt>
                <c:pt idx="44" formatCode="0.00">
                  <c:v>99.780101357255177</c:v>
                </c:pt>
                <c:pt idx="45" formatCode="0.00">
                  <c:v>100.09028950894159</c:v>
                </c:pt>
                <c:pt idx="46" formatCode="0.00">
                  <c:v>100.2097046659288</c:v>
                </c:pt>
                <c:pt idx="47" formatCode="0.00">
                  <c:v>100.0684452729073</c:v>
                </c:pt>
                <c:pt idx="48" formatCode="0.00">
                  <c:v>100.390283683812</c:v>
                </c:pt>
                <c:pt idx="49" formatCode="0.00">
                  <c:v>100.21989864274479</c:v>
                </c:pt>
                <c:pt idx="50" formatCode="0.00">
                  <c:v>100.33640123492749</c:v>
                </c:pt>
                <c:pt idx="51" formatCode="0.00">
                  <c:v>100.091745791344</c:v>
                </c:pt>
                <c:pt idx="52" formatCode="0.00">
                  <c:v>100.0495136016777</c:v>
                </c:pt>
                <c:pt idx="53" formatCode="0.00">
                  <c:v>100.2038795363197</c:v>
                </c:pt>
                <c:pt idx="54" formatCode="0.00">
                  <c:v>100.16019106425119</c:v>
                </c:pt>
                <c:pt idx="55" formatCode="0.00">
                  <c:v>100.1383468282169</c:v>
                </c:pt>
                <c:pt idx="56" formatCode="0.00">
                  <c:v>100.10048348575759</c:v>
                </c:pt>
                <c:pt idx="57" formatCode="0.00">
                  <c:v>100.19368555950371</c:v>
                </c:pt>
                <c:pt idx="58" formatCode="0.00">
                  <c:v>100.2140735131357</c:v>
                </c:pt>
                <c:pt idx="59" formatCode="0.00">
                  <c:v>100.2082483835265</c:v>
                </c:pt>
                <c:pt idx="60" formatCode="0.00">
                  <c:v>100.18203530028541</c:v>
                </c:pt>
                <c:pt idx="61" formatCode="0.00">
                  <c:v>100.0815518145279</c:v>
                </c:pt>
                <c:pt idx="62" formatCode="0.00">
                  <c:v>100.0844643793325</c:v>
                </c:pt>
                <c:pt idx="63" formatCode="0.00">
                  <c:v>100.1805790178831</c:v>
                </c:pt>
                <c:pt idx="64" formatCode="0.00">
                  <c:v>100.3873711190074</c:v>
                </c:pt>
                <c:pt idx="65" formatCode="0.00">
                  <c:v>100.2577619852042</c:v>
                </c:pt>
                <c:pt idx="66" formatCode="0.00">
                  <c:v>100.25339313799731</c:v>
                </c:pt>
                <c:pt idx="67" formatCode="0.00">
                  <c:v>100.46455408632841</c:v>
                </c:pt>
                <c:pt idx="68" formatCode="0.00">
                  <c:v>101.06891128327609</c:v>
                </c:pt>
                <c:pt idx="69" formatCode="0.00">
                  <c:v>102.6781033377992</c:v>
                </c:pt>
                <c:pt idx="70" formatCode="0.00">
                  <c:v>102.3242267140444</c:v>
                </c:pt>
                <c:pt idx="71" formatCode="0.00">
                  <c:v>102.8164501660162</c:v>
                </c:pt>
                <c:pt idx="72" formatCode="0.00">
                  <c:v>102.5980078056737</c:v>
                </c:pt>
                <c:pt idx="73" formatCode="0.00">
                  <c:v>102.84848837886641</c:v>
                </c:pt>
                <c:pt idx="74" formatCode="0.00">
                  <c:v>102.7873245179705</c:v>
                </c:pt>
                <c:pt idx="75" formatCode="0.00">
                  <c:v>102.5732510048348</c:v>
                </c:pt>
                <c:pt idx="76" formatCode="0.00">
                  <c:v>102.29510106599869</c:v>
                </c:pt>
                <c:pt idx="77" formatCode="0.00">
                  <c:v>102.43490417661801</c:v>
                </c:pt>
                <c:pt idx="78" formatCode="0.00">
                  <c:v>102.56451331042121</c:v>
                </c:pt>
                <c:pt idx="79" formatCode="0.00">
                  <c:v>102.6795596202015</c:v>
                </c:pt>
                <c:pt idx="80" formatCode="0.00">
                  <c:v>102.8222752956253</c:v>
                </c:pt>
                <c:pt idx="81" formatCode="0.00">
                  <c:v>102.8586823556824</c:v>
                </c:pt>
                <c:pt idx="82" formatCode="0.00">
                  <c:v>103.1586765305528</c:v>
                </c:pt>
                <c:pt idx="83" formatCode="0.00">
                  <c:v>103.3377992660337</c:v>
                </c:pt>
                <c:pt idx="84" formatCode="0.00">
                  <c:v>104.1431234344964</c:v>
                </c:pt>
                <c:pt idx="85" formatCode="0.00">
                  <c:v>104.30185821634529</c:v>
                </c:pt>
                <c:pt idx="86" formatCode="0.00">
                  <c:v>104.34845925321839</c:v>
                </c:pt>
                <c:pt idx="87" formatCode="0.00">
                  <c:v>104.0440962311412</c:v>
                </c:pt>
                <c:pt idx="88" formatCode="0.00">
                  <c:v>104.2217626842197</c:v>
                </c:pt>
                <c:pt idx="89" formatCode="0.00">
                  <c:v>104.4445738917691</c:v>
                </c:pt>
                <c:pt idx="90" formatCode="0.00">
                  <c:v>104.54796994233121</c:v>
                </c:pt>
                <c:pt idx="91" formatCode="0.00">
                  <c:v>104.06594046717539</c:v>
                </c:pt>
                <c:pt idx="92" formatCode="0.00">
                  <c:v>104.105260092037</c:v>
                </c:pt>
                <c:pt idx="93" formatCode="0.00">
                  <c:v>103.6246868992835</c:v>
                </c:pt>
                <c:pt idx="94" formatCode="0.00">
                  <c:v>103.7178889730296</c:v>
                </c:pt>
                <c:pt idx="95" formatCode="0.00">
                  <c:v>103.58099842721499</c:v>
                </c:pt>
                <c:pt idx="96" formatCode="0.00">
                  <c:v>103.63924972330631</c:v>
                </c:pt>
                <c:pt idx="97" formatCode="0.00">
                  <c:v>103.09605638725461</c:v>
                </c:pt>
                <c:pt idx="98" formatCode="0.00">
                  <c:v>103.09751266965699</c:v>
                </c:pt>
                <c:pt idx="99" formatCode="0.00">
                  <c:v>102.91984621657831</c:v>
                </c:pt>
                <c:pt idx="100" formatCode="0.00">
                  <c:v>103.2780916875401</c:v>
                </c:pt>
                <c:pt idx="101" formatCode="0.00">
                  <c:v>103.19217102580529</c:v>
                </c:pt>
                <c:pt idx="102" formatCode="0.00">
                  <c:v>103.3421681132405</c:v>
                </c:pt>
                <c:pt idx="103" formatCode="0.00">
                  <c:v>103.27517912273549</c:v>
                </c:pt>
                <c:pt idx="104" formatCode="0.00">
                  <c:v>103.6654628065474</c:v>
                </c:pt>
                <c:pt idx="105" formatCode="0.00">
                  <c:v>103.6363371585017</c:v>
                </c:pt>
                <c:pt idx="106" formatCode="0.00">
                  <c:v>103.8576920836489</c:v>
                </c:pt>
                <c:pt idx="107" formatCode="0.00">
                  <c:v>103.8707986252694</c:v>
                </c:pt>
                <c:pt idx="108" formatCode="0.00">
                  <c:v>103.7280829498456</c:v>
                </c:pt>
                <c:pt idx="109" formatCode="0.00">
                  <c:v>104.10089124483019</c:v>
                </c:pt>
                <c:pt idx="110" formatCode="0.00">
                  <c:v>104.09797868002561</c:v>
                </c:pt>
                <c:pt idx="111" formatCode="0.00">
                  <c:v>104.10089124483019</c:v>
                </c:pt>
                <c:pt idx="112" formatCode="0.00">
                  <c:v>104.10089124483019</c:v>
                </c:pt>
                <c:pt idx="113" formatCode="0.00">
                  <c:v>104.1023475272325</c:v>
                </c:pt>
                <c:pt idx="114" formatCode="0.00">
                  <c:v>104.10089124483019</c:v>
                </c:pt>
                <c:pt idx="115" formatCode="0.00">
                  <c:v>104.04263994873899</c:v>
                </c:pt>
                <c:pt idx="116" formatCode="0.00">
                  <c:v>103.8678860604648</c:v>
                </c:pt>
                <c:pt idx="117" formatCode="0.00">
                  <c:v>103.6363371585017</c:v>
                </c:pt>
                <c:pt idx="118" formatCode="0.00">
                  <c:v>103.2242092386556</c:v>
                </c:pt>
                <c:pt idx="119" formatCode="0.00">
                  <c:v>102.9242150637852</c:v>
                </c:pt>
                <c:pt idx="120" formatCode="0.00">
                  <c:v>103.13100716490941</c:v>
                </c:pt>
                <c:pt idx="121" formatCode="0.00">
                  <c:v>103.3043047707811</c:v>
                </c:pt>
                <c:pt idx="122" formatCode="0.00">
                  <c:v>103.066930739209</c:v>
                </c:pt>
                <c:pt idx="123" formatCode="0.00">
                  <c:v>103.1295508825071</c:v>
                </c:pt>
                <c:pt idx="124" formatCode="0.00">
                  <c:v>103.05091163278379</c:v>
                </c:pt>
                <c:pt idx="125" formatCode="0.00">
                  <c:v>103.06256189200209</c:v>
                </c:pt>
                <c:pt idx="126" formatCode="0.00">
                  <c:v>102.8936331333372</c:v>
                </c:pt>
                <c:pt idx="127" formatCode="0.00">
                  <c:v>102.9460592998194</c:v>
                </c:pt>
                <c:pt idx="128" formatCode="0.00">
                  <c:v>102.89654569814179</c:v>
                </c:pt>
                <c:pt idx="129" formatCode="0.00">
                  <c:v>102.928583910992</c:v>
                </c:pt>
                <c:pt idx="130" formatCode="0.00">
                  <c:v>102.89800198054409</c:v>
                </c:pt>
                <c:pt idx="131" formatCode="0.00">
                  <c:v>102.7465486107066</c:v>
                </c:pt>
                <c:pt idx="132" formatCode="0.00">
                  <c:v>102.5033494495253</c:v>
                </c:pt>
                <c:pt idx="133" formatCode="0.00">
                  <c:v>102.48441777829559</c:v>
                </c:pt>
                <c:pt idx="134" formatCode="0.00">
                  <c:v>102.3824780101357</c:v>
                </c:pt>
                <c:pt idx="135" formatCode="0.00">
                  <c:v>102.08102755286301</c:v>
                </c:pt>
                <c:pt idx="136" formatCode="0.00">
                  <c:v>101.9135550766005</c:v>
                </c:pt>
                <c:pt idx="137" formatCode="0.00">
                  <c:v>101.6252111609483</c:v>
                </c:pt>
                <c:pt idx="138" formatCode="0.00">
                  <c:v>101.88297314615249</c:v>
                </c:pt>
                <c:pt idx="139" formatCode="0.00">
                  <c:v>102.09267781208131</c:v>
                </c:pt>
                <c:pt idx="140" formatCode="0.00">
                  <c:v>102.054814469622</c:v>
                </c:pt>
                <c:pt idx="141" formatCode="0.00">
                  <c:v>102.28345080678039</c:v>
                </c:pt>
                <c:pt idx="142" formatCode="0.00">
                  <c:v>102.2426748995165</c:v>
                </c:pt>
                <c:pt idx="143" formatCode="0.00">
                  <c:v>102.0620958816334</c:v>
                </c:pt>
                <c:pt idx="144" formatCode="0.00">
                  <c:v>102.31840158443531</c:v>
                </c:pt>
                <c:pt idx="145" formatCode="0.00">
                  <c:v>102.34170210287181</c:v>
                </c:pt>
                <c:pt idx="146" formatCode="0.00">
                  <c:v>102.46111725985909</c:v>
                </c:pt>
                <c:pt idx="147" formatCode="0.00">
                  <c:v>102.36645890371059</c:v>
                </c:pt>
                <c:pt idx="148" formatCode="0.00">
                  <c:v>102.5106308615367</c:v>
                </c:pt>
                <c:pt idx="149" formatCode="0.00">
                  <c:v>102.4698549542728</c:v>
                </c:pt>
                <c:pt idx="150" formatCode="0.00">
                  <c:v>102.4276227646065</c:v>
                </c:pt>
                <c:pt idx="151" formatCode="0.00">
                  <c:v>102.3620900565037</c:v>
                </c:pt>
                <c:pt idx="152" formatCode="0.00">
                  <c:v>102.4538358478476</c:v>
                </c:pt>
                <c:pt idx="153" formatCode="0.00">
                  <c:v>102.41451622298599</c:v>
                </c:pt>
                <c:pt idx="154" formatCode="0.00">
                  <c:v>102.5120871439389</c:v>
                </c:pt>
                <c:pt idx="155" formatCode="0.00">
                  <c:v>102.8310129900391</c:v>
                </c:pt>
                <c:pt idx="156" formatCode="0.00">
                  <c:v>102.666453078581</c:v>
                </c:pt>
                <c:pt idx="157" formatCode="0.00">
                  <c:v>102.5921826760645</c:v>
                </c:pt>
                <c:pt idx="158" formatCode="0.00">
                  <c:v>102.4538358478476</c:v>
                </c:pt>
                <c:pt idx="159" formatCode="0.00">
                  <c:v>102.5120871439389</c:v>
                </c:pt>
                <c:pt idx="160" formatCode="0.00">
                  <c:v>102.4392730238248</c:v>
                </c:pt>
                <c:pt idx="161" formatCode="0.00">
                  <c:v>102.5048057319276</c:v>
                </c:pt>
                <c:pt idx="162" formatCode="0.00">
                  <c:v>101.7198695170968</c:v>
                </c:pt>
                <c:pt idx="163" formatCode="0.00">
                  <c:v>101.8494786509</c:v>
                </c:pt>
                <c:pt idx="164" formatCode="0.00">
                  <c:v>101.8320032620726</c:v>
                </c:pt>
                <c:pt idx="165" formatCode="0.00">
                  <c:v>101.843653521291</c:v>
                </c:pt>
                <c:pt idx="166" formatCode="0.00">
                  <c:v>101.91792392380739</c:v>
                </c:pt>
                <c:pt idx="167" formatCode="0.00">
                  <c:v>101.98636919671461</c:v>
                </c:pt>
                <c:pt idx="168" formatCode="0.00">
                  <c:v>102.0213199743695</c:v>
                </c:pt>
                <c:pt idx="169" formatCode="0.00">
                  <c:v>102.03588279839229</c:v>
                </c:pt>
                <c:pt idx="170" formatCode="0.00">
                  <c:v>101.9718063726918</c:v>
                </c:pt>
                <c:pt idx="171" formatCode="0.00">
                  <c:v>101.7854022251995</c:v>
                </c:pt>
                <c:pt idx="172" formatCode="0.00">
                  <c:v>101.89462340537079</c:v>
                </c:pt>
                <c:pt idx="173" formatCode="0.00">
                  <c:v>101.8028776140269</c:v>
                </c:pt>
                <c:pt idx="174" formatCode="0.00">
                  <c:v>101.7475388827401</c:v>
                </c:pt>
                <c:pt idx="175" formatCode="0.00">
                  <c:v>101.4067688006058</c:v>
                </c:pt>
                <c:pt idx="176" formatCode="0.00">
                  <c:v>101.4067688006058</c:v>
                </c:pt>
                <c:pt idx="177" formatCode="0.00">
                  <c:v>101.4184190598241</c:v>
                </c:pt>
                <c:pt idx="178" formatCode="0.00">
                  <c:v>101.4504572726743</c:v>
                </c:pt>
                <c:pt idx="179" formatCode="0.00">
                  <c:v>101.6048232073164</c:v>
                </c:pt>
                <c:pt idx="180" formatCode="0.00">
                  <c:v>101.18541387545871</c:v>
                </c:pt>
                <c:pt idx="181" formatCode="0.00">
                  <c:v>101.06745500087381</c:v>
                </c:pt>
                <c:pt idx="182" formatCode="0.00">
                  <c:v>100.95095240869109</c:v>
                </c:pt>
                <c:pt idx="183" formatCode="0.00">
                  <c:v>100.7907613444399</c:v>
                </c:pt>
                <c:pt idx="184" formatCode="0.00">
                  <c:v>100.3931962486165</c:v>
                </c:pt>
                <c:pt idx="185" formatCode="0.00">
                  <c:v>100.2490242907905</c:v>
                </c:pt>
                <c:pt idx="186" formatCode="0.00">
                  <c:v>100.3393137997321</c:v>
                </c:pt>
                <c:pt idx="187" formatCode="0.00">
                  <c:v>100.24028659637681</c:v>
                </c:pt>
                <c:pt idx="188" formatCode="0.00">
                  <c:v>100.00728141201139</c:v>
                </c:pt>
                <c:pt idx="189" formatCode="0.00">
                  <c:v>100.0014562824023</c:v>
                </c:pt>
                <c:pt idx="190" formatCode="0.00">
                  <c:v>100.35824547096171</c:v>
                </c:pt>
                <c:pt idx="191" formatCode="0.00">
                  <c:v>100.33494495252521</c:v>
                </c:pt>
                <c:pt idx="192" formatCode="0.00">
                  <c:v>100.58251296091341</c:v>
                </c:pt>
                <c:pt idx="193" formatCode="0.00">
                  <c:v>100.544649618454</c:v>
                </c:pt>
                <c:pt idx="194" formatCode="0.00">
                  <c:v>100.64222053940701</c:v>
                </c:pt>
                <c:pt idx="195" formatCode="0.00">
                  <c:v>100.64222053940701</c:v>
                </c:pt>
                <c:pt idx="196" formatCode="0.00">
                  <c:v>100.64222053940701</c:v>
                </c:pt>
                <c:pt idx="197" formatCode="0.00">
                  <c:v>100.64222053940701</c:v>
                </c:pt>
                <c:pt idx="198" formatCode="0.00">
                  <c:v>100.64222053940701</c:v>
                </c:pt>
                <c:pt idx="199" formatCode="0.00">
                  <c:v>102.2528688763325</c:v>
                </c:pt>
                <c:pt idx="200" formatCode="0.00">
                  <c:v>101.91646764140501</c:v>
                </c:pt>
                <c:pt idx="201" formatCode="0.00">
                  <c:v>101.55239704083419</c:v>
                </c:pt>
                <c:pt idx="202" formatCode="0.00">
                  <c:v>101.51453369837481</c:v>
                </c:pt>
                <c:pt idx="203" formatCode="0.00">
                  <c:v>101.97617521989859</c:v>
                </c:pt>
                <c:pt idx="204" formatCode="0.00">
                  <c:v>101.7125881050853</c:v>
                </c:pt>
                <c:pt idx="205" formatCode="0.00">
                  <c:v>101.44463214306521</c:v>
                </c:pt>
                <c:pt idx="206" formatCode="0.00">
                  <c:v>101.5320090872022</c:v>
                </c:pt>
                <c:pt idx="207" formatCode="0.00">
                  <c:v>101.6077357721209</c:v>
                </c:pt>
                <c:pt idx="208" formatCode="0.00">
                  <c:v>101.75045144754471</c:v>
                </c:pt>
                <c:pt idx="209" formatCode="0.00">
                  <c:v>101.66889963301681</c:v>
                </c:pt>
                <c:pt idx="210" formatCode="0.00">
                  <c:v>101.8858857109571</c:v>
                </c:pt>
                <c:pt idx="211" formatCode="0.00">
                  <c:v>101.9150113590028</c:v>
                </c:pt>
                <c:pt idx="212" formatCode="0.00">
                  <c:v>102.2747131123667</c:v>
                </c:pt>
                <c:pt idx="213" formatCode="0.00">
                  <c:v>102.3344206908604</c:v>
                </c:pt>
                <c:pt idx="214" formatCode="0.00">
                  <c:v>102.3708277509175</c:v>
                </c:pt>
                <c:pt idx="215" formatCode="0.00">
                  <c:v>102.1378225665521</c:v>
                </c:pt>
                <c:pt idx="216" formatCode="0.00">
                  <c:v>102.27034426515991</c:v>
                </c:pt>
                <c:pt idx="217" formatCode="0.00">
                  <c:v>102.0053008679443</c:v>
                </c:pt>
                <c:pt idx="218" formatCode="0.00">
                  <c:v>101.8247218500612</c:v>
                </c:pt>
                <c:pt idx="219" formatCode="0.00">
                  <c:v>101.3703617405487</c:v>
                </c:pt>
                <c:pt idx="220" formatCode="0.00">
                  <c:v>101.37327430535331</c:v>
                </c:pt>
                <c:pt idx="221" formatCode="0.00">
                  <c:v>100.8621191821518</c:v>
                </c:pt>
                <c:pt idx="222" formatCode="0.00">
                  <c:v>101.01939768159841</c:v>
                </c:pt>
                <c:pt idx="223" formatCode="0.00">
                  <c:v>100.96260266790939</c:v>
                </c:pt>
                <c:pt idx="224" formatCode="0.00">
                  <c:v>101.1562882274131</c:v>
                </c:pt>
                <c:pt idx="225" formatCode="0.00">
                  <c:v>101.31647929166429</c:v>
                </c:pt>
                <c:pt idx="226" formatCode="0.00">
                  <c:v>101.3572551989282</c:v>
                </c:pt>
                <c:pt idx="227" formatCode="0.00">
                  <c:v>102.373740315722</c:v>
                </c:pt>
                <c:pt idx="228" formatCode="0.00">
                  <c:v>102.0664647288402</c:v>
                </c:pt>
                <c:pt idx="229" formatCode="0.00">
                  <c:v>101.8407409564862</c:v>
                </c:pt>
                <c:pt idx="230" formatCode="0.00">
                  <c:v>102.0067571503466</c:v>
                </c:pt>
                <c:pt idx="231" formatCode="0.00">
                  <c:v>102.62567717131709</c:v>
                </c:pt>
                <c:pt idx="232" formatCode="0.00">
                  <c:v>103.5154657191123</c:v>
                </c:pt>
                <c:pt idx="233" formatCode="0.00">
                  <c:v>103.3421681132405</c:v>
                </c:pt>
                <c:pt idx="234" formatCode="0.00">
                  <c:v>103.2649851459195</c:v>
                </c:pt>
                <c:pt idx="235" formatCode="0.00">
                  <c:v>102.8586823556824</c:v>
                </c:pt>
                <c:pt idx="236" formatCode="0.00">
                  <c:v>103.5722607328013</c:v>
                </c:pt>
                <c:pt idx="237" formatCode="0.00">
                  <c:v>102.9984854663016</c:v>
                </c:pt>
                <c:pt idx="238" formatCode="0.00">
                  <c:v>103.3377992660337</c:v>
                </c:pt>
                <c:pt idx="239" formatCode="0.00">
                  <c:v>103.3945942797227</c:v>
                </c:pt>
                <c:pt idx="240" formatCode="0.00">
                  <c:v>103.1382885769208</c:v>
                </c:pt>
                <c:pt idx="241" formatCode="0.00">
                  <c:v>103.396050562125</c:v>
                </c:pt>
                <c:pt idx="242" formatCode="0.00">
                  <c:v>103.19071474340301</c:v>
                </c:pt>
                <c:pt idx="243" formatCode="0.00">
                  <c:v>103.27372284033321</c:v>
                </c:pt>
                <c:pt idx="244" formatCode="0.00">
                  <c:v>103.27372284033321</c:v>
                </c:pt>
                <c:pt idx="245" formatCode="0.00">
                  <c:v>102.6052892176851</c:v>
                </c:pt>
                <c:pt idx="246" formatCode="0.00">
                  <c:v>102.9023708277509</c:v>
                </c:pt>
                <c:pt idx="247" formatCode="0.00">
                  <c:v>102.56451331042121</c:v>
                </c:pt>
                <c:pt idx="248" formatCode="0.00">
                  <c:v>102.4640298246636</c:v>
                </c:pt>
                <c:pt idx="249" formatCode="0.00">
                  <c:v>102.6912098794198</c:v>
                </c:pt>
                <c:pt idx="250" formatCode="0.00">
                  <c:v>102.64752140735131</c:v>
                </c:pt>
                <c:pt idx="251" formatCode="0.00">
                  <c:v>102.92130249898059</c:v>
                </c:pt>
                <c:pt idx="252" formatCode="0.00">
                  <c:v>103.1018815168637</c:v>
                </c:pt>
                <c:pt idx="253" formatCode="0.00">
                  <c:v>103.01304829032451</c:v>
                </c:pt>
                <c:pt idx="254" formatCode="0.00">
                  <c:v>103.005766878313</c:v>
                </c:pt>
                <c:pt idx="255" formatCode="0.00">
                  <c:v>103.2795479699424</c:v>
                </c:pt>
                <c:pt idx="256" formatCode="0.00">
                  <c:v>103.16595794256421</c:v>
                </c:pt>
                <c:pt idx="257" formatCode="0.00">
                  <c:v>102.9125648045669</c:v>
                </c:pt>
                <c:pt idx="258" formatCode="0.00">
                  <c:v>103.1266383177025</c:v>
                </c:pt>
                <c:pt idx="259" formatCode="0.00">
                  <c:v>103.1979961554145</c:v>
                </c:pt>
                <c:pt idx="260" formatCode="0.00">
                  <c:v>103.0989689520592</c:v>
                </c:pt>
                <c:pt idx="261" formatCode="0.00">
                  <c:v>103.0581930447953</c:v>
                </c:pt>
                <c:pt idx="262" formatCode="0.00">
                  <c:v>102.86159492048699</c:v>
                </c:pt>
                <c:pt idx="263" formatCode="0.00">
                  <c:v>102.86159492048699</c:v>
                </c:pt>
                <c:pt idx="264" formatCode="0.00">
                  <c:v>102.86159492048699</c:v>
                </c:pt>
                <c:pt idx="265" formatCode="0.00">
                  <c:v>102.86159492048699</c:v>
                </c:pt>
                <c:pt idx="266" formatCode="0.00">
                  <c:v>103.46303955263009</c:v>
                </c:pt>
                <c:pt idx="267" formatCode="0.00">
                  <c:v>103.16595794256421</c:v>
                </c:pt>
                <c:pt idx="268" formatCode="0.00">
                  <c:v>103.0203297023359</c:v>
                </c:pt>
                <c:pt idx="269" formatCode="0.00">
                  <c:v>103.3596435020679</c:v>
                </c:pt>
                <c:pt idx="270" formatCode="0.00">
                  <c:v>103.14556998893229</c:v>
                </c:pt>
                <c:pt idx="271" formatCode="0.00">
                  <c:v>103.28537309955141</c:v>
                </c:pt>
                <c:pt idx="272" formatCode="0.00">
                  <c:v>103.3348867012291</c:v>
                </c:pt>
                <c:pt idx="273" formatCode="0.00">
                  <c:v>103.4237199277684</c:v>
                </c:pt>
                <c:pt idx="274" formatCode="0.00">
                  <c:v>103.5300285431351</c:v>
                </c:pt>
                <c:pt idx="275" formatCode="0.00">
                  <c:v>103.38003145569991</c:v>
                </c:pt>
                <c:pt idx="276" formatCode="0.00">
                  <c:v>103.3013922059766</c:v>
                </c:pt>
                <c:pt idx="277" formatCode="0.00">
                  <c:v>103.6188617696744</c:v>
                </c:pt>
                <c:pt idx="278" formatCode="0.00">
                  <c:v>103.8241975883964</c:v>
                </c:pt>
                <c:pt idx="279" formatCode="0.00">
                  <c:v>103.9319624861653</c:v>
                </c:pt>
                <c:pt idx="280" formatCode="0.00">
                  <c:v>103.9042931205219</c:v>
                </c:pt>
                <c:pt idx="281" formatCode="0.00">
                  <c:v>104.3732160540572</c:v>
                </c:pt>
                <c:pt idx="282" formatCode="0.00">
                  <c:v>104.0557464903594</c:v>
                </c:pt>
                <c:pt idx="283" formatCode="0.00">
                  <c:v>103.9275936389585</c:v>
                </c:pt>
                <c:pt idx="284" formatCode="0.00">
                  <c:v>103.7994407875575</c:v>
                </c:pt>
                <c:pt idx="285" formatCode="0.00">
                  <c:v>103.41498223335471</c:v>
                </c:pt>
                <c:pt idx="286" formatCode="0.00">
                  <c:v>103.5984738160424</c:v>
                </c:pt>
                <c:pt idx="287" formatCode="0.00">
                  <c:v>103.5533290615716</c:v>
                </c:pt>
                <c:pt idx="288" formatCode="0.00">
                  <c:v>103.154307683346</c:v>
                </c:pt>
                <c:pt idx="289" formatCode="0.00">
                  <c:v>102.9810100774742</c:v>
                </c:pt>
                <c:pt idx="290" formatCode="0.00">
                  <c:v>103.0654744568067</c:v>
                </c:pt>
                <c:pt idx="291" formatCode="0.00">
                  <c:v>102.82664414283219</c:v>
                </c:pt>
                <c:pt idx="292" formatCode="0.00">
                  <c:v>102.88635172132579</c:v>
                </c:pt>
                <c:pt idx="293" formatCode="0.00">
                  <c:v>103.15576396574821</c:v>
                </c:pt>
                <c:pt idx="294" formatCode="0.00">
                  <c:v>103.2533348867012</c:v>
                </c:pt>
                <c:pt idx="295" formatCode="0.00">
                  <c:v>103.1950835906099</c:v>
                </c:pt>
                <c:pt idx="296" formatCode="0.00">
                  <c:v>103.1848896137939</c:v>
                </c:pt>
                <c:pt idx="297" formatCode="0.00">
                  <c:v>103.23877206267839</c:v>
                </c:pt>
                <c:pt idx="298" formatCode="0.00">
                  <c:v>102.9737286654628</c:v>
                </c:pt>
                <c:pt idx="299" formatCode="0.00">
                  <c:v>102.9358653230034</c:v>
                </c:pt>
                <c:pt idx="300" formatCode="0.00">
                  <c:v>102.7873245179705</c:v>
                </c:pt>
                <c:pt idx="301" formatCode="0.00">
                  <c:v>103.0785809984272</c:v>
                </c:pt>
                <c:pt idx="302" formatCode="0.00">
                  <c:v>103.0785809984272</c:v>
                </c:pt>
                <c:pt idx="303" formatCode="0.00">
                  <c:v>103.0785809984272</c:v>
                </c:pt>
                <c:pt idx="304" formatCode="0.00">
                  <c:v>103.12081318809351</c:v>
                </c:pt>
                <c:pt idx="305" formatCode="0.00">
                  <c:v>102.8921768509349</c:v>
                </c:pt>
              </c:numCache>
            </c:numRef>
          </c:val>
          <c:smooth val="0"/>
          <c:extLst xmlns:c16r2="http://schemas.microsoft.com/office/drawing/2015/06/chart">
            <c:ext xmlns:c16="http://schemas.microsoft.com/office/drawing/2014/chart" uri="{C3380CC4-5D6E-409C-BE32-E72D297353CC}">
              <c16:uniqueId val="{00000003-2F22-43FB-8E51-2FE28CB4E0C3}"/>
            </c:ext>
          </c:extLst>
        </c:ser>
        <c:ser>
          <c:idx val="4"/>
          <c:order val="4"/>
          <c:tx>
            <c:strRef>
              <c:f>Currency!$T$350</c:f>
              <c:strCache>
                <c:ptCount val="1"/>
                <c:pt idx="0">
                  <c:v>Rand</c:v>
                </c:pt>
              </c:strCache>
            </c:strRef>
          </c:tx>
          <c:spPr>
            <a:ln w="28575" cap="rnd">
              <a:solidFill>
                <a:schemeClr val="accent5"/>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Currency!$T$351:$T$656</c:f>
              <c:numCache>
                <c:formatCode>General</c:formatCode>
                <c:ptCount val="306"/>
                <c:pt idx="43" formatCode="0.00">
                  <c:v>100</c:v>
                </c:pt>
                <c:pt idx="44" formatCode="0.00">
                  <c:v>100.46144685918431</c:v>
                </c:pt>
                <c:pt idx="45" formatCode="0.00">
                  <c:v>99.961014474262498</c:v>
                </c:pt>
                <c:pt idx="46" formatCode="0.00">
                  <c:v>99.590297565885564</c:v>
                </c:pt>
                <c:pt idx="47" formatCode="0.00">
                  <c:v>99.494605820893426</c:v>
                </c:pt>
                <c:pt idx="48" formatCode="0.00">
                  <c:v>100.51886190617959</c:v>
                </c:pt>
                <c:pt idx="49" formatCode="0.00">
                  <c:v>100.2686457137187</c:v>
                </c:pt>
                <c:pt idx="50" formatCode="0.00">
                  <c:v>100.4493967875927</c:v>
                </c:pt>
                <c:pt idx="51" formatCode="0.00">
                  <c:v>99.251477905839309</c:v>
                </c:pt>
                <c:pt idx="52" formatCode="0.00">
                  <c:v>98.819801811763682</c:v>
                </c:pt>
                <c:pt idx="53" formatCode="0.00">
                  <c:v>98.923999489644061</c:v>
                </c:pt>
                <c:pt idx="54" formatCode="0.00">
                  <c:v>98.69646578488495</c:v>
                </c:pt>
                <c:pt idx="55" formatCode="0.00">
                  <c:v>98.816257673060306</c:v>
                </c:pt>
                <c:pt idx="56" formatCode="0.00">
                  <c:v>99.04308255007868</c:v>
                </c:pt>
                <c:pt idx="57" formatCode="0.00">
                  <c:v>98.315116460397803</c:v>
                </c:pt>
                <c:pt idx="58" formatCode="0.00">
                  <c:v>98.485943945902306</c:v>
                </c:pt>
                <c:pt idx="59" formatCode="0.00">
                  <c:v>98.278966245622982</c:v>
                </c:pt>
                <c:pt idx="60" formatCode="0.00">
                  <c:v>98.579509207672373</c:v>
                </c:pt>
                <c:pt idx="61" formatCode="0.00">
                  <c:v>98.329293015211462</c:v>
                </c:pt>
                <c:pt idx="62" formatCode="0.00">
                  <c:v>99.931952536894457</c:v>
                </c:pt>
                <c:pt idx="63" formatCode="0.00">
                  <c:v>101.36165808985101</c:v>
                </c:pt>
                <c:pt idx="64" formatCode="0.00">
                  <c:v>100.569188675768</c:v>
                </c:pt>
                <c:pt idx="65" formatCode="0.00">
                  <c:v>100.77120458186251</c:v>
                </c:pt>
                <c:pt idx="66" formatCode="0.00">
                  <c:v>100.45294092629609</c:v>
                </c:pt>
                <c:pt idx="67" formatCode="0.00">
                  <c:v>102.7871106763635</c:v>
                </c:pt>
                <c:pt idx="68" formatCode="0.00">
                  <c:v>104.09631551340389</c:v>
                </c:pt>
                <c:pt idx="69" formatCode="0.00">
                  <c:v>105.91729397921721</c:v>
                </c:pt>
                <c:pt idx="70" formatCode="0.00">
                  <c:v>106.24122825670911</c:v>
                </c:pt>
                <c:pt idx="71" formatCode="0.00">
                  <c:v>106.6700690398219</c:v>
                </c:pt>
                <c:pt idx="72" formatCode="0.00">
                  <c:v>106.50562100398361</c:v>
                </c:pt>
                <c:pt idx="73" formatCode="0.00">
                  <c:v>108.0728391386325</c:v>
                </c:pt>
                <c:pt idx="74" formatCode="0.00">
                  <c:v>108.4194559038263</c:v>
                </c:pt>
                <c:pt idx="75" formatCode="0.00">
                  <c:v>107.1563248699301</c:v>
                </c:pt>
                <c:pt idx="76" formatCode="0.00">
                  <c:v>109.1693956534683</c:v>
                </c:pt>
                <c:pt idx="77" formatCode="0.00">
                  <c:v>107.95871787238261</c:v>
                </c:pt>
                <c:pt idx="78" formatCode="0.00">
                  <c:v>108.1295453578871</c:v>
                </c:pt>
                <c:pt idx="79" formatCode="0.00">
                  <c:v>109.4458384723345</c:v>
                </c:pt>
                <c:pt idx="80" formatCode="0.00">
                  <c:v>108.8560937920866</c:v>
                </c:pt>
                <c:pt idx="81" formatCode="0.00">
                  <c:v>107.7921433533223</c:v>
                </c:pt>
                <c:pt idx="82" formatCode="0.00">
                  <c:v>107.9225676576079</c:v>
                </c:pt>
                <c:pt idx="83" formatCode="0.00">
                  <c:v>108.28265214987449</c:v>
                </c:pt>
                <c:pt idx="84" formatCode="0.00">
                  <c:v>108.10544521470391</c:v>
                </c:pt>
                <c:pt idx="85" formatCode="0.00">
                  <c:v>109.0800833581423</c:v>
                </c:pt>
                <c:pt idx="86" formatCode="0.00">
                  <c:v>108.75544025290969</c:v>
                </c:pt>
                <c:pt idx="87" formatCode="0.00">
                  <c:v>108.39819107160579</c:v>
                </c:pt>
                <c:pt idx="88" formatCode="0.00">
                  <c:v>107.7106281631438</c:v>
                </c:pt>
                <c:pt idx="89" formatCode="0.00">
                  <c:v>107.86586143835321</c:v>
                </c:pt>
                <c:pt idx="90" formatCode="0.00">
                  <c:v>107.2187017111102</c:v>
                </c:pt>
                <c:pt idx="91" formatCode="0.00">
                  <c:v>104.71370447553841</c:v>
                </c:pt>
                <c:pt idx="92" formatCode="0.00">
                  <c:v>105.39914090077831</c:v>
                </c:pt>
                <c:pt idx="93" formatCode="0.00">
                  <c:v>104.7285898580927</c:v>
                </c:pt>
                <c:pt idx="94" formatCode="0.00">
                  <c:v>104.5769007215866</c:v>
                </c:pt>
                <c:pt idx="95" formatCode="0.00">
                  <c:v>103.8163285558343</c:v>
                </c:pt>
                <c:pt idx="96" formatCode="0.00">
                  <c:v>104.3819730928989</c:v>
                </c:pt>
                <c:pt idx="97" formatCode="0.00">
                  <c:v>103.4576617190491</c:v>
                </c:pt>
                <c:pt idx="98" formatCode="0.00">
                  <c:v>103.25210167425109</c:v>
                </c:pt>
                <c:pt idx="99" formatCode="0.00">
                  <c:v>103.84680814868371</c:v>
                </c:pt>
                <c:pt idx="100" formatCode="0.00">
                  <c:v>104.5811536880308</c:v>
                </c:pt>
                <c:pt idx="101" formatCode="0.00">
                  <c:v>103.5973007839635</c:v>
                </c:pt>
                <c:pt idx="102" formatCode="0.00">
                  <c:v>104.50530911977771</c:v>
                </c:pt>
                <c:pt idx="103" formatCode="0.00">
                  <c:v>106.0859949814996</c:v>
                </c:pt>
                <c:pt idx="104" formatCode="0.00">
                  <c:v>105.4558471200329</c:v>
                </c:pt>
                <c:pt idx="105" formatCode="0.00">
                  <c:v>105.6876337912361</c:v>
                </c:pt>
                <c:pt idx="106" formatCode="0.00">
                  <c:v>106.46238251180201</c:v>
                </c:pt>
                <c:pt idx="107" formatCode="0.00">
                  <c:v>106.48293851628171</c:v>
                </c:pt>
                <c:pt idx="108" formatCode="0.00">
                  <c:v>107.6021775188194</c:v>
                </c:pt>
                <c:pt idx="109" formatCode="0.00">
                  <c:v>107.53342122797319</c:v>
                </c:pt>
                <c:pt idx="110" formatCode="0.00">
                  <c:v>108.5505890358525</c:v>
                </c:pt>
                <c:pt idx="111" formatCode="0.00">
                  <c:v>108.26634911183881</c:v>
                </c:pt>
                <c:pt idx="112" formatCode="0.00">
                  <c:v>107.3824409192078</c:v>
                </c:pt>
                <c:pt idx="113" formatCode="0.00">
                  <c:v>106.5375182523143</c:v>
                </c:pt>
                <c:pt idx="114" formatCode="0.00">
                  <c:v>107.44907072683191</c:v>
                </c:pt>
                <c:pt idx="115" formatCode="0.00">
                  <c:v>108.28477863309659</c:v>
                </c:pt>
                <c:pt idx="116" formatCode="0.00">
                  <c:v>107.7205517515133</c:v>
                </c:pt>
                <c:pt idx="117" formatCode="0.00">
                  <c:v>106.6282482031217</c:v>
                </c:pt>
                <c:pt idx="118" formatCode="0.00">
                  <c:v>104.64140404598881</c:v>
                </c:pt>
                <c:pt idx="119" formatCode="0.00">
                  <c:v>104.8696465784885</c:v>
                </c:pt>
                <c:pt idx="120" formatCode="0.00">
                  <c:v>105.4997944399552</c:v>
                </c:pt>
                <c:pt idx="121" formatCode="0.00">
                  <c:v>105.8187669232623</c:v>
                </c:pt>
                <c:pt idx="122" formatCode="0.00">
                  <c:v>105.15530415798349</c:v>
                </c:pt>
                <c:pt idx="123" formatCode="0.00">
                  <c:v>104.7711195225336</c:v>
                </c:pt>
                <c:pt idx="124" formatCode="0.00">
                  <c:v>104.5769007215866</c:v>
                </c:pt>
                <c:pt idx="125" formatCode="0.00">
                  <c:v>103.4271821261997</c:v>
                </c:pt>
                <c:pt idx="126" formatCode="0.00">
                  <c:v>103.6058067168516</c:v>
                </c:pt>
                <c:pt idx="127" formatCode="0.00">
                  <c:v>103.95384113752669</c:v>
                </c:pt>
                <c:pt idx="128" formatCode="0.00">
                  <c:v>103.62352741036869</c:v>
                </c:pt>
                <c:pt idx="129" formatCode="0.00">
                  <c:v>102.95297636768311</c:v>
                </c:pt>
                <c:pt idx="130" formatCode="0.00">
                  <c:v>103.53279745956139</c:v>
                </c:pt>
                <c:pt idx="131" formatCode="0.00">
                  <c:v>106.2688725385956</c:v>
                </c:pt>
                <c:pt idx="132" formatCode="0.00">
                  <c:v>106.85011128595529</c:v>
                </c:pt>
                <c:pt idx="133" formatCode="0.00">
                  <c:v>106.5502771516466</c:v>
                </c:pt>
                <c:pt idx="134" formatCode="0.00">
                  <c:v>104.5861154822155</c:v>
                </c:pt>
                <c:pt idx="135" formatCode="0.00">
                  <c:v>104.7973461489389</c:v>
                </c:pt>
                <c:pt idx="136" formatCode="0.00">
                  <c:v>105.10143324969169</c:v>
                </c:pt>
                <c:pt idx="137" formatCode="0.00">
                  <c:v>103.9658912091184</c:v>
                </c:pt>
                <c:pt idx="138" formatCode="0.00">
                  <c:v>105.1248245651342</c:v>
                </c:pt>
                <c:pt idx="139" formatCode="0.00">
                  <c:v>105.46293539743969</c:v>
                </c:pt>
                <c:pt idx="140" formatCode="0.00">
                  <c:v>105.72307517827019</c:v>
                </c:pt>
                <c:pt idx="141" formatCode="0.00">
                  <c:v>105.7485929769347</c:v>
                </c:pt>
                <c:pt idx="142" formatCode="0.00">
                  <c:v>105.1687718850565</c:v>
                </c:pt>
                <c:pt idx="143" formatCode="0.00">
                  <c:v>104.34440522264281</c:v>
                </c:pt>
                <c:pt idx="144" formatCode="0.00">
                  <c:v>104.9001261713378</c:v>
                </c:pt>
                <c:pt idx="145" formatCode="0.00">
                  <c:v>104.6151774195835</c:v>
                </c:pt>
                <c:pt idx="146" formatCode="0.00">
                  <c:v>105.0985979387289</c:v>
                </c:pt>
                <c:pt idx="147" formatCode="0.00">
                  <c:v>104.11120089595831</c:v>
                </c:pt>
                <c:pt idx="148" formatCode="0.00">
                  <c:v>104.3635435716412</c:v>
                </c:pt>
                <c:pt idx="149" formatCode="0.00">
                  <c:v>104.7718283502743</c:v>
                </c:pt>
                <c:pt idx="150" formatCode="0.00">
                  <c:v>104.9596677015552</c:v>
                </c:pt>
                <c:pt idx="151" formatCode="0.00">
                  <c:v>104.6534541175803</c:v>
                </c:pt>
                <c:pt idx="152" formatCode="0.00">
                  <c:v>104.50318263655559</c:v>
                </c:pt>
                <c:pt idx="153" formatCode="0.00">
                  <c:v>103.8567317370532</c:v>
                </c:pt>
                <c:pt idx="154" formatCode="0.00">
                  <c:v>103.3874877727214</c:v>
                </c:pt>
                <c:pt idx="155" formatCode="0.00">
                  <c:v>103.72276329406429</c:v>
                </c:pt>
                <c:pt idx="156" formatCode="0.00">
                  <c:v>103.45624406356769</c:v>
                </c:pt>
                <c:pt idx="157" formatCode="0.00">
                  <c:v>103.9658912091184</c:v>
                </c:pt>
                <c:pt idx="158" formatCode="0.00">
                  <c:v>103.81987269453781</c:v>
                </c:pt>
                <c:pt idx="159" formatCode="0.00">
                  <c:v>104.0233062561136</c:v>
                </c:pt>
                <c:pt idx="160" formatCode="0.00">
                  <c:v>105.0454358581777</c:v>
                </c:pt>
                <c:pt idx="161" formatCode="0.00">
                  <c:v>104.2465869944286</c:v>
                </c:pt>
                <c:pt idx="162" formatCode="0.00">
                  <c:v>103.0529210791193</c:v>
                </c:pt>
                <c:pt idx="163" formatCode="0.00">
                  <c:v>103.0550475623414</c:v>
                </c:pt>
                <c:pt idx="164" formatCode="0.00">
                  <c:v>101.8457874367371</c:v>
                </c:pt>
                <c:pt idx="165" formatCode="0.00">
                  <c:v>102.12081260012189</c:v>
                </c:pt>
                <c:pt idx="166" formatCode="0.00">
                  <c:v>101.32621670281689</c:v>
                </c:pt>
                <c:pt idx="167" formatCode="0.00">
                  <c:v>100.850593288819</c:v>
                </c:pt>
                <c:pt idx="168" formatCode="0.00">
                  <c:v>101.04339443428459</c:v>
                </c:pt>
                <c:pt idx="169" formatCode="0.00">
                  <c:v>100.6797658033145</c:v>
                </c:pt>
                <c:pt idx="170" formatCode="0.00">
                  <c:v>100.4515232708147</c:v>
                </c:pt>
                <c:pt idx="171" formatCode="0.00">
                  <c:v>100.4926352797743</c:v>
                </c:pt>
                <c:pt idx="172" formatCode="0.00">
                  <c:v>100.1842952125775</c:v>
                </c:pt>
                <c:pt idx="173" formatCode="0.00">
                  <c:v>99.441443740342294</c:v>
                </c:pt>
                <c:pt idx="174" formatCode="0.00">
                  <c:v>99.709380626320183</c:v>
                </c:pt>
                <c:pt idx="175" formatCode="0.00">
                  <c:v>99.067891521002565</c:v>
                </c:pt>
                <c:pt idx="176" formatCode="0.00">
                  <c:v>99.235883695544317</c:v>
                </c:pt>
                <c:pt idx="177" formatCode="0.00">
                  <c:v>100.071591601809</c:v>
                </c:pt>
                <c:pt idx="178" formatCode="0.00">
                  <c:v>101.180907015977</c:v>
                </c:pt>
                <c:pt idx="179" formatCode="0.00">
                  <c:v>100.8541374275224</c:v>
                </c:pt>
                <c:pt idx="180" formatCode="0.00">
                  <c:v>101.2907753157828</c:v>
                </c:pt>
                <c:pt idx="181" formatCode="0.00">
                  <c:v>100.2147748054268</c:v>
                </c:pt>
                <c:pt idx="182" formatCode="0.00">
                  <c:v>100.96896752151299</c:v>
                </c:pt>
                <c:pt idx="183" formatCode="0.00">
                  <c:v>101.5253972979487</c:v>
                </c:pt>
                <c:pt idx="184" formatCode="0.00">
                  <c:v>102.18886006322749</c:v>
                </c:pt>
                <c:pt idx="185" formatCode="0.00">
                  <c:v>102.0081089893534</c:v>
                </c:pt>
                <c:pt idx="186" formatCode="0.00">
                  <c:v>102.06127106990461</c:v>
                </c:pt>
                <c:pt idx="187" formatCode="0.00">
                  <c:v>102.01803257772301</c:v>
                </c:pt>
                <c:pt idx="188" formatCode="0.00">
                  <c:v>102.4766441259445</c:v>
                </c:pt>
                <c:pt idx="189" formatCode="0.00">
                  <c:v>102.78994598732621</c:v>
                </c:pt>
                <c:pt idx="190" formatCode="0.00">
                  <c:v>102.5142119962007</c:v>
                </c:pt>
                <c:pt idx="191" formatCode="0.00">
                  <c:v>101.614000765534</c:v>
                </c:pt>
                <c:pt idx="192" formatCode="0.00">
                  <c:v>102.2122513786699</c:v>
                </c:pt>
                <c:pt idx="193" formatCode="0.00">
                  <c:v>102.17680999163581</c:v>
                </c:pt>
                <c:pt idx="194" formatCode="0.00">
                  <c:v>103.49806490026801</c:v>
                </c:pt>
                <c:pt idx="195" formatCode="0.00">
                  <c:v>103.3896142559435</c:v>
                </c:pt>
                <c:pt idx="196" formatCode="0.00">
                  <c:v>103.7078779115099</c:v>
                </c:pt>
                <c:pt idx="197" formatCode="0.00">
                  <c:v>105.1687718850565</c:v>
                </c:pt>
                <c:pt idx="198" formatCode="0.00">
                  <c:v>106.178851415529</c:v>
                </c:pt>
                <c:pt idx="199" formatCode="0.00">
                  <c:v>105.6181686726492</c:v>
                </c:pt>
                <c:pt idx="200" formatCode="0.00">
                  <c:v>104.74489289612841</c:v>
                </c:pt>
                <c:pt idx="201" formatCode="0.00">
                  <c:v>104.83987581337981</c:v>
                </c:pt>
                <c:pt idx="202" formatCode="0.00">
                  <c:v>105.4544294645515</c:v>
                </c:pt>
                <c:pt idx="203" formatCode="0.00">
                  <c:v>106.9918768340918</c:v>
                </c:pt>
                <c:pt idx="204" formatCode="0.00">
                  <c:v>106.42268815832379</c:v>
                </c:pt>
                <c:pt idx="205" formatCode="0.00">
                  <c:v>105.042600547215</c:v>
                </c:pt>
                <c:pt idx="206" formatCode="0.00">
                  <c:v>105.2559576971604</c:v>
                </c:pt>
                <c:pt idx="207" formatCode="0.00">
                  <c:v>105.74150469952799</c:v>
                </c:pt>
                <c:pt idx="208" formatCode="0.00">
                  <c:v>105.61604218942711</c:v>
                </c:pt>
                <c:pt idx="209" formatCode="0.00">
                  <c:v>106.1200187130523</c:v>
                </c:pt>
                <c:pt idx="210" formatCode="0.00">
                  <c:v>106.2780872992245</c:v>
                </c:pt>
                <c:pt idx="211" formatCode="0.00">
                  <c:v>106.14624533945759</c:v>
                </c:pt>
                <c:pt idx="212" formatCode="0.00">
                  <c:v>107.1223011383773</c:v>
                </c:pt>
                <c:pt idx="213" formatCode="0.00">
                  <c:v>106.2419370844498</c:v>
                </c:pt>
                <c:pt idx="214" formatCode="0.00">
                  <c:v>107.1251364493401</c:v>
                </c:pt>
                <c:pt idx="215" formatCode="0.00">
                  <c:v>107.96297083882671</c:v>
                </c:pt>
                <c:pt idx="216" formatCode="0.00">
                  <c:v>108.11111583662939</c:v>
                </c:pt>
                <c:pt idx="217" formatCode="0.00">
                  <c:v>109.12473950580529</c:v>
                </c:pt>
                <c:pt idx="218" formatCode="0.00">
                  <c:v>111.57303052212249</c:v>
                </c:pt>
                <c:pt idx="219" formatCode="0.00">
                  <c:v>110.14686910786941</c:v>
                </c:pt>
                <c:pt idx="220" formatCode="0.00">
                  <c:v>108.286196288578</c:v>
                </c:pt>
                <c:pt idx="221" formatCode="0.00">
                  <c:v>108.6746338904719</c:v>
                </c:pt>
                <c:pt idx="222" formatCode="0.00">
                  <c:v>110.66927515275241</c:v>
                </c:pt>
                <c:pt idx="223" formatCode="0.00">
                  <c:v>111.1257602177518</c:v>
                </c:pt>
                <c:pt idx="224" formatCode="0.00">
                  <c:v>115.1037014984618</c:v>
                </c:pt>
                <c:pt idx="225" formatCode="0.00">
                  <c:v>113.1076425807001</c:v>
                </c:pt>
                <c:pt idx="226" formatCode="0.00">
                  <c:v>114.7655906661563</c:v>
                </c:pt>
                <c:pt idx="227" formatCode="0.00">
                  <c:v>116.0747955031968</c:v>
                </c:pt>
                <c:pt idx="228" formatCode="0.00">
                  <c:v>115.3702207289584</c:v>
                </c:pt>
                <c:pt idx="229" formatCode="0.00">
                  <c:v>117.97445384822581</c:v>
                </c:pt>
                <c:pt idx="230" formatCode="0.00">
                  <c:v>117.5420689264095</c:v>
                </c:pt>
                <c:pt idx="231" formatCode="0.00">
                  <c:v>121.6412197507762</c:v>
                </c:pt>
                <c:pt idx="232" formatCode="0.00">
                  <c:v>123.7903854605254</c:v>
                </c:pt>
                <c:pt idx="233" formatCode="0.00">
                  <c:v>123.963339429252</c:v>
                </c:pt>
                <c:pt idx="234" formatCode="0.00">
                  <c:v>125.1463729284509</c:v>
                </c:pt>
                <c:pt idx="235" formatCode="0.00">
                  <c:v>124.75510001559419</c:v>
                </c:pt>
                <c:pt idx="236" formatCode="0.00">
                  <c:v>122.3592622520875</c:v>
                </c:pt>
                <c:pt idx="237" formatCode="0.00">
                  <c:v>122.76542054749859</c:v>
                </c:pt>
                <c:pt idx="238" formatCode="0.00">
                  <c:v>124.599157912644</c:v>
                </c:pt>
                <c:pt idx="239" formatCode="0.00">
                  <c:v>127.2629325621288</c:v>
                </c:pt>
                <c:pt idx="240" formatCode="0.00">
                  <c:v>126.1706290137371</c:v>
                </c:pt>
                <c:pt idx="241" formatCode="0.00">
                  <c:v>128.6387672067934</c:v>
                </c:pt>
                <c:pt idx="242" formatCode="0.00">
                  <c:v>130.8382596861311</c:v>
                </c:pt>
                <c:pt idx="243" formatCode="0.00">
                  <c:v>134.77296247465941</c:v>
                </c:pt>
                <c:pt idx="244" formatCode="0.00">
                  <c:v>131.58749060803251</c:v>
                </c:pt>
                <c:pt idx="245" formatCode="0.00">
                  <c:v>128.37012149307481</c:v>
                </c:pt>
                <c:pt idx="246" formatCode="0.00">
                  <c:v>129.584343412864</c:v>
                </c:pt>
                <c:pt idx="247" formatCode="0.00">
                  <c:v>127.1452671571755</c:v>
                </c:pt>
                <c:pt idx="248" formatCode="0.00">
                  <c:v>127.67830561816859</c:v>
                </c:pt>
                <c:pt idx="249" formatCode="0.00">
                  <c:v>128.59836402557451</c:v>
                </c:pt>
                <c:pt idx="250" formatCode="0.00">
                  <c:v>130.2293766568848</c:v>
                </c:pt>
                <c:pt idx="251" formatCode="0.00">
                  <c:v>132.61812614298481</c:v>
                </c:pt>
                <c:pt idx="252" formatCode="0.00">
                  <c:v>133.7437445951883</c:v>
                </c:pt>
                <c:pt idx="253" formatCode="0.00">
                  <c:v>133.6530146443811</c:v>
                </c:pt>
                <c:pt idx="254" formatCode="0.00">
                  <c:v>133.37161003133019</c:v>
                </c:pt>
                <c:pt idx="255" formatCode="0.00">
                  <c:v>134.52841690412399</c:v>
                </c:pt>
                <c:pt idx="256" formatCode="0.00">
                  <c:v>134.97639603623529</c:v>
                </c:pt>
                <c:pt idx="257" formatCode="0.00">
                  <c:v>135.31308921305941</c:v>
                </c:pt>
                <c:pt idx="258" formatCode="0.00">
                  <c:v>134.7105856334793</c:v>
                </c:pt>
                <c:pt idx="259" formatCode="0.00">
                  <c:v>133.17526474716109</c:v>
                </c:pt>
                <c:pt idx="260" formatCode="0.00">
                  <c:v>131.9560810331873</c:v>
                </c:pt>
                <c:pt idx="261" formatCode="0.00">
                  <c:v>129.51204298331419</c:v>
                </c:pt>
                <c:pt idx="262" formatCode="0.00">
                  <c:v>130.92261018727231</c:v>
                </c:pt>
                <c:pt idx="263" formatCode="0.00">
                  <c:v>133.481478331136</c:v>
                </c:pt>
                <c:pt idx="264" formatCode="0.00">
                  <c:v>132.50258722125349</c:v>
                </c:pt>
                <c:pt idx="265" formatCode="0.00">
                  <c:v>131.02255489870851</c:v>
                </c:pt>
                <c:pt idx="266" formatCode="0.00">
                  <c:v>132.83715391485561</c:v>
                </c:pt>
                <c:pt idx="267" formatCode="0.00">
                  <c:v>131.7172060845773</c:v>
                </c:pt>
                <c:pt idx="268" formatCode="0.00">
                  <c:v>129.92032776194731</c:v>
                </c:pt>
                <c:pt idx="269" formatCode="0.00">
                  <c:v>130.22228837947799</c:v>
                </c:pt>
                <c:pt idx="270" formatCode="0.00">
                  <c:v>129.69775585137299</c:v>
                </c:pt>
                <c:pt idx="271" formatCode="0.00">
                  <c:v>131.45564864826551</c:v>
                </c:pt>
                <c:pt idx="272" formatCode="0.00">
                  <c:v>131.67325876465489</c:v>
                </c:pt>
                <c:pt idx="273" formatCode="0.00">
                  <c:v>131.52369611137101</c:v>
                </c:pt>
                <c:pt idx="274" formatCode="0.00">
                  <c:v>130.4016217978706</c:v>
                </c:pt>
                <c:pt idx="275" formatCode="0.00">
                  <c:v>129.52409305490579</c:v>
                </c:pt>
                <c:pt idx="276" formatCode="0.00">
                  <c:v>127.4642396404826</c:v>
                </c:pt>
                <c:pt idx="277" formatCode="0.00">
                  <c:v>125.01949276286879</c:v>
                </c:pt>
                <c:pt idx="278" formatCode="0.00">
                  <c:v>125.30656799784521</c:v>
                </c:pt>
                <c:pt idx="279" formatCode="0.00">
                  <c:v>125.0287075234976</c:v>
                </c:pt>
                <c:pt idx="280" formatCode="0.00">
                  <c:v>123.235373339571</c:v>
                </c:pt>
                <c:pt idx="281" formatCode="0.00">
                  <c:v>123.746438140603</c:v>
                </c:pt>
                <c:pt idx="282" formatCode="0.00">
                  <c:v>123.18221125901979</c:v>
                </c:pt>
                <c:pt idx="283" formatCode="0.00">
                  <c:v>124.58001956364571</c:v>
                </c:pt>
                <c:pt idx="284" formatCode="0.00">
                  <c:v>123.1113284849516</c:v>
                </c:pt>
                <c:pt idx="285" formatCode="0.00">
                  <c:v>121.65468747784919</c:v>
                </c:pt>
                <c:pt idx="286" formatCode="0.00">
                  <c:v>119.9839804930606</c:v>
                </c:pt>
                <c:pt idx="287" formatCode="0.00">
                  <c:v>119.8606444661818</c:v>
                </c:pt>
                <c:pt idx="288" formatCode="0.00">
                  <c:v>119.6430343497923</c:v>
                </c:pt>
                <c:pt idx="289" formatCode="0.00">
                  <c:v>118.2331759735749</c:v>
                </c:pt>
                <c:pt idx="290" formatCode="0.00">
                  <c:v>117.8830150696778</c:v>
                </c:pt>
                <c:pt idx="291" formatCode="0.00">
                  <c:v>117.14016359744259</c:v>
                </c:pt>
                <c:pt idx="292" formatCode="0.00">
                  <c:v>121.7028877642156</c:v>
                </c:pt>
                <c:pt idx="293" formatCode="0.00">
                  <c:v>121.05643686471311</c:v>
                </c:pt>
                <c:pt idx="294" formatCode="0.00">
                  <c:v>121.22372021151421</c:v>
                </c:pt>
                <c:pt idx="295" formatCode="0.00">
                  <c:v>122.2316732587646</c:v>
                </c:pt>
                <c:pt idx="296" formatCode="0.00">
                  <c:v>121.91482725867959</c:v>
                </c:pt>
                <c:pt idx="297" formatCode="0.00">
                  <c:v>123.85347112944611</c:v>
                </c:pt>
                <c:pt idx="298" formatCode="0.00">
                  <c:v>122.8511887041211</c:v>
                </c:pt>
                <c:pt idx="299" formatCode="0.00">
                  <c:v>122.7973177958293</c:v>
                </c:pt>
                <c:pt idx="300" formatCode="0.00">
                  <c:v>122.2295467755426</c:v>
                </c:pt>
                <c:pt idx="301" formatCode="0.00">
                  <c:v>123.1666170487248</c:v>
                </c:pt>
                <c:pt idx="302" formatCode="0.00">
                  <c:v>121.556869249635</c:v>
                </c:pt>
                <c:pt idx="303" formatCode="0.00">
                  <c:v>122.59601071747549</c:v>
                </c:pt>
                <c:pt idx="304" formatCode="0.00">
                  <c:v>122.44148627000671</c:v>
                </c:pt>
                <c:pt idx="305" formatCode="0.00">
                  <c:v>122.99011894129499</c:v>
                </c:pt>
              </c:numCache>
            </c:numRef>
          </c:val>
          <c:smooth val="0"/>
          <c:extLst xmlns:c16r2="http://schemas.microsoft.com/office/drawing/2015/06/chart">
            <c:ext xmlns:c16="http://schemas.microsoft.com/office/drawing/2014/chart" uri="{C3380CC4-5D6E-409C-BE32-E72D297353CC}">
              <c16:uniqueId val="{00000004-2F22-43FB-8E51-2FE28CB4E0C3}"/>
            </c:ext>
          </c:extLst>
        </c:ser>
        <c:ser>
          <c:idx val="5"/>
          <c:order val="5"/>
          <c:tx>
            <c:strRef>
              <c:f>Currency!$U$350</c:f>
              <c:strCache>
                <c:ptCount val="1"/>
                <c:pt idx="0">
                  <c:v>Won</c:v>
                </c:pt>
              </c:strCache>
            </c:strRef>
          </c:tx>
          <c:spPr>
            <a:ln w="28575" cap="rnd">
              <a:solidFill>
                <a:schemeClr val="accent6"/>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Currency!$U$351:$U$656</c:f>
              <c:numCache>
                <c:formatCode>General</c:formatCode>
                <c:ptCount val="306"/>
                <c:pt idx="43" formatCode="0.00">
                  <c:v>100</c:v>
                </c:pt>
                <c:pt idx="44" formatCode="0.00">
                  <c:v>100.5118687958567</c:v>
                </c:pt>
                <c:pt idx="45" formatCode="0.00">
                  <c:v>100.67328441950799</c:v>
                </c:pt>
                <c:pt idx="46" formatCode="0.00">
                  <c:v>100.98575744497199</c:v>
                </c:pt>
                <c:pt idx="47" formatCode="0.00">
                  <c:v>100.8277945619335</c:v>
                </c:pt>
                <c:pt idx="48" formatCode="0.00">
                  <c:v>101.3621061717738</c:v>
                </c:pt>
                <c:pt idx="49" formatCode="0.00">
                  <c:v>101.8429003021148</c:v>
                </c:pt>
                <c:pt idx="50" formatCode="0.00">
                  <c:v>102.0138109624514</c:v>
                </c:pt>
                <c:pt idx="51" formatCode="0.00">
                  <c:v>101.5217954251187</c:v>
                </c:pt>
                <c:pt idx="52" formatCode="0.00">
                  <c:v>101.3759171342253</c:v>
                </c:pt>
                <c:pt idx="53" formatCode="0.00">
                  <c:v>101.6685369011653</c:v>
                </c:pt>
                <c:pt idx="54" formatCode="0.00">
                  <c:v>101.90850237375911</c:v>
                </c:pt>
                <c:pt idx="55" formatCode="0.00">
                  <c:v>101.8532585239534</c:v>
                </c:pt>
                <c:pt idx="56" formatCode="0.00">
                  <c:v>101.8774277082434</c:v>
                </c:pt>
                <c:pt idx="57" formatCode="0.00">
                  <c:v>101.5338800172637</c:v>
                </c:pt>
                <c:pt idx="58" formatCode="0.00">
                  <c:v>101.3759171342253</c:v>
                </c:pt>
                <c:pt idx="59" formatCode="0.00">
                  <c:v>101.55891238670689</c:v>
                </c:pt>
                <c:pt idx="60" formatCode="0.00">
                  <c:v>101.8429003021148</c:v>
                </c:pt>
                <c:pt idx="61" formatCode="0.00">
                  <c:v>101.6927060854553</c:v>
                </c:pt>
                <c:pt idx="62" formatCode="0.00">
                  <c:v>101.971514889944</c:v>
                </c:pt>
                <c:pt idx="63" formatCode="0.00">
                  <c:v>102.1234354769098</c:v>
                </c:pt>
                <c:pt idx="64" formatCode="0.00">
                  <c:v>102.2373759171342</c:v>
                </c:pt>
                <c:pt idx="65" formatCode="0.00">
                  <c:v>102.0233059991368</c:v>
                </c:pt>
                <c:pt idx="66" formatCode="0.00">
                  <c:v>102.13897280966761</c:v>
                </c:pt>
                <c:pt idx="67" formatCode="0.00">
                  <c:v>102.43763487268021</c:v>
                </c:pt>
                <c:pt idx="68" formatCode="0.00">
                  <c:v>103.9628830384117</c:v>
                </c:pt>
                <c:pt idx="69" formatCode="0.00">
                  <c:v>105.32498921018561</c:v>
                </c:pt>
                <c:pt idx="70" formatCode="0.00">
                  <c:v>104.80103582218381</c:v>
                </c:pt>
                <c:pt idx="71" formatCode="0.00">
                  <c:v>104.845058264998</c:v>
                </c:pt>
                <c:pt idx="72" formatCode="0.00">
                  <c:v>104.15796288303839</c:v>
                </c:pt>
                <c:pt idx="73" formatCode="0.00">
                  <c:v>104.88994389296499</c:v>
                </c:pt>
                <c:pt idx="74" formatCode="0.00">
                  <c:v>105.27578765645229</c:v>
                </c:pt>
                <c:pt idx="75" formatCode="0.00">
                  <c:v>104.2425550280535</c:v>
                </c:pt>
                <c:pt idx="76" formatCode="0.00">
                  <c:v>105.1411307725507</c:v>
                </c:pt>
                <c:pt idx="77" formatCode="0.00">
                  <c:v>104.7829089339663</c:v>
                </c:pt>
                <c:pt idx="78" formatCode="0.00">
                  <c:v>104.21752265861031</c:v>
                </c:pt>
                <c:pt idx="79" formatCode="0.00">
                  <c:v>104.6197669400086</c:v>
                </c:pt>
                <c:pt idx="80" formatCode="0.00">
                  <c:v>104.2166594734571</c:v>
                </c:pt>
                <c:pt idx="81" formatCode="0.00">
                  <c:v>103.7358653431161</c:v>
                </c:pt>
                <c:pt idx="82" formatCode="0.00">
                  <c:v>104.50237375917131</c:v>
                </c:pt>
                <c:pt idx="83" formatCode="0.00">
                  <c:v>105.0410012947778</c:v>
                </c:pt>
                <c:pt idx="84" formatCode="0.00">
                  <c:v>104.845058264998</c:v>
                </c:pt>
                <c:pt idx="85" formatCode="0.00">
                  <c:v>104.81312041432901</c:v>
                </c:pt>
                <c:pt idx="86" formatCode="0.00">
                  <c:v>104.709538195943</c:v>
                </c:pt>
                <c:pt idx="87" formatCode="0.00">
                  <c:v>104.35735865343111</c:v>
                </c:pt>
                <c:pt idx="88" formatCode="0.00">
                  <c:v>104.424687095382</c:v>
                </c:pt>
                <c:pt idx="89" formatCode="0.00">
                  <c:v>104.81657315494169</c:v>
                </c:pt>
                <c:pt idx="90" formatCode="0.00">
                  <c:v>104.6318515321536</c:v>
                </c:pt>
                <c:pt idx="91" formatCode="0.00">
                  <c:v>103.98359948208901</c:v>
                </c:pt>
                <c:pt idx="92" formatCode="0.00">
                  <c:v>103.4182132067328</c:v>
                </c:pt>
                <c:pt idx="93" formatCode="0.00">
                  <c:v>102.885627967199</c:v>
                </c:pt>
                <c:pt idx="94" formatCode="0.00">
                  <c:v>102.9192921881744</c:v>
                </c:pt>
                <c:pt idx="95" formatCode="0.00">
                  <c:v>102.87440656020721</c:v>
                </c:pt>
                <c:pt idx="96" formatCode="0.00">
                  <c:v>102.83211048769959</c:v>
                </c:pt>
                <c:pt idx="97" formatCode="0.00">
                  <c:v>102.05351747949931</c:v>
                </c:pt>
                <c:pt idx="98" formatCode="0.00">
                  <c:v>101.747086750108</c:v>
                </c:pt>
                <c:pt idx="99" formatCode="0.00">
                  <c:v>102.31333621061719</c:v>
                </c:pt>
                <c:pt idx="100" formatCode="0.00">
                  <c:v>102.4954682779456</c:v>
                </c:pt>
                <c:pt idx="101" formatCode="0.00">
                  <c:v>102.8398791540785</c:v>
                </c:pt>
                <c:pt idx="102" formatCode="0.00">
                  <c:v>103.0789814415192</c:v>
                </c:pt>
                <c:pt idx="103" formatCode="0.00">
                  <c:v>102.7906776003453</c:v>
                </c:pt>
                <c:pt idx="104" formatCode="0.00">
                  <c:v>103.2067328441951</c:v>
                </c:pt>
                <c:pt idx="105" formatCode="0.00">
                  <c:v>103.40353905912821</c:v>
                </c:pt>
                <c:pt idx="106" formatCode="0.00">
                  <c:v>103.49589987052219</c:v>
                </c:pt>
                <c:pt idx="107" formatCode="0.00">
                  <c:v>103.7444971946483</c:v>
                </c:pt>
                <c:pt idx="108" formatCode="0.00">
                  <c:v>103.77211911955111</c:v>
                </c:pt>
                <c:pt idx="109" formatCode="0.00">
                  <c:v>103.5028053517479</c:v>
                </c:pt>
                <c:pt idx="110" formatCode="0.00">
                  <c:v>103.8230470435908</c:v>
                </c:pt>
                <c:pt idx="111" formatCode="0.00">
                  <c:v>104.14242555028051</c:v>
                </c:pt>
                <c:pt idx="112" formatCode="0.00">
                  <c:v>103.7315494173501</c:v>
                </c:pt>
                <c:pt idx="113" formatCode="0.00">
                  <c:v>102.9831678895123</c:v>
                </c:pt>
                <c:pt idx="114" formatCode="0.00">
                  <c:v>103.3172205438067</c:v>
                </c:pt>
                <c:pt idx="115" formatCode="0.00">
                  <c:v>103.48899438929649</c:v>
                </c:pt>
                <c:pt idx="116" formatCode="0.00">
                  <c:v>103.4423823910229</c:v>
                </c:pt>
                <c:pt idx="117" formatCode="0.00">
                  <c:v>102.80103582218391</c:v>
                </c:pt>
                <c:pt idx="118" formatCode="0.00">
                  <c:v>101.83167889512301</c:v>
                </c:pt>
                <c:pt idx="119" formatCode="0.00">
                  <c:v>102.180405697022</c:v>
                </c:pt>
                <c:pt idx="120" formatCode="0.00">
                  <c:v>102.28398791540781</c:v>
                </c:pt>
                <c:pt idx="121" formatCode="0.00">
                  <c:v>102.416918429003</c:v>
                </c:pt>
                <c:pt idx="122" formatCode="0.00">
                  <c:v>101.77557186016401</c:v>
                </c:pt>
                <c:pt idx="123" formatCode="0.00">
                  <c:v>101.8601640051791</c:v>
                </c:pt>
                <c:pt idx="124" formatCode="0.00">
                  <c:v>101.1411307725507</c:v>
                </c:pt>
                <c:pt idx="125" formatCode="0.00">
                  <c:v>101.19033232628399</c:v>
                </c:pt>
                <c:pt idx="126" formatCode="0.00">
                  <c:v>101.1428571428571</c:v>
                </c:pt>
                <c:pt idx="127" formatCode="0.00">
                  <c:v>101.3810962451446</c:v>
                </c:pt>
                <c:pt idx="128" formatCode="0.00">
                  <c:v>101.210185584808</c:v>
                </c:pt>
                <c:pt idx="129" formatCode="0.00">
                  <c:v>100.8295209322399</c:v>
                </c:pt>
                <c:pt idx="130" formatCode="0.00">
                  <c:v>100.80276219249021</c:v>
                </c:pt>
                <c:pt idx="131" formatCode="0.00">
                  <c:v>100.90548122572289</c:v>
                </c:pt>
                <c:pt idx="132" formatCode="0.00">
                  <c:v>101.0168321104877</c:v>
                </c:pt>
                <c:pt idx="133" formatCode="0.00">
                  <c:v>100.5800604229607</c:v>
                </c:pt>
                <c:pt idx="134" formatCode="0.00">
                  <c:v>100.29089339663361</c:v>
                </c:pt>
                <c:pt idx="135" formatCode="0.00">
                  <c:v>99.875701337936917</c:v>
                </c:pt>
                <c:pt idx="136" formatCode="0.00">
                  <c:v>100.3141993957704</c:v>
                </c:pt>
                <c:pt idx="137" formatCode="0.00">
                  <c:v>99.616745791972363</c:v>
                </c:pt>
                <c:pt idx="138" formatCode="0.00">
                  <c:v>100.01985325852399</c:v>
                </c:pt>
                <c:pt idx="139" formatCode="0.00">
                  <c:v>100.59646094087179</c:v>
                </c:pt>
                <c:pt idx="140" formatCode="0.00">
                  <c:v>100.6396201985326</c:v>
                </c:pt>
                <c:pt idx="141" formatCode="0.00">
                  <c:v>101.0513595166163</c:v>
                </c:pt>
                <c:pt idx="142" formatCode="0.00">
                  <c:v>101.1091929218817</c:v>
                </c:pt>
                <c:pt idx="143" formatCode="0.00">
                  <c:v>100.45835131635739</c:v>
                </c:pt>
                <c:pt idx="144" formatCode="0.00">
                  <c:v>100.6931376780319</c:v>
                </c:pt>
                <c:pt idx="145" formatCode="0.00">
                  <c:v>100.8139835994821</c:v>
                </c:pt>
                <c:pt idx="146" formatCode="0.00">
                  <c:v>101.1437203280104</c:v>
                </c:pt>
                <c:pt idx="147" formatCode="0.00">
                  <c:v>101.5891238670695</c:v>
                </c:pt>
                <c:pt idx="148" formatCode="0.00">
                  <c:v>101.83685800604231</c:v>
                </c:pt>
                <c:pt idx="149" formatCode="0.00">
                  <c:v>101.4130340958136</c:v>
                </c:pt>
                <c:pt idx="150" formatCode="0.00">
                  <c:v>101.3042727665084</c:v>
                </c:pt>
                <c:pt idx="151" formatCode="0.00">
                  <c:v>101.5899870522227</c:v>
                </c:pt>
                <c:pt idx="152" formatCode="0.00">
                  <c:v>101.79283556322829</c:v>
                </c:pt>
                <c:pt idx="153" formatCode="0.00">
                  <c:v>101.92749244712989</c:v>
                </c:pt>
                <c:pt idx="154" formatCode="0.00">
                  <c:v>102.392749244713</c:v>
                </c:pt>
                <c:pt idx="155" formatCode="0.00">
                  <c:v>102.7768666378938</c:v>
                </c:pt>
                <c:pt idx="156" formatCode="0.00">
                  <c:v>102.7846353042728</c:v>
                </c:pt>
                <c:pt idx="157" formatCode="0.00">
                  <c:v>102.6447993094519</c:v>
                </c:pt>
                <c:pt idx="158" formatCode="0.00">
                  <c:v>102.5524384980578</c:v>
                </c:pt>
                <c:pt idx="159" formatCode="0.00">
                  <c:v>102.7699611566681</c:v>
                </c:pt>
                <c:pt idx="160" formatCode="0.00">
                  <c:v>102.87613293051361</c:v>
                </c:pt>
                <c:pt idx="161" formatCode="0.00">
                  <c:v>102.8959861890375</c:v>
                </c:pt>
                <c:pt idx="162" formatCode="0.00">
                  <c:v>101.4777729823047</c:v>
                </c:pt>
                <c:pt idx="163" formatCode="0.00">
                  <c:v>101.5718601640052</c:v>
                </c:pt>
                <c:pt idx="164" formatCode="0.00">
                  <c:v>100.885627967199</c:v>
                </c:pt>
                <c:pt idx="165" formatCode="0.00">
                  <c:v>100.3651273198101</c:v>
                </c:pt>
                <c:pt idx="166" formatCode="0.00">
                  <c:v>100.7406128614588</c:v>
                </c:pt>
                <c:pt idx="167" formatCode="0.00">
                  <c:v>100.4920155373328</c:v>
                </c:pt>
                <c:pt idx="168" formatCode="0.00">
                  <c:v>100.09149762624099</c:v>
                </c:pt>
                <c:pt idx="169" formatCode="0.00">
                  <c:v>100.4592145015106</c:v>
                </c:pt>
                <c:pt idx="170" formatCode="0.00">
                  <c:v>100.4056970220112</c:v>
                </c:pt>
                <c:pt idx="171" formatCode="0.00">
                  <c:v>100.1950798446267</c:v>
                </c:pt>
                <c:pt idx="172" formatCode="0.00">
                  <c:v>100.30643072939149</c:v>
                </c:pt>
                <c:pt idx="173" formatCode="0.00">
                  <c:v>100.13206732844191</c:v>
                </c:pt>
                <c:pt idx="174" formatCode="0.00">
                  <c:v>99.884333189469118</c:v>
                </c:pt>
                <c:pt idx="175" formatCode="0.00">
                  <c:v>99.695295640915006</c:v>
                </c:pt>
                <c:pt idx="176" formatCode="0.00">
                  <c:v>99.783340526542915</c:v>
                </c:pt>
                <c:pt idx="177" formatCode="0.00">
                  <c:v>100.0207164436772</c:v>
                </c:pt>
                <c:pt idx="178" formatCode="0.00">
                  <c:v>100.5800604229607</c:v>
                </c:pt>
                <c:pt idx="179" formatCode="0.00">
                  <c:v>100.7949935261114</c:v>
                </c:pt>
                <c:pt idx="180" formatCode="0.00">
                  <c:v>100.80103582218381</c:v>
                </c:pt>
                <c:pt idx="181" formatCode="0.00">
                  <c:v>100.2011221406992</c:v>
                </c:pt>
                <c:pt idx="182" formatCode="0.00">
                  <c:v>100.1053085886923</c:v>
                </c:pt>
                <c:pt idx="183" formatCode="0.00">
                  <c:v>100.01985325852399</c:v>
                </c:pt>
                <c:pt idx="184" formatCode="0.00">
                  <c:v>99.7747086750108</c:v>
                </c:pt>
                <c:pt idx="185" formatCode="0.00">
                  <c:v>99.805783340526489</c:v>
                </c:pt>
                <c:pt idx="186" formatCode="0.00">
                  <c:v>99.975830815709912</c:v>
                </c:pt>
                <c:pt idx="187" formatCode="0.00">
                  <c:v>100.1432887354338</c:v>
                </c:pt>
                <c:pt idx="188" formatCode="0.00">
                  <c:v>100.2114803625378</c:v>
                </c:pt>
                <c:pt idx="189" formatCode="0.00">
                  <c:v>100.1148036253777</c:v>
                </c:pt>
                <c:pt idx="190" formatCode="0.00">
                  <c:v>100.8511005610704</c:v>
                </c:pt>
                <c:pt idx="191" formatCode="0.00">
                  <c:v>100.6214933103151</c:v>
                </c:pt>
                <c:pt idx="192" formatCode="0.00">
                  <c:v>101.0038843331895</c:v>
                </c:pt>
                <c:pt idx="193" formatCode="0.00">
                  <c:v>100.98575744497199</c:v>
                </c:pt>
                <c:pt idx="194" formatCode="0.00">
                  <c:v>101.62537764350451</c:v>
                </c:pt>
                <c:pt idx="195" formatCode="0.00">
                  <c:v>101.68839015968921</c:v>
                </c:pt>
                <c:pt idx="196" formatCode="0.00">
                  <c:v>101.8187311178247</c:v>
                </c:pt>
                <c:pt idx="197" formatCode="0.00">
                  <c:v>102.9728096676737</c:v>
                </c:pt>
                <c:pt idx="198" formatCode="0.00">
                  <c:v>103.3569270608545</c:v>
                </c:pt>
                <c:pt idx="199" formatCode="0.00">
                  <c:v>102.87958567112641</c:v>
                </c:pt>
                <c:pt idx="200" formatCode="0.00">
                  <c:v>102.2149331031506</c:v>
                </c:pt>
                <c:pt idx="201" formatCode="0.00">
                  <c:v>102.2045748813121</c:v>
                </c:pt>
                <c:pt idx="202" formatCode="0.00">
                  <c:v>102.22960725075529</c:v>
                </c:pt>
                <c:pt idx="203" formatCode="0.00">
                  <c:v>103.1247302546396</c:v>
                </c:pt>
                <c:pt idx="204" formatCode="0.00">
                  <c:v>102.61027190332329</c:v>
                </c:pt>
                <c:pt idx="205" formatCode="0.00">
                  <c:v>102.0336642209754</c:v>
                </c:pt>
                <c:pt idx="206" formatCode="0.00">
                  <c:v>101.8791540785498</c:v>
                </c:pt>
                <c:pt idx="207" formatCode="0.00">
                  <c:v>102.164005179111</c:v>
                </c:pt>
                <c:pt idx="208" formatCode="0.00">
                  <c:v>102.15105740181269</c:v>
                </c:pt>
                <c:pt idx="209" formatCode="0.00">
                  <c:v>102.1916271040138</c:v>
                </c:pt>
                <c:pt idx="210" formatCode="0.00">
                  <c:v>102.81484678463529</c:v>
                </c:pt>
                <c:pt idx="211" formatCode="0.00">
                  <c:v>102.8959861890375</c:v>
                </c:pt>
                <c:pt idx="212" formatCode="0.00">
                  <c:v>104.3055675442383</c:v>
                </c:pt>
                <c:pt idx="213" formatCode="0.00">
                  <c:v>104.29434613724639</c:v>
                </c:pt>
                <c:pt idx="214" formatCode="0.00">
                  <c:v>105.210185584808</c:v>
                </c:pt>
                <c:pt idx="215" formatCode="0.00">
                  <c:v>104.94950366853701</c:v>
                </c:pt>
                <c:pt idx="216" formatCode="0.00">
                  <c:v>104.8191627104014</c:v>
                </c:pt>
                <c:pt idx="217" formatCode="0.00">
                  <c:v>104.2201122140699</c:v>
                </c:pt>
                <c:pt idx="218" formatCode="0.00">
                  <c:v>104.0630125161847</c:v>
                </c:pt>
                <c:pt idx="219" formatCode="0.00">
                  <c:v>102.8226154510143</c:v>
                </c:pt>
                <c:pt idx="220" formatCode="0.00">
                  <c:v>102.1821320673284</c:v>
                </c:pt>
                <c:pt idx="221" formatCode="0.00">
                  <c:v>102.448856279672</c:v>
                </c:pt>
                <c:pt idx="222" formatCode="0.00">
                  <c:v>102.7725507121277</c:v>
                </c:pt>
                <c:pt idx="223" formatCode="0.00">
                  <c:v>102.629261976694</c:v>
                </c:pt>
                <c:pt idx="224" formatCode="0.00">
                  <c:v>103.5813552006905</c:v>
                </c:pt>
                <c:pt idx="225" formatCode="0.00">
                  <c:v>102.7104013810963</c:v>
                </c:pt>
                <c:pt idx="226" formatCode="0.00">
                  <c:v>102.7181700474752</c:v>
                </c:pt>
                <c:pt idx="227" formatCode="0.00">
                  <c:v>104.0837289598619</c:v>
                </c:pt>
                <c:pt idx="228" formatCode="0.00">
                  <c:v>104.65256797583081</c:v>
                </c:pt>
                <c:pt idx="229" formatCode="0.00">
                  <c:v>106.3228312473025</c:v>
                </c:pt>
                <c:pt idx="230" formatCode="0.00">
                  <c:v>107.1402675873975</c:v>
                </c:pt>
                <c:pt idx="231" formatCode="0.00">
                  <c:v>109.418213206733</c:v>
                </c:pt>
                <c:pt idx="232" formatCode="0.00">
                  <c:v>108.4980578334053</c:v>
                </c:pt>
                <c:pt idx="233" formatCode="0.00">
                  <c:v>107.8912386706949</c:v>
                </c:pt>
                <c:pt idx="234" formatCode="0.00">
                  <c:v>108.7682347863617</c:v>
                </c:pt>
                <c:pt idx="235" formatCode="0.00">
                  <c:v>106.8873543375054</c:v>
                </c:pt>
                <c:pt idx="236" formatCode="0.00">
                  <c:v>105.7936987483815</c:v>
                </c:pt>
                <c:pt idx="237" formatCode="0.00">
                  <c:v>105.13249892101859</c:v>
                </c:pt>
                <c:pt idx="238" formatCode="0.00">
                  <c:v>105.04186447993099</c:v>
                </c:pt>
                <c:pt idx="239" formatCode="0.00">
                  <c:v>105.76521363832541</c:v>
                </c:pt>
                <c:pt idx="240" formatCode="0.00">
                  <c:v>105.16443677168751</c:v>
                </c:pt>
                <c:pt idx="241" formatCode="0.00">
                  <c:v>106.7941303409582</c:v>
                </c:pt>
                <c:pt idx="242" formatCode="0.00">
                  <c:v>106.09840310746659</c:v>
                </c:pt>
                <c:pt idx="243" formatCode="0.00">
                  <c:v>106.9883470004316</c:v>
                </c:pt>
                <c:pt idx="244" formatCode="0.00">
                  <c:v>105.7358653431161</c:v>
                </c:pt>
                <c:pt idx="245" formatCode="0.00">
                  <c:v>104.5714285714286</c:v>
                </c:pt>
                <c:pt idx="246" formatCode="0.00">
                  <c:v>105.03323262839881</c:v>
                </c:pt>
                <c:pt idx="247" formatCode="0.00">
                  <c:v>104.42555028053521</c:v>
                </c:pt>
                <c:pt idx="248" formatCode="0.00">
                  <c:v>104.6189037548554</c:v>
                </c:pt>
                <c:pt idx="249" formatCode="0.00">
                  <c:v>105.0858869227449</c:v>
                </c:pt>
                <c:pt idx="250" formatCode="0.00">
                  <c:v>104.7406128614588</c:v>
                </c:pt>
                <c:pt idx="251" formatCode="0.00">
                  <c:v>105.6521363832542</c:v>
                </c:pt>
                <c:pt idx="252" formatCode="0.00">
                  <c:v>106.1588260681916</c:v>
                </c:pt>
                <c:pt idx="253" formatCode="0.00">
                  <c:v>105.0030211480363</c:v>
                </c:pt>
                <c:pt idx="254" formatCode="0.00">
                  <c:v>105.1126456624946</c:v>
                </c:pt>
                <c:pt idx="255" formatCode="0.00">
                  <c:v>106.4782045748813</c:v>
                </c:pt>
                <c:pt idx="256" formatCode="0.00">
                  <c:v>106.6387570133794</c:v>
                </c:pt>
                <c:pt idx="257" formatCode="0.00">
                  <c:v>106.38670694864049</c:v>
                </c:pt>
                <c:pt idx="258" formatCode="0.00">
                  <c:v>106.544669831679</c:v>
                </c:pt>
                <c:pt idx="259" formatCode="0.00">
                  <c:v>105.6417781614156</c:v>
                </c:pt>
                <c:pt idx="260" formatCode="0.00">
                  <c:v>105.32326283987911</c:v>
                </c:pt>
                <c:pt idx="261" formatCode="0.00">
                  <c:v>104.68191627104019</c:v>
                </c:pt>
                <c:pt idx="262" formatCode="0.00">
                  <c:v>104.8467846353043</c:v>
                </c:pt>
                <c:pt idx="263" formatCode="0.00">
                  <c:v>105.6694000863185</c:v>
                </c:pt>
                <c:pt idx="264" formatCode="0.00">
                  <c:v>105.79110919292189</c:v>
                </c:pt>
                <c:pt idx="265" formatCode="0.00">
                  <c:v>105.2956409149763</c:v>
                </c:pt>
                <c:pt idx="266" formatCode="0.00">
                  <c:v>105.9456193353475</c:v>
                </c:pt>
                <c:pt idx="267" formatCode="0.00">
                  <c:v>105.2697453603798</c:v>
                </c:pt>
                <c:pt idx="268" formatCode="0.00">
                  <c:v>105.226586102719</c:v>
                </c:pt>
                <c:pt idx="269" formatCode="0.00">
                  <c:v>105.61501942166601</c:v>
                </c:pt>
                <c:pt idx="270" formatCode="0.00">
                  <c:v>105.5226586102719</c:v>
                </c:pt>
                <c:pt idx="271" formatCode="0.00">
                  <c:v>105.9041864479931</c:v>
                </c:pt>
                <c:pt idx="272" formatCode="0.00">
                  <c:v>106.21061717738451</c:v>
                </c:pt>
                <c:pt idx="273" formatCode="0.00">
                  <c:v>106.3297367285282</c:v>
                </c:pt>
                <c:pt idx="274" formatCode="0.00">
                  <c:v>105.83858437634871</c:v>
                </c:pt>
                <c:pt idx="275" formatCode="0.00">
                  <c:v>105.6063875701338</c:v>
                </c:pt>
                <c:pt idx="276" formatCode="0.00">
                  <c:v>105.92576607682351</c:v>
                </c:pt>
                <c:pt idx="277" formatCode="0.00">
                  <c:v>106.4160552438498</c:v>
                </c:pt>
                <c:pt idx="278" formatCode="0.00">
                  <c:v>107.26370306430729</c:v>
                </c:pt>
                <c:pt idx="279" formatCode="0.00">
                  <c:v>107.2248597324126</c:v>
                </c:pt>
                <c:pt idx="280" formatCode="0.00">
                  <c:v>106.3599482088908</c:v>
                </c:pt>
                <c:pt idx="281" formatCode="0.00">
                  <c:v>106.8769961156668</c:v>
                </c:pt>
                <c:pt idx="282" formatCode="0.00">
                  <c:v>106.5714285714286</c:v>
                </c:pt>
                <c:pt idx="283" formatCode="0.00">
                  <c:v>106.80276219249021</c:v>
                </c:pt>
                <c:pt idx="284" formatCode="0.00">
                  <c:v>105.7410444540354</c:v>
                </c:pt>
                <c:pt idx="285" formatCode="0.00">
                  <c:v>105.7747086750108</c:v>
                </c:pt>
                <c:pt idx="286" formatCode="0.00">
                  <c:v>105.0306430729391</c:v>
                </c:pt>
                <c:pt idx="287" formatCode="0.00">
                  <c:v>105.2248597324126</c:v>
                </c:pt>
                <c:pt idx="288" formatCode="0.00">
                  <c:v>104.2235649546828</c:v>
                </c:pt>
                <c:pt idx="289" formatCode="0.00">
                  <c:v>104.003452740613</c:v>
                </c:pt>
                <c:pt idx="290" formatCode="0.00">
                  <c:v>103.40353905912821</c:v>
                </c:pt>
                <c:pt idx="291" formatCode="0.00">
                  <c:v>102.8312473025464</c:v>
                </c:pt>
                <c:pt idx="292" formatCode="0.00">
                  <c:v>103.3034095813552</c:v>
                </c:pt>
                <c:pt idx="293" formatCode="0.00">
                  <c:v>103.9404402244281</c:v>
                </c:pt>
                <c:pt idx="294" formatCode="0.00">
                  <c:v>104.9892101855848</c:v>
                </c:pt>
                <c:pt idx="295" formatCode="0.00">
                  <c:v>104.1950798446266</c:v>
                </c:pt>
                <c:pt idx="296" formatCode="0.00">
                  <c:v>104.7880880448856</c:v>
                </c:pt>
                <c:pt idx="297" formatCode="0.00">
                  <c:v>104.2952093223997</c:v>
                </c:pt>
                <c:pt idx="298" formatCode="0.00">
                  <c:v>104.43763487268021</c:v>
                </c:pt>
                <c:pt idx="299" formatCode="0.00">
                  <c:v>104.9331031506258</c:v>
                </c:pt>
                <c:pt idx="300" formatCode="0.00">
                  <c:v>104.35908502373761</c:v>
                </c:pt>
                <c:pt idx="301" formatCode="0.00">
                  <c:v>103.554596460941</c:v>
                </c:pt>
                <c:pt idx="302" formatCode="0.00">
                  <c:v>103.98359948208901</c:v>
                </c:pt>
                <c:pt idx="303" formatCode="0.00">
                  <c:v>103.64091497626239</c:v>
                </c:pt>
                <c:pt idx="304" formatCode="0.00">
                  <c:v>103.4760466119983</c:v>
                </c:pt>
                <c:pt idx="305" formatCode="0.00">
                  <c:v>103.8187311178247</c:v>
                </c:pt>
              </c:numCache>
            </c:numRef>
          </c:val>
          <c:smooth val="0"/>
          <c:extLst xmlns:c16r2="http://schemas.microsoft.com/office/drawing/2015/06/chart">
            <c:ext xmlns:c16="http://schemas.microsoft.com/office/drawing/2014/chart" uri="{C3380CC4-5D6E-409C-BE32-E72D297353CC}">
              <c16:uniqueId val="{00000005-2F22-43FB-8E51-2FE28CB4E0C3}"/>
            </c:ext>
          </c:extLst>
        </c:ser>
        <c:ser>
          <c:idx val="6"/>
          <c:order val="6"/>
          <c:tx>
            <c:strRef>
              <c:f>Currency!$V$350</c:f>
              <c:strCache>
                <c:ptCount val="1"/>
                <c:pt idx="0">
                  <c:v>Pound</c:v>
                </c:pt>
              </c:strCache>
            </c:strRef>
          </c:tx>
          <c:spPr>
            <a:ln w="28575" cap="rnd">
              <a:solidFill>
                <a:schemeClr val="accent1">
                  <a:lumMod val="60000"/>
                </a:schemeClr>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Currency!$V$351:$V$656</c:f>
              <c:numCache>
                <c:formatCode>General</c:formatCode>
                <c:ptCount val="306"/>
                <c:pt idx="43" formatCode="0.00">
                  <c:v>100</c:v>
                </c:pt>
                <c:pt idx="44" formatCode="0.00">
                  <c:v>100.4697219753714</c:v>
                </c:pt>
                <c:pt idx="45" formatCode="0.00">
                  <c:v>100.6347594261775</c:v>
                </c:pt>
                <c:pt idx="46" formatCode="0.00">
                  <c:v>100.95213913926619</c:v>
                </c:pt>
                <c:pt idx="47" formatCode="0.00">
                  <c:v>100.88866319664849</c:v>
                </c:pt>
                <c:pt idx="48" formatCode="0.00">
                  <c:v>101.4726418687317</c:v>
                </c:pt>
                <c:pt idx="49" formatCode="0.00">
                  <c:v>101.42186111463759</c:v>
                </c:pt>
                <c:pt idx="50" formatCode="0.00">
                  <c:v>101.82810714739109</c:v>
                </c:pt>
                <c:pt idx="51" formatCode="0.00">
                  <c:v>101.4472514916847</c:v>
                </c:pt>
                <c:pt idx="52" formatCode="0.00">
                  <c:v>101.39647073759041</c:v>
                </c:pt>
                <c:pt idx="53" formatCode="0.00">
                  <c:v>101.01561508188399</c:v>
                </c:pt>
                <c:pt idx="54" formatCode="0.00">
                  <c:v>101.4726418687317</c:v>
                </c:pt>
                <c:pt idx="55" formatCode="0.00">
                  <c:v>102.23435318014479</c:v>
                </c:pt>
                <c:pt idx="56" formatCode="0.00">
                  <c:v>101.9804494096738</c:v>
                </c:pt>
                <c:pt idx="57" formatCode="0.00">
                  <c:v>101.7265456392028</c:v>
                </c:pt>
                <c:pt idx="58" formatCode="0.00">
                  <c:v>101.5361178113495</c:v>
                </c:pt>
                <c:pt idx="59" formatCode="0.00">
                  <c:v>101.7265456392028</c:v>
                </c:pt>
                <c:pt idx="60" formatCode="0.00">
                  <c:v>102.056620540815</c:v>
                </c:pt>
                <c:pt idx="61" formatCode="0.00">
                  <c:v>101.5615081883966</c:v>
                </c:pt>
                <c:pt idx="62" formatCode="0.00">
                  <c:v>101.9931445981973</c:v>
                </c:pt>
                <c:pt idx="63" formatCode="0.00">
                  <c:v>102.5263425161863</c:v>
                </c:pt>
                <c:pt idx="64" formatCode="0.00">
                  <c:v>103.9101180652533</c:v>
                </c:pt>
                <c:pt idx="65" formatCode="0.00">
                  <c:v>104.341754475054</c:v>
                </c:pt>
                <c:pt idx="66" formatCode="0.00">
                  <c:v>103.948203630824</c:v>
                </c:pt>
                <c:pt idx="67" formatCode="0.00">
                  <c:v>104.5321823029072</c:v>
                </c:pt>
                <c:pt idx="68" formatCode="0.00">
                  <c:v>104.51948711438359</c:v>
                </c:pt>
                <c:pt idx="69" formatCode="0.00">
                  <c:v>104.4433159832424</c:v>
                </c:pt>
                <c:pt idx="70" formatCode="0.00">
                  <c:v>104.4940967373366</c:v>
                </c:pt>
                <c:pt idx="71" formatCode="0.00">
                  <c:v>104.4433159832424</c:v>
                </c:pt>
                <c:pt idx="72" formatCode="0.00">
                  <c:v>104.58296305700139</c:v>
                </c:pt>
                <c:pt idx="73" formatCode="0.00">
                  <c:v>105.1669417290847</c:v>
                </c:pt>
                <c:pt idx="74" formatCode="0.00">
                  <c:v>105.11616097499051</c:v>
                </c:pt>
                <c:pt idx="75" formatCode="0.00">
                  <c:v>105.24311286022601</c:v>
                </c:pt>
                <c:pt idx="76" formatCode="0.00">
                  <c:v>105.26850323727309</c:v>
                </c:pt>
                <c:pt idx="77" formatCode="0.00">
                  <c:v>104.79878126190169</c:v>
                </c:pt>
                <c:pt idx="78" formatCode="0.00">
                  <c:v>104.4433159832424</c:v>
                </c:pt>
                <c:pt idx="79" formatCode="0.00">
                  <c:v>104.5956582455249</c:v>
                </c:pt>
                <c:pt idx="80" formatCode="0.00">
                  <c:v>104.30366890948331</c:v>
                </c:pt>
                <c:pt idx="81" formatCode="0.00">
                  <c:v>104.5321823029072</c:v>
                </c:pt>
                <c:pt idx="82" formatCode="0.00">
                  <c:v>103.6054335406881</c:v>
                </c:pt>
                <c:pt idx="83" formatCode="0.00">
                  <c:v>103.4784816554526</c:v>
                </c:pt>
                <c:pt idx="84" formatCode="0.00">
                  <c:v>103.7958613685413</c:v>
                </c:pt>
                <c:pt idx="85" formatCode="0.00">
                  <c:v>103.2499682620287</c:v>
                </c:pt>
                <c:pt idx="86" formatCode="0.00">
                  <c:v>103.7577758029707</c:v>
                </c:pt>
                <c:pt idx="87" formatCode="0.00">
                  <c:v>104.0751555160594</c:v>
                </c:pt>
                <c:pt idx="88" formatCode="0.00">
                  <c:v>104.3544496635775</c:v>
                </c:pt>
                <c:pt idx="89" formatCode="0.00">
                  <c:v>105.128856163514</c:v>
                </c:pt>
                <c:pt idx="90" formatCode="0.00">
                  <c:v>104.98920908975499</c:v>
                </c:pt>
                <c:pt idx="91" formatCode="0.00">
                  <c:v>103.98628919639459</c:v>
                </c:pt>
                <c:pt idx="92" formatCode="0.00">
                  <c:v>103.08493081122251</c:v>
                </c:pt>
                <c:pt idx="93" formatCode="0.00">
                  <c:v>103.30074901612289</c:v>
                </c:pt>
                <c:pt idx="94" formatCode="0.00">
                  <c:v>102.818331852228</c:v>
                </c:pt>
                <c:pt idx="95" formatCode="0.00">
                  <c:v>102.8437222292751</c:v>
                </c:pt>
                <c:pt idx="96" formatCode="0.00">
                  <c:v>103.0595404341755</c:v>
                </c:pt>
                <c:pt idx="97" formatCode="0.00">
                  <c:v>102.80563666370441</c:v>
                </c:pt>
                <c:pt idx="98" formatCode="0.00">
                  <c:v>101.8408023359147</c:v>
                </c:pt>
                <c:pt idx="99" formatCode="0.00">
                  <c:v>102.1581820490034</c:v>
                </c:pt>
                <c:pt idx="100" formatCode="0.00">
                  <c:v>101.5361178113495</c:v>
                </c:pt>
                <c:pt idx="101" formatCode="0.00">
                  <c:v>101.7265456392028</c:v>
                </c:pt>
                <c:pt idx="102" formatCode="0.00">
                  <c:v>101.6376793195379</c:v>
                </c:pt>
                <c:pt idx="103" formatCode="0.00">
                  <c:v>101.67576488510851</c:v>
                </c:pt>
                <c:pt idx="104" formatCode="0.00">
                  <c:v>102.1074012949092</c:v>
                </c:pt>
                <c:pt idx="105" formatCode="0.00">
                  <c:v>101.663069696585</c:v>
                </c:pt>
                <c:pt idx="106" formatCode="0.00">
                  <c:v>102.7548559096103</c:v>
                </c:pt>
                <c:pt idx="107" formatCode="0.00">
                  <c:v>102.9198933604164</c:v>
                </c:pt>
                <c:pt idx="108" formatCode="0.00">
                  <c:v>103.1230163767932</c:v>
                </c:pt>
                <c:pt idx="109" formatCode="0.00">
                  <c:v>103.2880538275993</c:v>
                </c:pt>
                <c:pt idx="110" formatCode="0.00">
                  <c:v>103.072235622699</c:v>
                </c:pt>
                <c:pt idx="111" formatCode="0.00">
                  <c:v>103.1357115653168</c:v>
                </c:pt>
                <c:pt idx="112" formatCode="0.00">
                  <c:v>102.61520883585121</c:v>
                </c:pt>
                <c:pt idx="113" formatCode="0.00">
                  <c:v>102.9706741145106</c:v>
                </c:pt>
                <c:pt idx="114" formatCode="0.00">
                  <c:v>103.072235622699</c:v>
                </c:pt>
                <c:pt idx="115" formatCode="0.00">
                  <c:v>103.9355084423004</c:v>
                </c:pt>
                <c:pt idx="116" formatCode="0.00">
                  <c:v>104.0370699504888</c:v>
                </c:pt>
                <c:pt idx="117" formatCode="0.00">
                  <c:v>102.4120858194744</c:v>
                </c:pt>
                <c:pt idx="118" formatCode="0.00">
                  <c:v>100.2285133934239</c:v>
                </c:pt>
                <c:pt idx="119" formatCode="0.00">
                  <c:v>101.0029198933604</c:v>
                </c:pt>
                <c:pt idx="120" formatCode="0.00">
                  <c:v>99.530278024628643</c:v>
                </c:pt>
                <c:pt idx="121" formatCode="0.00">
                  <c:v>98.819347467309882</c:v>
                </c:pt>
                <c:pt idx="122" formatCode="0.00">
                  <c:v>98.806652278786316</c:v>
                </c:pt>
                <c:pt idx="123" formatCode="0.00">
                  <c:v>98.184588041132415</c:v>
                </c:pt>
                <c:pt idx="124" formatCode="0.00">
                  <c:v>97.841817950996585</c:v>
                </c:pt>
                <c:pt idx="125" formatCode="0.00">
                  <c:v>98.032245778849813</c:v>
                </c:pt>
                <c:pt idx="126" formatCode="0.00">
                  <c:v>98.603529262409552</c:v>
                </c:pt>
                <c:pt idx="127" formatCode="0.00">
                  <c:v>98.793957090262793</c:v>
                </c:pt>
                <c:pt idx="128" formatCode="0.00">
                  <c:v>99.035165672210255</c:v>
                </c:pt>
                <c:pt idx="129" formatCode="0.00">
                  <c:v>98.692395582074354</c:v>
                </c:pt>
                <c:pt idx="130" formatCode="0.00">
                  <c:v>98.743176336168574</c:v>
                </c:pt>
                <c:pt idx="131" formatCode="0.00">
                  <c:v>98.667005205027323</c:v>
                </c:pt>
                <c:pt idx="132" formatCode="0.00">
                  <c:v>98.108416909991107</c:v>
                </c:pt>
                <c:pt idx="133" formatCode="0.00">
                  <c:v>98.121112098514644</c:v>
                </c:pt>
                <c:pt idx="134" formatCode="0.00">
                  <c:v>98.41310143455631</c:v>
                </c:pt>
                <c:pt idx="135" formatCode="0.00">
                  <c:v>98.628919639456626</c:v>
                </c:pt>
                <c:pt idx="136" formatCode="0.00">
                  <c:v>98.730481147645008</c:v>
                </c:pt>
                <c:pt idx="137" formatCode="0.00">
                  <c:v>99.060556049257343</c:v>
                </c:pt>
                <c:pt idx="138" formatCode="0.00">
                  <c:v>99.403326139393172</c:v>
                </c:pt>
                <c:pt idx="139" formatCode="0.00">
                  <c:v>98.730481147645008</c:v>
                </c:pt>
                <c:pt idx="140" formatCode="0.00">
                  <c:v>98.743176336168574</c:v>
                </c:pt>
                <c:pt idx="141" formatCode="0.00">
                  <c:v>98.870128221404073</c:v>
                </c:pt>
                <c:pt idx="142" formatCode="0.00">
                  <c:v>98.565443696838912</c:v>
                </c:pt>
                <c:pt idx="143" formatCode="0.00">
                  <c:v>98.349625491938596</c:v>
                </c:pt>
                <c:pt idx="144" formatCode="0.00">
                  <c:v>97.917989082137893</c:v>
                </c:pt>
                <c:pt idx="145" formatCode="0.00">
                  <c:v>98.209978418179489</c:v>
                </c:pt>
                <c:pt idx="146" formatCode="0.00">
                  <c:v>98.235368795226606</c:v>
                </c:pt>
                <c:pt idx="147" formatCode="0.00">
                  <c:v>98.387711057509165</c:v>
                </c:pt>
                <c:pt idx="148" formatCode="0.00">
                  <c:v>98.984384918116035</c:v>
                </c:pt>
                <c:pt idx="149" formatCode="0.00">
                  <c:v>98.489272565697632</c:v>
                </c:pt>
                <c:pt idx="150" formatCode="0.00">
                  <c:v>98.692395582074354</c:v>
                </c:pt>
                <c:pt idx="151" formatCode="0.00">
                  <c:v>98.527358131268244</c:v>
                </c:pt>
                <c:pt idx="152" formatCode="0.00">
                  <c:v>98.362320680462133</c:v>
                </c:pt>
                <c:pt idx="153" formatCode="0.00">
                  <c:v>98.171892852608778</c:v>
                </c:pt>
                <c:pt idx="154" formatCode="0.00">
                  <c:v>98.159197664085312</c:v>
                </c:pt>
                <c:pt idx="155" formatCode="0.00">
                  <c:v>97.600609369049167</c:v>
                </c:pt>
                <c:pt idx="156" formatCode="0.00">
                  <c:v>96.965849942871657</c:v>
                </c:pt>
                <c:pt idx="157" formatCode="0.00">
                  <c:v>96.496127967500357</c:v>
                </c:pt>
                <c:pt idx="158" formatCode="0.00">
                  <c:v>96.661165418306453</c:v>
                </c:pt>
                <c:pt idx="159" formatCode="0.00">
                  <c:v>96.546908721594505</c:v>
                </c:pt>
                <c:pt idx="160" formatCode="0.00">
                  <c:v>96.305700139647058</c:v>
                </c:pt>
                <c:pt idx="161" formatCode="0.00">
                  <c:v>96.381871270788352</c:v>
                </c:pt>
                <c:pt idx="162" formatCode="0.00">
                  <c:v>96.838898057636115</c:v>
                </c:pt>
                <c:pt idx="163" formatCode="0.00">
                  <c:v>95.290085057763108</c:v>
                </c:pt>
                <c:pt idx="164" formatCode="0.00">
                  <c:v>95.264694680716005</c:v>
                </c:pt>
                <c:pt idx="165" formatCode="0.00">
                  <c:v>96.68655579535357</c:v>
                </c:pt>
                <c:pt idx="166" formatCode="0.00">
                  <c:v>97.029325885489371</c:v>
                </c:pt>
                <c:pt idx="167" formatCode="0.00">
                  <c:v>97.346705598578154</c:v>
                </c:pt>
                <c:pt idx="168" formatCode="0.00">
                  <c:v>97.499047860860742</c:v>
                </c:pt>
                <c:pt idx="169" formatCode="0.00">
                  <c:v>98.159197664085312</c:v>
                </c:pt>
                <c:pt idx="170" formatCode="0.00">
                  <c:v>97.892598705090748</c:v>
                </c:pt>
                <c:pt idx="171" formatCode="0.00">
                  <c:v>97.968769836232084</c:v>
                </c:pt>
                <c:pt idx="172" formatCode="0.00">
                  <c:v>97.587914180525587</c:v>
                </c:pt>
                <c:pt idx="173" formatCode="0.00">
                  <c:v>96.978545131395208</c:v>
                </c:pt>
                <c:pt idx="174" formatCode="0.00">
                  <c:v>96.762726926494821</c:v>
                </c:pt>
                <c:pt idx="175" formatCode="0.00">
                  <c:v>95.696331090516665</c:v>
                </c:pt>
                <c:pt idx="176" formatCode="0.00">
                  <c:v>95.772502221657973</c:v>
                </c:pt>
                <c:pt idx="177" formatCode="0.00">
                  <c:v>96.648470229782887</c:v>
                </c:pt>
                <c:pt idx="178" formatCode="0.00">
                  <c:v>96.991240319918802</c:v>
                </c:pt>
                <c:pt idx="179" formatCode="0.00">
                  <c:v>96.483432778976749</c:v>
                </c:pt>
                <c:pt idx="180" formatCode="0.00">
                  <c:v>96.711946172400644</c:v>
                </c:pt>
                <c:pt idx="181" formatCode="0.00">
                  <c:v>96.876983623206812</c:v>
                </c:pt>
                <c:pt idx="182" formatCode="0.00">
                  <c:v>97.194363336295538</c:v>
                </c:pt>
                <c:pt idx="183" formatCode="0.00">
                  <c:v>97.194363336295538</c:v>
                </c:pt>
                <c:pt idx="184" formatCode="0.00">
                  <c:v>97.689475688713983</c:v>
                </c:pt>
                <c:pt idx="185" formatCode="0.00">
                  <c:v>97.486352672337205</c:v>
                </c:pt>
                <c:pt idx="186" formatCode="0.00">
                  <c:v>97.397486352672317</c:v>
                </c:pt>
                <c:pt idx="187" formatCode="0.00">
                  <c:v>97.092801828107156</c:v>
                </c:pt>
                <c:pt idx="188" formatCode="0.00">
                  <c:v>97.473657483813653</c:v>
                </c:pt>
                <c:pt idx="189" formatCode="0.00">
                  <c:v>97.664085311666852</c:v>
                </c:pt>
                <c:pt idx="190" formatCode="0.00">
                  <c:v>97.308620033007486</c:v>
                </c:pt>
                <c:pt idx="191" formatCode="0.00">
                  <c:v>96.699250983877135</c:v>
                </c:pt>
                <c:pt idx="192" formatCode="0.00">
                  <c:v>96.838898057636115</c:v>
                </c:pt>
                <c:pt idx="193" formatCode="0.00">
                  <c:v>97.080106639583576</c:v>
                </c:pt>
                <c:pt idx="194" formatCode="0.00">
                  <c:v>97.207058524819104</c:v>
                </c:pt>
                <c:pt idx="195" formatCode="0.00">
                  <c:v>97.651390123143301</c:v>
                </c:pt>
                <c:pt idx="196" formatCode="0.00">
                  <c:v>97.562523803478484</c:v>
                </c:pt>
                <c:pt idx="197" formatCode="0.00">
                  <c:v>96.953154754348134</c:v>
                </c:pt>
                <c:pt idx="198" formatCode="0.00">
                  <c:v>96.204138631458676</c:v>
                </c:pt>
                <c:pt idx="199" formatCode="0.00">
                  <c:v>97.613304557572675</c:v>
                </c:pt>
                <c:pt idx="200" formatCode="0.00">
                  <c:v>97.410181541195897</c:v>
                </c:pt>
                <c:pt idx="201" formatCode="0.00">
                  <c:v>97.613304557572675</c:v>
                </c:pt>
                <c:pt idx="202" formatCode="0.00">
                  <c:v>98.159197664085312</c:v>
                </c:pt>
                <c:pt idx="203" formatCode="0.00">
                  <c:v>98.400406246032773</c:v>
                </c:pt>
                <c:pt idx="204" formatCode="0.00">
                  <c:v>98.33693030341496</c:v>
                </c:pt>
                <c:pt idx="205" formatCode="0.00">
                  <c:v>98.032245778849813</c:v>
                </c:pt>
                <c:pt idx="206" formatCode="0.00">
                  <c:v>97.917989082137893</c:v>
                </c:pt>
                <c:pt idx="207" formatCode="0.00">
                  <c:v>97.232448901866178</c:v>
                </c:pt>
                <c:pt idx="208" formatCode="0.00">
                  <c:v>97.346705598578154</c:v>
                </c:pt>
                <c:pt idx="209" formatCode="0.00">
                  <c:v>97.562523803478484</c:v>
                </c:pt>
                <c:pt idx="210" formatCode="0.00">
                  <c:v>97.625999746096213</c:v>
                </c:pt>
                <c:pt idx="211" formatCode="0.00">
                  <c:v>98.260759172273708</c:v>
                </c:pt>
                <c:pt idx="212" formatCode="0.00">
                  <c:v>98.578138885362449</c:v>
                </c:pt>
                <c:pt idx="213" formatCode="0.00">
                  <c:v>97.854513139520108</c:v>
                </c:pt>
                <c:pt idx="214" formatCode="0.00">
                  <c:v>98.121112098514644</c:v>
                </c:pt>
                <c:pt idx="215" formatCode="0.00">
                  <c:v>97.562523803478484</c:v>
                </c:pt>
                <c:pt idx="216" formatCode="0.00">
                  <c:v>98.349625491938596</c:v>
                </c:pt>
                <c:pt idx="217" formatCode="0.00">
                  <c:v>98.552748508315346</c:v>
                </c:pt>
                <c:pt idx="218" formatCode="0.00">
                  <c:v>99.479497270534424</c:v>
                </c:pt>
                <c:pt idx="219" formatCode="0.00">
                  <c:v>99.111336803351463</c:v>
                </c:pt>
                <c:pt idx="220" formatCode="0.00">
                  <c:v>99.098641614827983</c:v>
                </c:pt>
                <c:pt idx="221" formatCode="0.00">
                  <c:v>98.857433032880493</c:v>
                </c:pt>
                <c:pt idx="222" formatCode="0.00">
                  <c:v>98.095721721467584</c:v>
                </c:pt>
                <c:pt idx="223" formatCode="0.00">
                  <c:v>97.638694934619778</c:v>
                </c:pt>
                <c:pt idx="224" formatCode="0.00">
                  <c:v>96.750031737971284</c:v>
                </c:pt>
                <c:pt idx="225" formatCode="0.00">
                  <c:v>98.197283229655966</c:v>
                </c:pt>
                <c:pt idx="226" formatCode="0.00">
                  <c:v>98.793957090262793</c:v>
                </c:pt>
                <c:pt idx="227" formatCode="0.00">
                  <c:v>100.5712834835598</c:v>
                </c:pt>
                <c:pt idx="228" formatCode="0.00">
                  <c:v>102.80563666370441</c:v>
                </c:pt>
                <c:pt idx="229" formatCode="0.00">
                  <c:v>103.77047099149419</c:v>
                </c:pt>
                <c:pt idx="230" formatCode="0.00">
                  <c:v>105.0019042782785</c:v>
                </c:pt>
                <c:pt idx="231" formatCode="0.00">
                  <c:v>109.0135838517202</c:v>
                </c:pt>
                <c:pt idx="232" formatCode="0.00">
                  <c:v>109.8895518598451</c:v>
                </c:pt>
                <c:pt idx="233" formatCode="0.00">
                  <c:v>109.1659261140028</c:v>
                </c:pt>
                <c:pt idx="234" formatCode="0.00">
                  <c:v>109.83877110575089</c:v>
                </c:pt>
                <c:pt idx="235" formatCode="0.00">
                  <c:v>108.27726291735431</c:v>
                </c:pt>
                <c:pt idx="236" formatCode="0.00">
                  <c:v>107.5663323600355</c:v>
                </c:pt>
                <c:pt idx="237" formatCode="0.00">
                  <c:v>104.4940967373366</c:v>
                </c:pt>
                <c:pt idx="238" formatCode="0.00">
                  <c:v>102.2851339342389</c:v>
                </c:pt>
                <c:pt idx="239" formatCode="0.00">
                  <c:v>102.48825695061571</c:v>
                </c:pt>
                <c:pt idx="240" formatCode="0.00">
                  <c:v>102.3866954424273</c:v>
                </c:pt>
                <c:pt idx="241" formatCode="0.00">
                  <c:v>102.4374761965215</c:v>
                </c:pt>
                <c:pt idx="242" formatCode="0.00">
                  <c:v>102.67868477846891</c:v>
                </c:pt>
                <c:pt idx="243" formatCode="0.00">
                  <c:v>103.83394693411191</c:v>
                </c:pt>
                <c:pt idx="244" formatCode="0.00">
                  <c:v>103.1611019423639</c:v>
                </c:pt>
                <c:pt idx="245" formatCode="0.00">
                  <c:v>102.907198171893</c:v>
                </c:pt>
                <c:pt idx="246" formatCode="0.00">
                  <c:v>102.33591468833311</c:v>
                </c:pt>
                <c:pt idx="247" formatCode="0.00">
                  <c:v>101.9804494096738</c:v>
                </c:pt>
                <c:pt idx="248" formatCode="0.00">
                  <c:v>101.7265456392028</c:v>
                </c:pt>
                <c:pt idx="249" formatCode="0.00">
                  <c:v>101.409165926114</c:v>
                </c:pt>
                <c:pt idx="250" formatCode="0.00">
                  <c:v>100.6982353687952</c:v>
                </c:pt>
                <c:pt idx="251" formatCode="0.00">
                  <c:v>101.244128475308</c:v>
                </c:pt>
                <c:pt idx="252" formatCode="0.00">
                  <c:v>102.056620540815</c:v>
                </c:pt>
                <c:pt idx="253" formatCode="0.00">
                  <c:v>101.5742033769202</c:v>
                </c:pt>
                <c:pt idx="254" formatCode="0.00">
                  <c:v>101.8408023359147</c:v>
                </c:pt>
                <c:pt idx="255" formatCode="0.00">
                  <c:v>103.465786466929</c:v>
                </c:pt>
                <c:pt idx="256" formatCode="0.00">
                  <c:v>103.1230163767932</c:v>
                </c:pt>
                <c:pt idx="257" formatCode="0.00">
                  <c:v>102.70407515551609</c:v>
                </c:pt>
                <c:pt idx="258" formatCode="0.00">
                  <c:v>102.95797892598711</c:v>
                </c:pt>
                <c:pt idx="259" formatCode="0.00">
                  <c:v>102.36130506538029</c:v>
                </c:pt>
                <c:pt idx="260" formatCode="0.00">
                  <c:v>102.14548686047991</c:v>
                </c:pt>
                <c:pt idx="261" formatCode="0.00">
                  <c:v>102.0947061063857</c:v>
                </c:pt>
                <c:pt idx="262" formatCode="0.00">
                  <c:v>100.901358385172</c:v>
                </c:pt>
                <c:pt idx="263" formatCode="0.00">
                  <c:v>101.4472514916847</c:v>
                </c:pt>
                <c:pt idx="264" formatCode="0.00">
                  <c:v>102.0947061063857</c:v>
                </c:pt>
                <c:pt idx="265" formatCode="0.00">
                  <c:v>102.0439253522915</c:v>
                </c:pt>
                <c:pt idx="266" formatCode="0.00">
                  <c:v>102.7294655325632</c:v>
                </c:pt>
                <c:pt idx="267" formatCode="0.00">
                  <c:v>102.74216072108671</c:v>
                </c:pt>
                <c:pt idx="268" formatCode="0.00">
                  <c:v>102.1962676145741</c:v>
                </c:pt>
                <c:pt idx="269" formatCode="0.00">
                  <c:v>102.8437222292751</c:v>
                </c:pt>
                <c:pt idx="270" formatCode="0.00">
                  <c:v>103.2880538275993</c:v>
                </c:pt>
                <c:pt idx="271" formatCode="0.00">
                  <c:v>103.83394693411191</c:v>
                </c:pt>
                <c:pt idx="272" formatCode="0.00">
                  <c:v>104.087850704583</c:v>
                </c:pt>
                <c:pt idx="273" formatCode="0.00">
                  <c:v>104.7480005078076</c:v>
                </c:pt>
                <c:pt idx="274" formatCode="0.00">
                  <c:v>104.227497778342</c:v>
                </c:pt>
                <c:pt idx="275" formatCode="0.00">
                  <c:v>103.6308239177352</c:v>
                </c:pt>
                <c:pt idx="276" formatCode="0.00">
                  <c:v>103.8085565570648</c:v>
                </c:pt>
                <c:pt idx="277" formatCode="0.00">
                  <c:v>103.8085565570648</c:v>
                </c:pt>
                <c:pt idx="278" formatCode="0.00">
                  <c:v>104.316364098007</c:v>
                </c:pt>
                <c:pt idx="279" formatCode="0.00">
                  <c:v>104.17671702424779</c:v>
                </c:pt>
                <c:pt idx="280" formatCode="0.00">
                  <c:v>102.9198933604164</c:v>
                </c:pt>
                <c:pt idx="281" formatCode="0.00">
                  <c:v>103.7196902374</c:v>
                </c:pt>
                <c:pt idx="282" formatCode="0.00">
                  <c:v>102.89450298336931</c:v>
                </c:pt>
                <c:pt idx="283" formatCode="0.00">
                  <c:v>103.0595404341755</c:v>
                </c:pt>
                <c:pt idx="284" formatCode="0.00">
                  <c:v>101.6376793195379</c:v>
                </c:pt>
                <c:pt idx="285" formatCode="0.00">
                  <c:v>101.155262155643</c:v>
                </c:pt>
                <c:pt idx="286" formatCode="0.00">
                  <c:v>100.95213913926619</c:v>
                </c:pt>
                <c:pt idx="287" formatCode="0.00">
                  <c:v>100.7871016884601</c:v>
                </c:pt>
                <c:pt idx="288" formatCode="0.00">
                  <c:v>100.2158182049004</c:v>
                </c:pt>
                <c:pt idx="289" formatCode="0.00">
                  <c:v>99.771486606576104</c:v>
                </c:pt>
                <c:pt idx="290" formatCode="0.00">
                  <c:v>99.746096229529016</c:v>
                </c:pt>
                <c:pt idx="291" formatCode="0.00">
                  <c:v>99.593753967246414</c:v>
                </c:pt>
                <c:pt idx="292" formatCode="0.00">
                  <c:v>100.73632093436601</c:v>
                </c:pt>
                <c:pt idx="293" formatCode="0.00">
                  <c:v>101.244128475308</c:v>
                </c:pt>
                <c:pt idx="294" formatCode="0.00">
                  <c:v>100.7109305573188</c:v>
                </c:pt>
                <c:pt idx="295" formatCode="0.00">
                  <c:v>100.9775295163133</c:v>
                </c:pt>
                <c:pt idx="296" formatCode="0.00">
                  <c:v>101.1171765900724</c:v>
                </c:pt>
                <c:pt idx="297" formatCode="0.00">
                  <c:v>102.1962676145741</c:v>
                </c:pt>
                <c:pt idx="298" formatCode="0.00">
                  <c:v>102.80563666370441</c:v>
                </c:pt>
                <c:pt idx="299" formatCode="0.00">
                  <c:v>101.8154119588676</c:v>
                </c:pt>
                <c:pt idx="300" formatCode="0.00">
                  <c:v>101.39647073759041</c:v>
                </c:pt>
                <c:pt idx="301" formatCode="0.00">
                  <c:v>102.20896280309761</c:v>
                </c:pt>
                <c:pt idx="302" formatCode="0.00">
                  <c:v>102.2216579916212</c:v>
                </c:pt>
                <c:pt idx="303" formatCode="0.00">
                  <c:v>102.907198171893</c:v>
                </c:pt>
                <c:pt idx="304" formatCode="0.00">
                  <c:v>103.2245778849816</c:v>
                </c:pt>
                <c:pt idx="305" formatCode="0.00">
                  <c:v>102.3740002539038</c:v>
                </c:pt>
              </c:numCache>
            </c:numRef>
          </c:val>
          <c:smooth val="0"/>
          <c:extLst xmlns:c16r2="http://schemas.microsoft.com/office/drawing/2015/06/chart">
            <c:ext xmlns:c16="http://schemas.microsoft.com/office/drawing/2014/chart" uri="{C3380CC4-5D6E-409C-BE32-E72D297353CC}">
              <c16:uniqueId val="{00000006-2F22-43FB-8E51-2FE28CB4E0C3}"/>
            </c:ext>
          </c:extLst>
        </c:ser>
        <c:ser>
          <c:idx val="7"/>
          <c:order val="7"/>
          <c:tx>
            <c:strRef>
              <c:f>Currency!$W$350</c:f>
              <c:strCache>
                <c:ptCount val="1"/>
                <c:pt idx="0">
                  <c:v>Euro</c:v>
                </c:pt>
              </c:strCache>
            </c:strRef>
          </c:tx>
          <c:spPr>
            <a:ln w="28575" cap="rnd">
              <a:solidFill>
                <a:schemeClr val="accent2">
                  <a:lumMod val="60000"/>
                </a:schemeClr>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Currency!$W$351:$W$656</c:f>
              <c:numCache>
                <c:formatCode>General</c:formatCode>
                <c:ptCount val="306"/>
                <c:pt idx="43" formatCode="0.00">
                  <c:v>100</c:v>
                </c:pt>
                <c:pt idx="44" formatCode="0.00">
                  <c:v>100.56792367105859</c:v>
                </c:pt>
                <c:pt idx="45" formatCode="0.00">
                  <c:v>100.4543389368469</c:v>
                </c:pt>
                <c:pt idx="46" formatCode="0.00">
                  <c:v>100.6928668786915</c:v>
                </c:pt>
                <c:pt idx="47" formatCode="0.00">
                  <c:v>100.68150840527031</c:v>
                </c:pt>
                <c:pt idx="48" formatCode="0.00">
                  <c:v>101.2494320763289</c:v>
                </c:pt>
                <c:pt idx="49" formatCode="0.00">
                  <c:v>101.28350749659251</c:v>
                </c:pt>
                <c:pt idx="50" formatCode="0.00">
                  <c:v>101.34029986369831</c:v>
                </c:pt>
                <c:pt idx="51" formatCode="0.00">
                  <c:v>100.8746024534303</c:v>
                </c:pt>
                <c:pt idx="52" formatCode="0.00">
                  <c:v>100.9200363471149</c:v>
                </c:pt>
                <c:pt idx="53" formatCode="0.00">
                  <c:v>100.8064516129032</c:v>
                </c:pt>
                <c:pt idx="54" formatCode="0.00">
                  <c:v>100.8859609268514</c:v>
                </c:pt>
                <c:pt idx="55" formatCode="0.00">
                  <c:v>101.3062244434348</c:v>
                </c:pt>
                <c:pt idx="56" formatCode="0.00">
                  <c:v>101.1926397092231</c:v>
                </c:pt>
                <c:pt idx="57" formatCode="0.00">
                  <c:v>101.1926397092231</c:v>
                </c:pt>
                <c:pt idx="58" formatCode="0.00">
                  <c:v>101.1585642889596</c:v>
                </c:pt>
                <c:pt idx="59" formatCode="0.00">
                  <c:v>101.2494320763289</c:v>
                </c:pt>
                <c:pt idx="60" formatCode="0.00">
                  <c:v>101.8627896410723</c:v>
                </c:pt>
                <c:pt idx="61" formatCode="0.00">
                  <c:v>101.9195820081781</c:v>
                </c:pt>
                <c:pt idx="62" formatCode="0.00">
                  <c:v>102.0104497955475</c:v>
                </c:pt>
                <c:pt idx="63" formatCode="0.00">
                  <c:v>102.1240345297592</c:v>
                </c:pt>
                <c:pt idx="64" formatCode="0.00">
                  <c:v>101.9650159018628</c:v>
                </c:pt>
                <c:pt idx="65" formatCode="0.00">
                  <c:v>101.851431167651</c:v>
                </c:pt>
                <c:pt idx="66" formatCode="0.00">
                  <c:v>102.0672421626533</c:v>
                </c:pt>
                <c:pt idx="67" formatCode="0.00">
                  <c:v>102.6238073602908</c:v>
                </c:pt>
                <c:pt idx="68" formatCode="0.00">
                  <c:v>102.1921853702862</c:v>
                </c:pt>
                <c:pt idx="69" formatCode="0.00">
                  <c:v>101.317582916856</c:v>
                </c:pt>
                <c:pt idx="70" formatCode="0.00">
                  <c:v>101.4311676510677</c:v>
                </c:pt>
                <c:pt idx="71" formatCode="0.00">
                  <c:v>101.16992276238081</c:v>
                </c:pt>
                <c:pt idx="72" formatCode="0.00">
                  <c:v>101.3743752839618</c:v>
                </c:pt>
                <c:pt idx="73" formatCode="0.00">
                  <c:v>101.317582916856</c:v>
                </c:pt>
                <c:pt idx="74" formatCode="0.00">
                  <c:v>101.3062244434348</c:v>
                </c:pt>
                <c:pt idx="75" formatCode="0.00">
                  <c:v>101.61290322580651</c:v>
                </c:pt>
                <c:pt idx="76" formatCode="0.00">
                  <c:v>101.9195820081781</c:v>
                </c:pt>
                <c:pt idx="77" formatCode="0.00">
                  <c:v>102.3284870513403</c:v>
                </c:pt>
                <c:pt idx="78" formatCode="0.00">
                  <c:v>102.3852794184462</c:v>
                </c:pt>
                <c:pt idx="79" formatCode="0.00">
                  <c:v>102.3852794184462</c:v>
                </c:pt>
                <c:pt idx="80" formatCode="0.00">
                  <c:v>102.3398455247615</c:v>
                </c:pt>
                <c:pt idx="81" formatCode="0.00">
                  <c:v>102.3057701044979</c:v>
                </c:pt>
                <c:pt idx="82" formatCode="0.00">
                  <c:v>102.4875056792367</c:v>
                </c:pt>
                <c:pt idx="83" formatCode="0.00">
                  <c:v>101.976374375284</c:v>
                </c:pt>
                <c:pt idx="84" formatCode="0.00">
                  <c:v>102.237619263971</c:v>
                </c:pt>
                <c:pt idx="85" formatCode="0.00">
                  <c:v>102.36256247160379</c:v>
                </c:pt>
                <c:pt idx="86" formatCode="0.00">
                  <c:v>102.5215810995002</c:v>
                </c:pt>
                <c:pt idx="87" formatCode="0.00">
                  <c:v>102.760109041345</c:v>
                </c:pt>
                <c:pt idx="88" formatCode="0.00">
                  <c:v>103.3734666060881</c:v>
                </c:pt>
                <c:pt idx="89" formatCode="0.00">
                  <c:v>103.50976828714219</c:v>
                </c:pt>
                <c:pt idx="90" formatCode="0.00">
                  <c:v>103.5438437074057</c:v>
                </c:pt>
                <c:pt idx="91" formatCode="0.00">
                  <c:v>103.0099954566107</c:v>
                </c:pt>
                <c:pt idx="92" formatCode="0.00">
                  <c:v>102.8736937755566</c:v>
                </c:pt>
                <c:pt idx="93" formatCode="0.00">
                  <c:v>102.9304861426624</c:v>
                </c:pt>
                <c:pt idx="94" formatCode="0.00">
                  <c:v>102.70331667423901</c:v>
                </c:pt>
                <c:pt idx="95" formatCode="0.00">
                  <c:v>102.8736937755566</c:v>
                </c:pt>
                <c:pt idx="96" formatCode="0.00">
                  <c:v>103.19173103134941</c:v>
                </c:pt>
                <c:pt idx="97" formatCode="0.00">
                  <c:v>102.6238073602908</c:v>
                </c:pt>
                <c:pt idx="98" formatCode="0.00">
                  <c:v>102.5556565197637</c:v>
                </c:pt>
                <c:pt idx="99" formatCode="0.00">
                  <c:v>103.23716492503409</c:v>
                </c:pt>
                <c:pt idx="100" formatCode="0.00">
                  <c:v>102.6124488868696</c:v>
                </c:pt>
                <c:pt idx="101" formatCode="0.00">
                  <c:v>102.6692412539755</c:v>
                </c:pt>
                <c:pt idx="102" formatCode="0.00">
                  <c:v>102.828259881872</c:v>
                </c:pt>
                <c:pt idx="103" formatCode="0.00">
                  <c:v>103.19173103134941</c:v>
                </c:pt>
                <c:pt idx="104" formatCode="0.00">
                  <c:v>103.3734666060881</c:v>
                </c:pt>
                <c:pt idx="105" formatCode="0.00">
                  <c:v>103.12358019082239</c:v>
                </c:pt>
                <c:pt idx="106" formatCode="0.00">
                  <c:v>103.79373012267151</c:v>
                </c:pt>
                <c:pt idx="107" formatCode="0.00">
                  <c:v>103.9641072239891</c:v>
                </c:pt>
                <c:pt idx="108" formatCode="0.00">
                  <c:v>103.78237164925039</c:v>
                </c:pt>
                <c:pt idx="109" formatCode="0.00">
                  <c:v>104.157201272149</c:v>
                </c:pt>
                <c:pt idx="110" formatCode="0.00">
                  <c:v>103.83916401635619</c:v>
                </c:pt>
                <c:pt idx="111" formatCode="0.00">
                  <c:v>103.6574284416175</c:v>
                </c:pt>
                <c:pt idx="112" formatCode="0.00">
                  <c:v>103.4189004997728</c:v>
                </c:pt>
                <c:pt idx="113" formatCode="0.00">
                  <c:v>103.40754202635161</c:v>
                </c:pt>
                <c:pt idx="114" formatCode="0.00">
                  <c:v>103.4189004997728</c:v>
                </c:pt>
                <c:pt idx="115" formatCode="0.00">
                  <c:v>103.7028623353021</c:v>
                </c:pt>
                <c:pt idx="116" formatCode="0.00">
                  <c:v>103.5211267605634</c:v>
                </c:pt>
                <c:pt idx="117" formatCode="0.00">
                  <c:v>103.10086324398</c:v>
                </c:pt>
                <c:pt idx="118" formatCode="0.00">
                  <c:v>102.7828259881872</c:v>
                </c:pt>
                <c:pt idx="119" formatCode="0.00">
                  <c:v>102.9872785097683</c:v>
                </c:pt>
                <c:pt idx="120" formatCode="0.00">
                  <c:v>103.0440708768741</c:v>
                </c:pt>
                <c:pt idx="121" formatCode="0.00">
                  <c:v>102.4988641526579</c:v>
                </c:pt>
                <c:pt idx="122" formatCode="0.00">
                  <c:v>102.0786006360745</c:v>
                </c:pt>
                <c:pt idx="123" formatCode="0.00">
                  <c:v>101.7946388005452</c:v>
                </c:pt>
                <c:pt idx="124" formatCode="0.00">
                  <c:v>101.8627896410723</c:v>
                </c:pt>
                <c:pt idx="125" formatCode="0.00">
                  <c:v>101.9536574284416</c:v>
                </c:pt>
                <c:pt idx="126" formatCode="0.00">
                  <c:v>102.1353930031804</c:v>
                </c:pt>
                <c:pt idx="127" formatCode="0.00">
                  <c:v>102.2716946842345</c:v>
                </c:pt>
                <c:pt idx="128" formatCode="0.00">
                  <c:v>102.5670149931849</c:v>
                </c:pt>
                <c:pt idx="129" formatCode="0.00">
                  <c:v>102.3057701044979</c:v>
                </c:pt>
                <c:pt idx="130" formatCode="0.00">
                  <c:v>102.2489777373921</c:v>
                </c:pt>
                <c:pt idx="131" formatCode="0.00">
                  <c:v>102.112676056338</c:v>
                </c:pt>
                <c:pt idx="132" formatCode="0.00">
                  <c:v>101.8968650613358</c:v>
                </c:pt>
                <c:pt idx="133" formatCode="0.00">
                  <c:v>101.7605633802817</c:v>
                </c:pt>
                <c:pt idx="134" formatCode="0.00">
                  <c:v>101.9536574284416</c:v>
                </c:pt>
                <c:pt idx="135" formatCode="0.00">
                  <c:v>102.6238073602908</c:v>
                </c:pt>
                <c:pt idx="136" formatCode="0.00">
                  <c:v>102.6578827805543</c:v>
                </c:pt>
                <c:pt idx="137" formatCode="0.00">
                  <c:v>102.8736937755566</c:v>
                </c:pt>
                <c:pt idx="138" formatCode="0.00">
                  <c:v>103.0667878237165</c:v>
                </c:pt>
                <c:pt idx="139" formatCode="0.00">
                  <c:v>102.8964107223989</c:v>
                </c:pt>
                <c:pt idx="140" formatCode="0.00">
                  <c:v>103.157655611086</c:v>
                </c:pt>
                <c:pt idx="141" formatCode="0.00">
                  <c:v>103.2598818718764</c:v>
                </c:pt>
                <c:pt idx="142" formatCode="0.00">
                  <c:v>103.0895047705588</c:v>
                </c:pt>
                <c:pt idx="143" formatCode="0.00">
                  <c:v>102.74875056792369</c:v>
                </c:pt>
                <c:pt idx="144" formatCode="0.00">
                  <c:v>102.4988641526579</c:v>
                </c:pt>
                <c:pt idx="145" formatCode="0.00">
                  <c:v>102.5102226260791</c:v>
                </c:pt>
                <c:pt idx="146" formatCode="0.00">
                  <c:v>102.63516583371189</c:v>
                </c:pt>
                <c:pt idx="147" formatCode="0.00">
                  <c:v>102.6692412539755</c:v>
                </c:pt>
                <c:pt idx="148" formatCode="0.00">
                  <c:v>103.0440708768741</c:v>
                </c:pt>
                <c:pt idx="149" formatCode="0.00">
                  <c:v>103.2030895047706</c:v>
                </c:pt>
                <c:pt idx="150" formatCode="0.00">
                  <c:v>103.0667878237165</c:v>
                </c:pt>
                <c:pt idx="151" formatCode="0.00">
                  <c:v>103.2598818718764</c:v>
                </c:pt>
                <c:pt idx="152" formatCode="0.00">
                  <c:v>103.18037255792819</c:v>
                </c:pt>
                <c:pt idx="153" formatCode="0.00">
                  <c:v>103.0895047705588</c:v>
                </c:pt>
                <c:pt idx="154" formatCode="0.00">
                  <c:v>102.5442980463426</c:v>
                </c:pt>
                <c:pt idx="155" formatCode="0.00">
                  <c:v>102.43071331213081</c:v>
                </c:pt>
                <c:pt idx="156" formatCode="0.00">
                  <c:v>102.5442980463426</c:v>
                </c:pt>
                <c:pt idx="157" formatCode="0.00">
                  <c:v>102.2830531576556</c:v>
                </c:pt>
                <c:pt idx="158" formatCode="0.00">
                  <c:v>102.7373920945025</c:v>
                </c:pt>
                <c:pt idx="159" formatCode="0.00">
                  <c:v>102.7373920945025</c:v>
                </c:pt>
                <c:pt idx="160" formatCode="0.00">
                  <c:v>102.4534302589732</c:v>
                </c:pt>
                <c:pt idx="161" formatCode="0.00">
                  <c:v>102.3966378918673</c:v>
                </c:pt>
                <c:pt idx="162" formatCode="0.00">
                  <c:v>102.2262607905497</c:v>
                </c:pt>
                <c:pt idx="163" formatCode="0.00">
                  <c:v>102.180826896865</c:v>
                </c:pt>
                <c:pt idx="164" formatCode="0.00">
                  <c:v>101.93094048159929</c:v>
                </c:pt>
                <c:pt idx="165" formatCode="0.00">
                  <c:v>101.8400726942299</c:v>
                </c:pt>
                <c:pt idx="166" formatCode="0.00">
                  <c:v>102.1694684234439</c:v>
                </c:pt>
                <c:pt idx="167" formatCode="0.00">
                  <c:v>102.08995910949569</c:v>
                </c:pt>
                <c:pt idx="168" formatCode="0.00">
                  <c:v>102.6238073602908</c:v>
                </c:pt>
                <c:pt idx="169" formatCode="0.00">
                  <c:v>102.4079963652885</c:v>
                </c:pt>
                <c:pt idx="170" formatCode="0.00">
                  <c:v>102.442071785552</c:v>
                </c:pt>
                <c:pt idx="171" formatCode="0.00">
                  <c:v>102.37392094502501</c:v>
                </c:pt>
                <c:pt idx="172" formatCode="0.00">
                  <c:v>102.3057701044979</c:v>
                </c:pt>
                <c:pt idx="173" formatCode="0.00">
                  <c:v>101.5788278055429</c:v>
                </c:pt>
                <c:pt idx="174" formatCode="0.00">
                  <c:v>101.317582916856</c:v>
                </c:pt>
                <c:pt idx="175" formatCode="0.00">
                  <c:v>101.1585642889596</c:v>
                </c:pt>
                <c:pt idx="176" formatCode="0.00">
                  <c:v>101.28350749659251</c:v>
                </c:pt>
                <c:pt idx="177" formatCode="0.00">
                  <c:v>101.6924125397546</c:v>
                </c:pt>
                <c:pt idx="178" formatCode="0.00">
                  <c:v>101.6696955929123</c:v>
                </c:pt>
                <c:pt idx="179" formatCode="0.00">
                  <c:v>101.4652430713312</c:v>
                </c:pt>
                <c:pt idx="180" formatCode="0.00">
                  <c:v>101.9422989550205</c:v>
                </c:pt>
                <c:pt idx="181" formatCode="0.00">
                  <c:v>102.15810995002271</c:v>
                </c:pt>
                <c:pt idx="182" formatCode="0.00">
                  <c:v>102.2830531576556</c:v>
                </c:pt>
                <c:pt idx="183" formatCode="0.00">
                  <c:v>102.1240345297592</c:v>
                </c:pt>
                <c:pt idx="184" formatCode="0.00">
                  <c:v>101.9650159018628</c:v>
                </c:pt>
                <c:pt idx="185" formatCode="0.00">
                  <c:v>102.04452521581101</c:v>
                </c:pt>
                <c:pt idx="186" formatCode="0.00">
                  <c:v>101.8059972739664</c:v>
                </c:pt>
                <c:pt idx="187" formatCode="0.00">
                  <c:v>102.0104497955475</c:v>
                </c:pt>
                <c:pt idx="188" formatCode="0.00">
                  <c:v>102.4079963652885</c:v>
                </c:pt>
                <c:pt idx="189" formatCode="0.00">
                  <c:v>102.4875056792367</c:v>
                </c:pt>
                <c:pt idx="190" formatCode="0.00">
                  <c:v>102.4079963652885</c:v>
                </c:pt>
                <c:pt idx="191" formatCode="0.00">
                  <c:v>102.4647887323944</c:v>
                </c:pt>
                <c:pt idx="192" formatCode="0.00">
                  <c:v>102.7828259881872</c:v>
                </c:pt>
                <c:pt idx="193" formatCode="0.00">
                  <c:v>102.9986369831895</c:v>
                </c:pt>
                <c:pt idx="194" formatCode="0.00">
                  <c:v>103.1122217174012</c:v>
                </c:pt>
                <c:pt idx="195" formatCode="0.00">
                  <c:v>103.1690140845071</c:v>
                </c:pt>
                <c:pt idx="196" formatCode="0.00">
                  <c:v>103.2144479781917</c:v>
                </c:pt>
                <c:pt idx="197" formatCode="0.00">
                  <c:v>102.90776919582009</c:v>
                </c:pt>
                <c:pt idx="198" formatCode="0.00">
                  <c:v>102.4875056792367</c:v>
                </c:pt>
                <c:pt idx="199" formatCode="0.00">
                  <c:v>102.7146751476602</c:v>
                </c:pt>
                <c:pt idx="200" formatCode="0.00">
                  <c:v>102.90776919582009</c:v>
                </c:pt>
                <c:pt idx="201" formatCode="0.00">
                  <c:v>103.23716492503409</c:v>
                </c:pt>
                <c:pt idx="202" formatCode="0.00">
                  <c:v>103.498409813721</c:v>
                </c:pt>
                <c:pt idx="203" formatCode="0.00">
                  <c:v>103.8050885960927</c:v>
                </c:pt>
                <c:pt idx="204" formatCode="0.00">
                  <c:v>104.1004089050432</c:v>
                </c:pt>
                <c:pt idx="205" formatCode="0.00">
                  <c:v>103.99818264425259</c:v>
                </c:pt>
                <c:pt idx="206" formatCode="0.00">
                  <c:v>104.4070876874148</c:v>
                </c:pt>
                <c:pt idx="207" formatCode="0.00">
                  <c:v>104.75920036347119</c:v>
                </c:pt>
                <c:pt idx="208" formatCode="0.00">
                  <c:v>104.74784189005</c:v>
                </c:pt>
                <c:pt idx="209" formatCode="0.00">
                  <c:v>104.8614266242617</c:v>
                </c:pt>
                <c:pt idx="210" formatCode="0.00">
                  <c:v>105.1340299863698</c:v>
                </c:pt>
                <c:pt idx="211" formatCode="0.00">
                  <c:v>105.24761472058159</c:v>
                </c:pt>
                <c:pt idx="212" formatCode="0.00">
                  <c:v>105.2362562471604</c:v>
                </c:pt>
                <c:pt idx="213" formatCode="0.00">
                  <c:v>104.611540208996</c:v>
                </c:pt>
                <c:pt idx="214" formatCode="0.00">
                  <c:v>104.48659700136299</c:v>
                </c:pt>
                <c:pt idx="215" formatCode="0.00">
                  <c:v>104.3616537937301</c:v>
                </c:pt>
                <c:pt idx="216" formatCode="0.00">
                  <c:v>104.4070876874148</c:v>
                </c:pt>
                <c:pt idx="217" formatCode="0.00">
                  <c:v>103.45297592003639</c:v>
                </c:pt>
                <c:pt idx="218" formatCode="0.00">
                  <c:v>103.2485233984553</c:v>
                </c:pt>
                <c:pt idx="219" formatCode="0.00">
                  <c:v>101.60154475238529</c:v>
                </c:pt>
                <c:pt idx="220" formatCode="0.00">
                  <c:v>101.7946388005452</c:v>
                </c:pt>
                <c:pt idx="221" formatCode="0.00">
                  <c:v>102.1240345297592</c:v>
                </c:pt>
                <c:pt idx="222" formatCode="0.00">
                  <c:v>101.27214902317129</c:v>
                </c:pt>
                <c:pt idx="223" formatCode="0.00">
                  <c:v>100.4543389368469</c:v>
                </c:pt>
                <c:pt idx="224" formatCode="0.00">
                  <c:v>99.09132212630621</c:v>
                </c:pt>
                <c:pt idx="225" formatCode="0.00">
                  <c:v>100.3634711494775</c:v>
                </c:pt>
                <c:pt idx="226" formatCode="0.00">
                  <c:v>100.6474329850068</c:v>
                </c:pt>
                <c:pt idx="227" formatCode="0.00">
                  <c:v>101.510676965016</c:v>
                </c:pt>
                <c:pt idx="228" formatCode="0.00">
                  <c:v>102.5102226260791</c:v>
                </c:pt>
                <c:pt idx="229" formatCode="0.00">
                  <c:v>101.77192185370291</c:v>
                </c:pt>
                <c:pt idx="230" formatCode="0.00">
                  <c:v>103.3734666060881</c:v>
                </c:pt>
                <c:pt idx="231" formatCode="0.00">
                  <c:v>104.6456156292594</c:v>
                </c:pt>
                <c:pt idx="232" formatCode="0.00">
                  <c:v>106.2585188550659</c:v>
                </c:pt>
                <c:pt idx="233" formatCode="0.00">
                  <c:v>106.4856883234893</c:v>
                </c:pt>
                <c:pt idx="234" formatCode="0.00">
                  <c:v>105.6451612903226</c:v>
                </c:pt>
                <c:pt idx="235" formatCode="0.00">
                  <c:v>105.57701044979559</c:v>
                </c:pt>
                <c:pt idx="236" formatCode="0.00">
                  <c:v>104.6228986824171</c:v>
                </c:pt>
                <c:pt idx="237" formatCode="0.00">
                  <c:v>103.02135393003179</c:v>
                </c:pt>
                <c:pt idx="238" formatCode="0.00">
                  <c:v>102.31712857791921</c:v>
                </c:pt>
                <c:pt idx="239" formatCode="0.00">
                  <c:v>103.07814629713771</c:v>
                </c:pt>
                <c:pt idx="240" formatCode="0.00">
                  <c:v>103.5324852339845</c:v>
                </c:pt>
                <c:pt idx="241" formatCode="0.00">
                  <c:v>103.9641072239891</c:v>
                </c:pt>
                <c:pt idx="242" formatCode="0.00">
                  <c:v>104.77055883689231</c:v>
                </c:pt>
                <c:pt idx="243" formatCode="0.00">
                  <c:v>105.30440708768739</c:v>
                </c:pt>
                <c:pt idx="244" formatCode="0.00">
                  <c:v>105.14538845979099</c:v>
                </c:pt>
                <c:pt idx="245" formatCode="0.00">
                  <c:v>104.2480690595184</c:v>
                </c:pt>
                <c:pt idx="246" formatCode="0.00">
                  <c:v>104.55474784189001</c:v>
                </c:pt>
                <c:pt idx="247" formatCode="0.00">
                  <c:v>103.8618809631985</c:v>
                </c:pt>
                <c:pt idx="248" formatCode="0.00">
                  <c:v>103.73693775556561</c:v>
                </c:pt>
                <c:pt idx="249" formatCode="0.00">
                  <c:v>104.0436165379373</c:v>
                </c:pt>
                <c:pt idx="250" formatCode="0.00">
                  <c:v>103.5779191276692</c:v>
                </c:pt>
                <c:pt idx="251" formatCode="0.00">
                  <c:v>104.0436165379373</c:v>
                </c:pt>
                <c:pt idx="252" formatCode="0.00">
                  <c:v>104.8500681508405</c:v>
                </c:pt>
                <c:pt idx="253" formatCode="0.00">
                  <c:v>104.5206724216265</c:v>
                </c:pt>
                <c:pt idx="254" formatCode="0.00">
                  <c:v>104.48659700136299</c:v>
                </c:pt>
                <c:pt idx="255" formatCode="0.00">
                  <c:v>104.74784189005</c:v>
                </c:pt>
                <c:pt idx="256" formatCode="0.00">
                  <c:v>105.0204452521581</c:v>
                </c:pt>
                <c:pt idx="257" formatCode="0.00">
                  <c:v>105.03180372557929</c:v>
                </c:pt>
                <c:pt idx="258" formatCode="0.00">
                  <c:v>105.2816901408451</c:v>
                </c:pt>
                <c:pt idx="259" formatCode="0.00">
                  <c:v>104.9636528850523</c:v>
                </c:pt>
                <c:pt idx="260" formatCode="0.00">
                  <c:v>104.8614266242617</c:v>
                </c:pt>
                <c:pt idx="261" formatCode="0.00">
                  <c:v>104.7024079963653</c:v>
                </c:pt>
                <c:pt idx="262" formatCode="0.00">
                  <c:v>103.8505224897774</c:v>
                </c:pt>
                <c:pt idx="263" formatCode="0.00">
                  <c:v>103.3734666060881</c:v>
                </c:pt>
                <c:pt idx="264" formatCode="0.00">
                  <c:v>104.2026351658337</c:v>
                </c:pt>
                <c:pt idx="265" formatCode="0.00">
                  <c:v>104.7819173103135</c:v>
                </c:pt>
                <c:pt idx="266" formatCode="0.00">
                  <c:v>105.1113130395275</c:v>
                </c:pt>
                <c:pt idx="267" formatCode="0.00">
                  <c:v>105.04316219900051</c:v>
                </c:pt>
                <c:pt idx="268" formatCode="0.00">
                  <c:v>104.7251249432077</c:v>
                </c:pt>
                <c:pt idx="269" formatCode="0.00">
                  <c:v>105.08859609268509</c:v>
                </c:pt>
                <c:pt idx="270" formatCode="0.00">
                  <c:v>104.6796910495229</c:v>
                </c:pt>
                <c:pt idx="271" formatCode="0.00">
                  <c:v>104.9522944116311</c:v>
                </c:pt>
                <c:pt idx="272" formatCode="0.00">
                  <c:v>105.3498409813721</c:v>
                </c:pt>
                <c:pt idx="273" formatCode="0.00">
                  <c:v>105.09995456610631</c:v>
                </c:pt>
                <c:pt idx="274" formatCode="0.00">
                  <c:v>104.1231258518855</c:v>
                </c:pt>
                <c:pt idx="275" formatCode="0.00">
                  <c:v>103.9186733303044</c:v>
                </c:pt>
                <c:pt idx="276" formatCode="0.00">
                  <c:v>103.4870513402999</c:v>
                </c:pt>
                <c:pt idx="277" formatCode="0.00">
                  <c:v>103.68014538845981</c:v>
                </c:pt>
                <c:pt idx="278" formatCode="0.00">
                  <c:v>104.3162199000455</c:v>
                </c:pt>
                <c:pt idx="279" formatCode="0.00">
                  <c:v>104.27078600636069</c:v>
                </c:pt>
                <c:pt idx="280" formatCode="0.00">
                  <c:v>103.4756928668787</c:v>
                </c:pt>
                <c:pt idx="281" formatCode="0.00">
                  <c:v>103.498409813721</c:v>
                </c:pt>
                <c:pt idx="282" formatCode="0.00">
                  <c:v>102.4988641526579</c:v>
                </c:pt>
                <c:pt idx="283" formatCode="0.00">
                  <c:v>102.3512039981827</c:v>
                </c:pt>
                <c:pt idx="284" formatCode="0.00">
                  <c:v>102.0104497955475</c:v>
                </c:pt>
                <c:pt idx="285" formatCode="0.00">
                  <c:v>101.6924125397546</c:v>
                </c:pt>
                <c:pt idx="286" formatCode="0.00">
                  <c:v>101.11313039527489</c:v>
                </c:pt>
                <c:pt idx="287" formatCode="0.00">
                  <c:v>100.19309404815991</c:v>
                </c:pt>
                <c:pt idx="288" formatCode="0.00">
                  <c:v>100.590640617901</c:v>
                </c:pt>
                <c:pt idx="289" formatCode="0.00">
                  <c:v>100.56792367105859</c:v>
                </c:pt>
                <c:pt idx="290" formatCode="0.00">
                  <c:v>100.1817355747387</c:v>
                </c:pt>
                <c:pt idx="291" formatCode="0.00">
                  <c:v>99.863698318945907</c:v>
                </c:pt>
                <c:pt idx="292" formatCode="0.00">
                  <c:v>100.5338482507951</c:v>
                </c:pt>
                <c:pt idx="293" formatCode="0.00">
                  <c:v>100.9086778736938</c:v>
                </c:pt>
                <c:pt idx="294" formatCode="0.00">
                  <c:v>100.3180372557928</c:v>
                </c:pt>
                <c:pt idx="295" formatCode="0.00">
                  <c:v>100.84052703316679</c:v>
                </c:pt>
                <c:pt idx="296" formatCode="0.00">
                  <c:v>101.0222626079055</c:v>
                </c:pt>
                <c:pt idx="297" formatCode="0.00">
                  <c:v>101.3743752839618</c:v>
                </c:pt>
                <c:pt idx="298" formatCode="0.00">
                  <c:v>101.6242616992276</c:v>
                </c:pt>
                <c:pt idx="299" formatCode="0.00">
                  <c:v>100.8632439800091</c:v>
                </c:pt>
                <c:pt idx="300" formatCode="0.00">
                  <c:v>100.4429804634257</c:v>
                </c:pt>
                <c:pt idx="301" formatCode="0.00">
                  <c:v>100.95411176737851</c:v>
                </c:pt>
                <c:pt idx="302" formatCode="0.00">
                  <c:v>101.2607905497501</c:v>
                </c:pt>
                <c:pt idx="303" formatCode="0.00">
                  <c:v>101.2494320763289</c:v>
                </c:pt>
                <c:pt idx="304" formatCode="0.00">
                  <c:v>101.0336210813267</c:v>
                </c:pt>
                <c:pt idx="305" formatCode="0.00">
                  <c:v>101.11313039527489</c:v>
                </c:pt>
              </c:numCache>
            </c:numRef>
          </c:val>
          <c:smooth val="0"/>
          <c:extLst xmlns:c16r2="http://schemas.microsoft.com/office/drawing/2015/06/chart">
            <c:ext xmlns:c16="http://schemas.microsoft.com/office/drawing/2014/chart" uri="{C3380CC4-5D6E-409C-BE32-E72D297353CC}">
              <c16:uniqueId val="{00000007-2F22-43FB-8E51-2FE28CB4E0C3}"/>
            </c:ext>
          </c:extLst>
        </c:ser>
        <c:ser>
          <c:idx val="8"/>
          <c:order val="8"/>
          <c:tx>
            <c:strRef>
              <c:f>Currency!$X$350</c:f>
              <c:strCache>
                <c:ptCount val="1"/>
                <c:pt idx="0">
                  <c:v>Yen</c:v>
                </c:pt>
              </c:strCache>
            </c:strRef>
          </c:tx>
          <c:spPr>
            <a:ln w="28575" cap="rnd">
              <a:solidFill>
                <a:schemeClr val="accent3">
                  <a:lumMod val="60000"/>
                </a:schemeClr>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Currency!$X$351:$X$656</c:f>
              <c:numCache>
                <c:formatCode>General</c:formatCode>
                <c:ptCount val="306"/>
                <c:pt idx="43" formatCode="0.00">
                  <c:v>100</c:v>
                </c:pt>
                <c:pt idx="44" formatCode="0.00">
                  <c:v>100.5561735261402</c:v>
                </c:pt>
                <c:pt idx="45" formatCode="0.00">
                  <c:v>100</c:v>
                </c:pt>
                <c:pt idx="46" formatCode="0.00">
                  <c:v>99.953652206154956</c:v>
                </c:pt>
                <c:pt idx="47" formatCode="0.00">
                  <c:v>99.916573971079004</c:v>
                </c:pt>
                <c:pt idx="48" formatCode="0.00">
                  <c:v>100.6210604375232</c:v>
                </c:pt>
                <c:pt idx="49" formatCode="0.00">
                  <c:v>100.7415647015202</c:v>
                </c:pt>
                <c:pt idx="50" formatCode="0.00">
                  <c:v>100.8620689655173</c:v>
                </c:pt>
                <c:pt idx="51" formatCode="0.00">
                  <c:v>100.4912866147572</c:v>
                </c:pt>
                <c:pt idx="52" formatCode="0.00">
                  <c:v>100.5376344086022</c:v>
                </c:pt>
                <c:pt idx="53" formatCode="0.00">
                  <c:v>100.046347793845</c:v>
                </c:pt>
                <c:pt idx="54" formatCode="0.00">
                  <c:v>99.990730441231022</c:v>
                </c:pt>
                <c:pt idx="55" formatCode="0.00">
                  <c:v>100.3615127919911</c:v>
                </c:pt>
                <c:pt idx="56" formatCode="0.00">
                  <c:v>100.1946607341491</c:v>
                </c:pt>
                <c:pt idx="57" formatCode="0.00">
                  <c:v>99.953652206154956</c:v>
                </c:pt>
                <c:pt idx="58" formatCode="0.00">
                  <c:v>99.86095661846494</c:v>
                </c:pt>
                <c:pt idx="59" formatCode="0.00">
                  <c:v>100</c:v>
                </c:pt>
                <c:pt idx="60" formatCode="0.00">
                  <c:v>100.2688172043011</c:v>
                </c:pt>
                <c:pt idx="61" formatCode="0.00">
                  <c:v>100.23173896922511</c:v>
                </c:pt>
                <c:pt idx="62" formatCode="0.00">
                  <c:v>100.76937337782719</c:v>
                </c:pt>
                <c:pt idx="63" formatCode="0.00">
                  <c:v>100.76937337782719</c:v>
                </c:pt>
                <c:pt idx="64" formatCode="0.00">
                  <c:v>100.89914720059321</c:v>
                </c:pt>
                <c:pt idx="65" formatCode="0.00">
                  <c:v>100.6859473489062</c:v>
                </c:pt>
                <c:pt idx="66" formatCode="0.00">
                  <c:v>100.65813867259919</c:v>
                </c:pt>
                <c:pt idx="67" formatCode="0.00">
                  <c:v>100.2410085279941</c:v>
                </c:pt>
                <c:pt idx="68" formatCode="0.00">
                  <c:v>98.822766036336631</c:v>
                </c:pt>
                <c:pt idx="69" formatCode="0.00">
                  <c:v>98.164627363737495</c:v>
                </c:pt>
                <c:pt idx="70" formatCode="0.00">
                  <c:v>98.646644419725632</c:v>
                </c:pt>
                <c:pt idx="71" formatCode="0.00">
                  <c:v>98.090470893585405</c:v>
                </c:pt>
                <c:pt idx="72" formatCode="0.00">
                  <c:v>98.461253244345599</c:v>
                </c:pt>
                <c:pt idx="73" formatCode="0.00">
                  <c:v>97.830923248053423</c:v>
                </c:pt>
                <c:pt idx="74" formatCode="0.00">
                  <c:v>97.636262513904313</c:v>
                </c:pt>
                <c:pt idx="75" formatCode="0.00">
                  <c:v>98.78568780126065</c:v>
                </c:pt>
                <c:pt idx="76" formatCode="0.00">
                  <c:v>98.034853540971454</c:v>
                </c:pt>
                <c:pt idx="77" formatCode="0.00">
                  <c:v>98.359288097886505</c:v>
                </c:pt>
                <c:pt idx="78" formatCode="0.00">
                  <c:v>98.516870596959535</c:v>
                </c:pt>
                <c:pt idx="79" formatCode="0.00">
                  <c:v>98.757879124953647</c:v>
                </c:pt>
                <c:pt idx="80" formatCode="0.00">
                  <c:v>98.553948832035545</c:v>
                </c:pt>
                <c:pt idx="81" formatCode="0.00">
                  <c:v>98.674453096032607</c:v>
                </c:pt>
                <c:pt idx="82" formatCode="0.00">
                  <c:v>98.665183537263601</c:v>
                </c:pt>
                <c:pt idx="83" formatCode="0.00">
                  <c:v>97.710418984056361</c:v>
                </c:pt>
                <c:pt idx="84" formatCode="0.00">
                  <c:v>98.368557656655526</c:v>
                </c:pt>
                <c:pt idx="85" formatCode="0.00">
                  <c:v>98.007044864664451</c:v>
                </c:pt>
                <c:pt idx="86" formatCode="0.00">
                  <c:v>98.220244716351473</c:v>
                </c:pt>
                <c:pt idx="87" formatCode="0.00">
                  <c:v>98.78568780126065</c:v>
                </c:pt>
                <c:pt idx="88" formatCode="0.00">
                  <c:v>98.591027067111625</c:v>
                </c:pt>
                <c:pt idx="89" formatCode="0.00">
                  <c:v>98.387096774193552</c:v>
                </c:pt>
                <c:pt idx="90" formatCode="0.00">
                  <c:v>98.146088246199454</c:v>
                </c:pt>
                <c:pt idx="91" formatCode="0.00">
                  <c:v>98.535409714497575</c:v>
                </c:pt>
                <c:pt idx="92" formatCode="0.00">
                  <c:v>99.128661475713756</c:v>
                </c:pt>
                <c:pt idx="93" formatCode="0.00">
                  <c:v>99.045235446792731</c:v>
                </c:pt>
                <c:pt idx="94" formatCode="0.00">
                  <c:v>99.230626622172807</c:v>
                </c:pt>
                <c:pt idx="95" formatCode="0.00">
                  <c:v>99.610678531701836</c:v>
                </c:pt>
                <c:pt idx="96" formatCode="0.00">
                  <c:v>99.898034853540935</c:v>
                </c:pt>
                <c:pt idx="97" formatCode="0.00">
                  <c:v>100.1390433815351</c:v>
                </c:pt>
                <c:pt idx="98" formatCode="0.00">
                  <c:v>100.2224694104561</c:v>
                </c:pt>
                <c:pt idx="99" formatCode="0.00">
                  <c:v>100.083426028921</c:v>
                </c:pt>
                <c:pt idx="100" formatCode="0.00">
                  <c:v>100.18539117538</c:v>
                </c:pt>
                <c:pt idx="101" formatCode="0.00">
                  <c:v>100.2688172043011</c:v>
                </c:pt>
                <c:pt idx="102" formatCode="0.00">
                  <c:v>100.074156470152</c:v>
                </c:pt>
                <c:pt idx="103" formatCode="0.00">
                  <c:v>100</c:v>
                </c:pt>
                <c:pt idx="104" formatCode="0.00">
                  <c:v>99.647756766777903</c:v>
                </c:pt>
                <c:pt idx="105" formatCode="0.00">
                  <c:v>99.267704857248802</c:v>
                </c:pt>
                <c:pt idx="106" formatCode="0.00">
                  <c:v>99.925843529847995</c:v>
                </c:pt>
                <c:pt idx="107" formatCode="0.00">
                  <c:v>99.935113088617001</c:v>
                </c:pt>
                <c:pt idx="108" formatCode="0.00">
                  <c:v>99.981460882462002</c:v>
                </c:pt>
                <c:pt idx="109" formatCode="0.00">
                  <c:v>100.2502780867631</c:v>
                </c:pt>
                <c:pt idx="110" formatCode="0.00">
                  <c:v>99.823878383388916</c:v>
                </c:pt>
                <c:pt idx="111" formatCode="0.00">
                  <c:v>99.2862439747868</c:v>
                </c:pt>
                <c:pt idx="112" formatCode="0.00">
                  <c:v>99.017426770485713</c:v>
                </c:pt>
                <c:pt idx="113" formatCode="0.00">
                  <c:v>99.063774564330743</c:v>
                </c:pt>
                <c:pt idx="114" formatCode="0.00">
                  <c:v>99.304783092324755</c:v>
                </c:pt>
                <c:pt idx="115" formatCode="0.00">
                  <c:v>99.323322209862809</c:v>
                </c:pt>
                <c:pt idx="116" formatCode="0.00">
                  <c:v>99.721913236929907</c:v>
                </c:pt>
                <c:pt idx="117" formatCode="0.00">
                  <c:v>100.018539117538</c:v>
                </c:pt>
                <c:pt idx="118" formatCode="0.00">
                  <c:v>100.48201705598809</c:v>
                </c:pt>
                <c:pt idx="119" formatCode="0.00">
                  <c:v>100.45420837968111</c:v>
                </c:pt>
                <c:pt idx="120" formatCode="0.00">
                  <c:v>100.9084167593623</c:v>
                </c:pt>
                <c:pt idx="121" formatCode="0.00">
                  <c:v>100.7322951427512</c:v>
                </c:pt>
                <c:pt idx="122" formatCode="0.00">
                  <c:v>100.59325176121619</c:v>
                </c:pt>
                <c:pt idx="123" formatCode="0.00">
                  <c:v>100.50055617352611</c:v>
                </c:pt>
                <c:pt idx="124" formatCode="0.00">
                  <c:v>100.6488691138302</c:v>
                </c:pt>
                <c:pt idx="125" formatCode="0.00">
                  <c:v>100.6488691138302</c:v>
                </c:pt>
                <c:pt idx="126" formatCode="0.00">
                  <c:v>100.7508342602892</c:v>
                </c:pt>
                <c:pt idx="127" formatCode="0.00">
                  <c:v>100.6488691138302</c:v>
                </c:pt>
                <c:pt idx="128" formatCode="0.00">
                  <c:v>100.81572117167219</c:v>
                </c:pt>
                <c:pt idx="129" formatCode="0.00">
                  <c:v>100.9825732295143</c:v>
                </c:pt>
                <c:pt idx="130" formatCode="0.00">
                  <c:v>100.9640341119763</c:v>
                </c:pt>
                <c:pt idx="131" formatCode="0.00">
                  <c:v>100.92695587690029</c:v>
                </c:pt>
                <c:pt idx="132" formatCode="0.00">
                  <c:v>100.09269558769</c:v>
                </c:pt>
                <c:pt idx="133" formatCode="0.00">
                  <c:v>100.34297367445311</c:v>
                </c:pt>
                <c:pt idx="134" formatCode="0.00">
                  <c:v>100.65813867259919</c:v>
                </c:pt>
                <c:pt idx="135" formatCode="0.00">
                  <c:v>101.1586948461253</c:v>
                </c:pt>
                <c:pt idx="136" formatCode="0.00">
                  <c:v>100.94549499443831</c:v>
                </c:pt>
                <c:pt idx="137" formatCode="0.00">
                  <c:v>101.4738598442714</c:v>
                </c:pt>
                <c:pt idx="138" formatCode="0.00">
                  <c:v>101.21431219873929</c:v>
                </c:pt>
                <c:pt idx="139" formatCode="0.00">
                  <c:v>101.05672969966631</c:v>
                </c:pt>
                <c:pt idx="140" formatCode="0.00">
                  <c:v>101.1216166110493</c:v>
                </c:pt>
                <c:pt idx="141" formatCode="0.00">
                  <c:v>100.89914720059321</c:v>
                </c:pt>
                <c:pt idx="142" formatCode="0.00">
                  <c:v>100.4263997033741</c:v>
                </c:pt>
                <c:pt idx="143" formatCode="0.00">
                  <c:v>100.83426028921031</c:v>
                </c:pt>
                <c:pt idx="144" formatCode="0.00">
                  <c:v>100.65813867259919</c:v>
                </c:pt>
                <c:pt idx="145" formatCode="0.00">
                  <c:v>100.5747126436782</c:v>
                </c:pt>
                <c:pt idx="146" formatCode="0.00">
                  <c:v>100.61179087875421</c:v>
                </c:pt>
                <c:pt idx="147" formatCode="0.00">
                  <c:v>100.67667779013721</c:v>
                </c:pt>
                <c:pt idx="148" formatCode="0.00">
                  <c:v>100.7415647015202</c:v>
                </c:pt>
                <c:pt idx="149" formatCode="0.00">
                  <c:v>101.0011123470523</c:v>
                </c:pt>
                <c:pt idx="150" formatCode="0.00">
                  <c:v>101.1123470522803</c:v>
                </c:pt>
                <c:pt idx="151" formatCode="0.00">
                  <c:v>101.43678160919541</c:v>
                </c:pt>
                <c:pt idx="152" formatCode="0.00">
                  <c:v>101.5202076381164</c:v>
                </c:pt>
                <c:pt idx="153" formatCode="0.00">
                  <c:v>101.4089729328884</c:v>
                </c:pt>
                <c:pt idx="154" formatCode="0.00">
                  <c:v>101.0752688172043</c:v>
                </c:pt>
                <c:pt idx="155" formatCode="0.00">
                  <c:v>100.6025213199852</c:v>
                </c:pt>
                <c:pt idx="156" formatCode="0.00">
                  <c:v>100.9084167593623</c:v>
                </c:pt>
                <c:pt idx="157" formatCode="0.00">
                  <c:v>100.7508342602892</c:v>
                </c:pt>
                <c:pt idx="158" formatCode="0.00">
                  <c:v>100.6859473489062</c:v>
                </c:pt>
                <c:pt idx="159" formatCode="0.00">
                  <c:v>100.7322951427512</c:v>
                </c:pt>
                <c:pt idx="160" formatCode="0.00">
                  <c:v>100.7971820541342</c:v>
                </c:pt>
                <c:pt idx="161" formatCode="0.00">
                  <c:v>100.7508342602892</c:v>
                </c:pt>
                <c:pt idx="162" formatCode="0.00">
                  <c:v>101.2884686688914</c:v>
                </c:pt>
                <c:pt idx="163" formatCode="0.00">
                  <c:v>101.3348164627364</c:v>
                </c:pt>
                <c:pt idx="164" formatCode="0.00">
                  <c:v>101.61290322580651</c:v>
                </c:pt>
                <c:pt idx="165" formatCode="0.00">
                  <c:v>101.4645902855024</c:v>
                </c:pt>
                <c:pt idx="166" formatCode="0.00">
                  <c:v>101.6036336670375</c:v>
                </c:pt>
                <c:pt idx="167" formatCode="0.00">
                  <c:v>101.2328513162773</c:v>
                </c:pt>
                <c:pt idx="168" formatCode="0.00">
                  <c:v>101.5202076381164</c:v>
                </c:pt>
                <c:pt idx="169" formatCode="0.00">
                  <c:v>101.3997033741194</c:v>
                </c:pt>
                <c:pt idx="170" formatCode="0.00">
                  <c:v>101.4182424916574</c:v>
                </c:pt>
                <c:pt idx="171" formatCode="0.00">
                  <c:v>101.3348164627364</c:v>
                </c:pt>
                <c:pt idx="172" formatCode="0.00">
                  <c:v>101.6221727845754</c:v>
                </c:pt>
                <c:pt idx="173" formatCode="0.00">
                  <c:v>101.48312940304039</c:v>
                </c:pt>
                <c:pt idx="174" formatCode="0.00">
                  <c:v>100.9362254356693</c:v>
                </c:pt>
                <c:pt idx="175" formatCode="0.00">
                  <c:v>100.6488691138302</c:v>
                </c:pt>
                <c:pt idx="176" formatCode="0.00">
                  <c:v>100.7137560252132</c:v>
                </c:pt>
                <c:pt idx="177" formatCode="0.00">
                  <c:v>100.6025213199852</c:v>
                </c:pt>
                <c:pt idx="178" formatCode="0.00">
                  <c:v>100.083426028921</c:v>
                </c:pt>
                <c:pt idx="179" formatCode="0.00">
                  <c:v>100.43566926214309</c:v>
                </c:pt>
                <c:pt idx="180" formatCode="0.00">
                  <c:v>100.6210604375232</c:v>
                </c:pt>
                <c:pt idx="181" formatCode="0.00">
                  <c:v>101.1308861698183</c:v>
                </c:pt>
                <c:pt idx="182" formatCode="0.00">
                  <c:v>101.5109380793475</c:v>
                </c:pt>
                <c:pt idx="183" formatCode="0.00">
                  <c:v>101.48312940304039</c:v>
                </c:pt>
                <c:pt idx="184" formatCode="0.00">
                  <c:v>101.8909899888766</c:v>
                </c:pt>
                <c:pt idx="185" formatCode="0.00">
                  <c:v>102.0578420467186</c:v>
                </c:pt>
                <c:pt idx="186" formatCode="0.00">
                  <c:v>101.86318131256949</c:v>
                </c:pt>
                <c:pt idx="187" formatCode="0.00">
                  <c:v>102.10418984056361</c:v>
                </c:pt>
                <c:pt idx="188" formatCode="0.00">
                  <c:v>102.0949202817946</c:v>
                </c:pt>
                <c:pt idx="189" formatCode="0.00">
                  <c:v>102.1319985168706</c:v>
                </c:pt>
                <c:pt idx="190" formatCode="0.00">
                  <c:v>101.8909899888766</c:v>
                </c:pt>
                <c:pt idx="191" formatCode="0.00">
                  <c:v>101.8446421950315</c:v>
                </c:pt>
                <c:pt idx="192" formatCode="0.00">
                  <c:v>101.37189469781239</c:v>
                </c:pt>
                <c:pt idx="193" formatCode="0.00">
                  <c:v>101.3348164627364</c:v>
                </c:pt>
                <c:pt idx="194" formatCode="0.00">
                  <c:v>101.0474601408973</c:v>
                </c:pt>
                <c:pt idx="195" formatCode="0.00">
                  <c:v>101.1586948461253</c:v>
                </c:pt>
                <c:pt idx="196" formatCode="0.00">
                  <c:v>101.1772339636633</c:v>
                </c:pt>
                <c:pt idx="197" formatCode="0.00">
                  <c:v>100.67667779013721</c:v>
                </c:pt>
                <c:pt idx="198" formatCode="0.00">
                  <c:v>100.50055617352611</c:v>
                </c:pt>
                <c:pt idx="199" formatCode="0.00">
                  <c:v>100.7322951427512</c:v>
                </c:pt>
                <c:pt idx="200" formatCode="0.00">
                  <c:v>101.4645902855024</c:v>
                </c:pt>
                <c:pt idx="201" formatCode="0.00">
                  <c:v>101.7426770485725</c:v>
                </c:pt>
                <c:pt idx="202" formatCode="0.00">
                  <c:v>101.9373377827215</c:v>
                </c:pt>
                <c:pt idx="203" formatCode="0.00">
                  <c:v>101.7890248424175</c:v>
                </c:pt>
                <c:pt idx="204" formatCode="0.00">
                  <c:v>101.6777901371894</c:v>
                </c:pt>
                <c:pt idx="205" formatCode="0.00">
                  <c:v>101.7982944011865</c:v>
                </c:pt>
                <c:pt idx="206" formatCode="0.00">
                  <c:v>102.0022246941046</c:v>
                </c:pt>
                <c:pt idx="207" formatCode="0.00">
                  <c:v>101.75194660734149</c:v>
                </c:pt>
                <c:pt idx="208" formatCode="0.00">
                  <c:v>101.72413793103451</c:v>
                </c:pt>
                <c:pt idx="209" formatCode="0.00">
                  <c:v>101.8909899888766</c:v>
                </c:pt>
                <c:pt idx="210" formatCode="0.00">
                  <c:v>101.8446421950315</c:v>
                </c:pt>
                <c:pt idx="211" formatCode="0.00">
                  <c:v>103.13311086392289</c:v>
                </c:pt>
                <c:pt idx="212" formatCode="0.00">
                  <c:v>103.8375973303671</c:v>
                </c:pt>
                <c:pt idx="213" formatCode="0.00">
                  <c:v>103.503893214683</c:v>
                </c:pt>
                <c:pt idx="214" formatCode="0.00">
                  <c:v>102.30812013348159</c:v>
                </c:pt>
                <c:pt idx="215" formatCode="0.00">
                  <c:v>101.99295513533561</c:v>
                </c:pt>
                <c:pt idx="216" formatCode="0.00">
                  <c:v>102.3915461624027</c:v>
                </c:pt>
                <c:pt idx="217" formatCode="0.00">
                  <c:v>102.1319985168706</c:v>
                </c:pt>
                <c:pt idx="218" formatCode="0.00">
                  <c:v>100.25954764553209</c:v>
                </c:pt>
                <c:pt idx="219" formatCode="0.00">
                  <c:v>99.888765294771943</c:v>
                </c:pt>
                <c:pt idx="220" formatCode="0.00">
                  <c:v>99.499443826473851</c:v>
                </c:pt>
                <c:pt idx="221" formatCode="0.00">
                  <c:v>99.582869855394875</c:v>
                </c:pt>
                <c:pt idx="222" formatCode="0.00">
                  <c:v>98.498331479421552</c:v>
                </c:pt>
                <c:pt idx="223" formatCode="0.00">
                  <c:v>97.775305895439331</c:v>
                </c:pt>
                <c:pt idx="224" formatCode="0.00">
                  <c:v>94.707081942899507</c:v>
                </c:pt>
                <c:pt idx="225" formatCode="0.00">
                  <c:v>96.764923989618097</c:v>
                </c:pt>
                <c:pt idx="226" formatCode="0.00">
                  <c:v>97.098628105302197</c:v>
                </c:pt>
                <c:pt idx="227" formatCode="0.00">
                  <c:v>97.691879866518349</c:v>
                </c:pt>
                <c:pt idx="228" formatCode="0.00">
                  <c:v>99.796069707081941</c:v>
                </c:pt>
                <c:pt idx="229" formatCode="0.00">
                  <c:v>98.220244716351473</c:v>
                </c:pt>
                <c:pt idx="230" formatCode="0.00">
                  <c:v>99.555061179087858</c:v>
                </c:pt>
                <c:pt idx="231" formatCode="0.00">
                  <c:v>100.5190952910642</c:v>
                </c:pt>
                <c:pt idx="232" formatCode="0.00">
                  <c:v>102.3173896922507</c:v>
                </c:pt>
                <c:pt idx="233" formatCode="0.00">
                  <c:v>102.8457545420838</c:v>
                </c:pt>
                <c:pt idx="234" formatCode="0.00">
                  <c:v>103.10530218761591</c:v>
                </c:pt>
                <c:pt idx="235" formatCode="0.00">
                  <c:v>103.32777159807191</c:v>
                </c:pt>
                <c:pt idx="236" formatCode="0.00">
                  <c:v>103.04041527623301</c:v>
                </c:pt>
                <c:pt idx="237" formatCode="0.00">
                  <c:v>101.50166852057841</c:v>
                </c:pt>
                <c:pt idx="238" formatCode="0.00">
                  <c:v>100.111234705228</c:v>
                </c:pt>
                <c:pt idx="239" formatCode="0.00">
                  <c:v>100.027808676307</c:v>
                </c:pt>
                <c:pt idx="240" formatCode="0.00">
                  <c:v>99.907304412309983</c:v>
                </c:pt>
                <c:pt idx="241" formatCode="0.00">
                  <c:v>99.258435298479753</c:v>
                </c:pt>
                <c:pt idx="242" formatCode="0.00">
                  <c:v>100.083426028921</c:v>
                </c:pt>
                <c:pt idx="243" formatCode="0.00">
                  <c:v>100.56544308490921</c:v>
                </c:pt>
                <c:pt idx="244" formatCode="0.00">
                  <c:v>101.05672969966631</c:v>
                </c:pt>
                <c:pt idx="245" formatCode="0.00">
                  <c:v>100.8898776418243</c:v>
                </c:pt>
                <c:pt idx="246" formatCode="0.00">
                  <c:v>100.70448646644419</c:v>
                </c:pt>
                <c:pt idx="247" formatCode="0.00">
                  <c:v>100.4634779384501</c:v>
                </c:pt>
                <c:pt idx="248" formatCode="0.00">
                  <c:v>100.45420837968111</c:v>
                </c:pt>
                <c:pt idx="249" formatCode="0.00">
                  <c:v>99.721913236929907</c:v>
                </c:pt>
                <c:pt idx="250" formatCode="0.00">
                  <c:v>99.267704857248802</c:v>
                </c:pt>
                <c:pt idx="251" formatCode="0.00">
                  <c:v>99.52725250278084</c:v>
                </c:pt>
                <c:pt idx="252" formatCode="0.00">
                  <c:v>99.851687059695948</c:v>
                </c:pt>
                <c:pt idx="253" formatCode="0.00">
                  <c:v>99.740452354467905</c:v>
                </c:pt>
                <c:pt idx="254" formatCode="0.00">
                  <c:v>99.805339265850947</c:v>
                </c:pt>
                <c:pt idx="255" formatCode="0.00">
                  <c:v>99.907304412309983</c:v>
                </c:pt>
                <c:pt idx="256" formatCode="0.00">
                  <c:v>99.935113088617001</c:v>
                </c:pt>
                <c:pt idx="257" formatCode="0.00">
                  <c:v>99.6662958843159</c:v>
                </c:pt>
                <c:pt idx="258" formatCode="0.00">
                  <c:v>99.610678531701836</c:v>
                </c:pt>
                <c:pt idx="259" formatCode="0.00">
                  <c:v>99.462365591397855</c:v>
                </c:pt>
                <c:pt idx="260" formatCode="0.00">
                  <c:v>99.073044123099692</c:v>
                </c:pt>
                <c:pt idx="261" formatCode="0.00">
                  <c:v>98.887652947719701</c:v>
                </c:pt>
                <c:pt idx="262" formatCode="0.00">
                  <c:v>99.119391916944721</c:v>
                </c:pt>
                <c:pt idx="263" formatCode="0.00">
                  <c:v>98.980348535409675</c:v>
                </c:pt>
                <c:pt idx="264" formatCode="0.00">
                  <c:v>99.026696329254705</c:v>
                </c:pt>
                <c:pt idx="265" formatCode="0.00">
                  <c:v>98.730070448646643</c:v>
                </c:pt>
                <c:pt idx="266" formatCode="0.00">
                  <c:v>98.266592510196503</c:v>
                </c:pt>
                <c:pt idx="267" formatCode="0.00">
                  <c:v>98.544679273266595</c:v>
                </c:pt>
                <c:pt idx="268" formatCode="0.00">
                  <c:v>98.822766036336631</c:v>
                </c:pt>
                <c:pt idx="269" formatCode="0.00">
                  <c:v>99.805339265850947</c:v>
                </c:pt>
                <c:pt idx="270" formatCode="0.00">
                  <c:v>99.52725250278084</c:v>
                </c:pt>
                <c:pt idx="271" formatCode="0.00">
                  <c:v>99.184278828327749</c:v>
                </c:pt>
                <c:pt idx="272" formatCode="0.00">
                  <c:v>99.369670003707839</c:v>
                </c:pt>
                <c:pt idx="273" formatCode="0.00">
                  <c:v>99.453096032628821</c:v>
                </c:pt>
                <c:pt idx="274" formatCode="0.00">
                  <c:v>99.434556915090823</c:v>
                </c:pt>
                <c:pt idx="275" formatCode="0.00">
                  <c:v>99.953652206154956</c:v>
                </c:pt>
                <c:pt idx="276" formatCode="0.00">
                  <c:v>99.684835001853884</c:v>
                </c:pt>
                <c:pt idx="277" formatCode="0.00">
                  <c:v>99.786800148312963</c:v>
                </c:pt>
                <c:pt idx="278" formatCode="0.00">
                  <c:v>99.712643678160916</c:v>
                </c:pt>
                <c:pt idx="279" formatCode="0.00">
                  <c:v>99.83314794215795</c:v>
                </c:pt>
                <c:pt idx="280" formatCode="0.00">
                  <c:v>99.712643678160916</c:v>
                </c:pt>
                <c:pt idx="281" formatCode="0.00">
                  <c:v>99.870226177233945</c:v>
                </c:pt>
                <c:pt idx="282" formatCode="0.00">
                  <c:v>99.758991472005917</c:v>
                </c:pt>
                <c:pt idx="283" formatCode="0.00">
                  <c:v>99.935113088617001</c:v>
                </c:pt>
                <c:pt idx="284" formatCode="0.00">
                  <c:v>99.731182795698942</c:v>
                </c:pt>
                <c:pt idx="285" formatCode="0.00">
                  <c:v>100.7415647015202</c:v>
                </c:pt>
                <c:pt idx="286" formatCode="0.00">
                  <c:v>100.94549499443831</c:v>
                </c:pt>
                <c:pt idx="287" formatCode="0.00">
                  <c:v>101.1772339636633</c:v>
                </c:pt>
                <c:pt idx="288" formatCode="0.00">
                  <c:v>101.5850945494994</c:v>
                </c:pt>
                <c:pt idx="289" formatCode="0.00">
                  <c:v>100.5098257322951</c:v>
                </c:pt>
                <c:pt idx="290" formatCode="0.00">
                  <c:v>99.888765294771943</c:v>
                </c:pt>
                <c:pt idx="291" formatCode="0.00">
                  <c:v>99.295513533555777</c:v>
                </c:pt>
                <c:pt idx="292" formatCode="0.00">
                  <c:v>99.063774564330743</c:v>
                </c:pt>
                <c:pt idx="293" formatCode="0.00">
                  <c:v>99.536522061549874</c:v>
                </c:pt>
                <c:pt idx="294" formatCode="0.00">
                  <c:v>99.490174267704873</c:v>
                </c:pt>
                <c:pt idx="295" formatCode="0.00">
                  <c:v>99.480904708935853</c:v>
                </c:pt>
                <c:pt idx="296" formatCode="0.00">
                  <c:v>99.193548387096754</c:v>
                </c:pt>
                <c:pt idx="297" formatCode="0.00">
                  <c:v>99.156470152020688</c:v>
                </c:pt>
                <c:pt idx="298" formatCode="0.00">
                  <c:v>99.063774564330743</c:v>
                </c:pt>
                <c:pt idx="299" formatCode="0.00">
                  <c:v>99.100852799406724</c:v>
                </c:pt>
                <c:pt idx="300" formatCode="0.00">
                  <c:v>98.739340007415649</c:v>
                </c:pt>
                <c:pt idx="301" formatCode="0.00">
                  <c:v>99.221357063403758</c:v>
                </c:pt>
                <c:pt idx="302" formatCode="0.00">
                  <c:v>99.360400444938833</c:v>
                </c:pt>
                <c:pt idx="303" formatCode="0.00">
                  <c:v>99.388209121245836</c:v>
                </c:pt>
                <c:pt idx="304" formatCode="0.00">
                  <c:v>99.721913236929907</c:v>
                </c:pt>
                <c:pt idx="305" formatCode="0.00">
                  <c:v>100.046347793845</c:v>
                </c:pt>
              </c:numCache>
            </c:numRef>
          </c:val>
          <c:smooth val="0"/>
          <c:extLst xmlns:c16r2="http://schemas.microsoft.com/office/drawing/2015/06/chart">
            <c:ext xmlns:c16="http://schemas.microsoft.com/office/drawing/2014/chart" uri="{C3380CC4-5D6E-409C-BE32-E72D297353CC}">
              <c16:uniqueId val="{00000008-2F22-43FB-8E51-2FE28CB4E0C3}"/>
            </c:ext>
          </c:extLst>
        </c:ser>
        <c:ser>
          <c:idx val="9"/>
          <c:order val="9"/>
          <c:tx>
            <c:strRef>
              <c:f>Currency!$Y$350</c:f>
              <c:strCache>
                <c:ptCount val="1"/>
                <c:pt idx="0">
                  <c:v>Swiss Franc</c:v>
                </c:pt>
              </c:strCache>
            </c:strRef>
          </c:tx>
          <c:spPr>
            <a:ln w="28575" cap="rnd">
              <a:solidFill>
                <a:schemeClr val="accent4">
                  <a:lumMod val="60000"/>
                </a:schemeClr>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Currency!$Y$351:$Y$656</c:f>
              <c:numCache>
                <c:formatCode>General</c:formatCode>
                <c:ptCount val="306"/>
                <c:pt idx="43" formatCode="0.00">
                  <c:v>100</c:v>
                </c:pt>
                <c:pt idx="44" formatCode="0.00">
                  <c:v>101.0645920769782</c:v>
                </c:pt>
                <c:pt idx="45" formatCode="0.00">
                  <c:v>100.818916982291</c:v>
                </c:pt>
                <c:pt idx="46" formatCode="0.00">
                  <c:v>100.9929368410277</c:v>
                </c:pt>
                <c:pt idx="47" formatCode="0.00">
                  <c:v>100.8291534445696</c:v>
                </c:pt>
                <c:pt idx="48" formatCode="0.00">
                  <c:v>101.5866516531887</c:v>
                </c:pt>
                <c:pt idx="49" formatCode="0.00">
                  <c:v>101.67877981369629</c:v>
                </c:pt>
                <c:pt idx="50" formatCode="0.00">
                  <c:v>101.6583068891391</c:v>
                </c:pt>
                <c:pt idx="51" formatCode="0.00">
                  <c:v>101.3000307093868</c:v>
                </c:pt>
                <c:pt idx="52" formatCode="0.00">
                  <c:v>101.3205036339441</c:v>
                </c:pt>
                <c:pt idx="53" formatCode="0.00">
                  <c:v>100.7370252840618</c:v>
                </c:pt>
                <c:pt idx="54" formatCode="0.00">
                  <c:v>100.7984440577336</c:v>
                </c:pt>
                <c:pt idx="55" formatCode="0.00">
                  <c:v>101.1567202374859</c:v>
                </c:pt>
                <c:pt idx="56" formatCode="0.00">
                  <c:v>101.0953014638141</c:v>
                </c:pt>
                <c:pt idx="57" formatCode="0.00">
                  <c:v>101.03388269014231</c:v>
                </c:pt>
                <c:pt idx="58" formatCode="0.00">
                  <c:v>100.4913501893746</c:v>
                </c:pt>
                <c:pt idx="59" formatCode="0.00">
                  <c:v>100.45040434025999</c:v>
                </c:pt>
                <c:pt idx="60" formatCode="0.00">
                  <c:v>100.8393899068482</c:v>
                </c:pt>
                <c:pt idx="61" formatCode="0.00">
                  <c:v>100.8496263691268</c:v>
                </c:pt>
                <c:pt idx="62" formatCode="0.00">
                  <c:v>101.4535776435664</c:v>
                </c:pt>
                <c:pt idx="63" formatCode="0.00">
                  <c:v>101.7504350496469</c:v>
                </c:pt>
                <c:pt idx="64" formatCode="0.00">
                  <c:v>101.5559422663527</c:v>
                </c:pt>
                <c:pt idx="65" formatCode="0.00">
                  <c:v>101.4023953321732</c:v>
                </c:pt>
                <c:pt idx="66" formatCode="0.00">
                  <c:v>101.3307400962227</c:v>
                </c:pt>
                <c:pt idx="67" formatCode="0.00">
                  <c:v>101.59688811546729</c:v>
                </c:pt>
                <c:pt idx="68" formatCode="0.00">
                  <c:v>100.5015866516532</c:v>
                </c:pt>
                <c:pt idx="69" formatCode="0.00">
                  <c:v>99.498413348346816</c:v>
                </c:pt>
                <c:pt idx="70" formatCode="0.00">
                  <c:v>99.95905415088545</c:v>
                </c:pt>
                <c:pt idx="71" formatCode="0.00">
                  <c:v>99.477940423789505</c:v>
                </c:pt>
                <c:pt idx="72" formatCode="0.00">
                  <c:v>99.887398914934963</c:v>
                </c:pt>
                <c:pt idx="73" formatCode="0.00">
                  <c:v>99.539359197461323</c:v>
                </c:pt>
                <c:pt idx="74" formatCode="0.00">
                  <c:v>99.334629951888644</c:v>
                </c:pt>
                <c:pt idx="75" formatCode="0.00">
                  <c:v>99.836216603541814</c:v>
                </c:pt>
                <c:pt idx="76" formatCode="0.00">
                  <c:v>99.5905415088545</c:v>
                </c:pt>
                <c:pt idx="77" formatCode="0.00">
                  <c:v>100.0204729245573</c:v>
                </c:pt>
                <c:pt idx="78" formatCode="0.00">
                  <c:v>100.21496570785141</c:v>
                </c:pt>
                <c:pt idx="79" formatCode="0.00">
                  <c:v>100.35827617975229</c:v>
                </c:pt>
                <c:pt idx="80" formatCode="0.00">
                  <c:v>100.1637833964582</c:v>
                </c:pt>
                <c:pt idx="81" formatCode="0.00">
                  <c:v>100.36851264203089</c:v>
                </c:pt>
                <c:pt idx="82" formatCode="0.00">
                  <c:v>100.7370252840618</c:v>
                </c:pt>
                <c:pt idx="83" formatCode="0.00">
                  <c:v>99.836216603541814</c:v>
                </c:pt>
                <c:pt idx="84" formatCode="0.00">
                  <c:v>100.27638448152319</c:v>
                </c:pt>
                <c:pt idx="85" formatCode="0.00">
                  <c:v>100.3480397174736</c:v>
                </c:pt>
                <c:pt idx="86" formatCode="0.00">
                  <c:v>100.45040434025999</c:v>
                </c:pt>
                <c:pt idx="87" formatCode="0.00">
                  <c:v>100.9724639164705</c:v>
                </c:pt>
                <c:pt idx="88" formatCode="0.00">
                  <c:v>101.3716859453373</c:v>
                </c:pt>
                <c:pt idx="89" formatCode="0.00">
                  <c:v>101.3205036339441</c:v>
                </c:pt>
                <c:pt idx="90" formatCode="0.00">
                  <c:v>101.0441191524209</c:v>
                </c:pt>
                <c:pt idx="91" formatCode="0.00">
                  <c:v>100.45040434025999</c:v>
                </c:pt>
                <c:pt idx="92" formatCode="0.00">
                  <c:v>100.9827003787491</c:v>
                </c:pt>
                <c:pt idx="93" formatCode="0.00">
                  <c:v>101.0953014638141</c:v>
                </c:pt>
                <c:pt idx="94" formatCode="0.00">
                  <c:v>101.3921588698946</c:v>
                </c:pt>
                <c:pt idx="95" formatCode="0.00">
                  <c:v>101.494523492681</c:v>
                </c:pt>
                <c:pt idx="96" formatCode="0.00">
                  <c:v>101.6685433514178</c:v>
                </c:pt>
                <c:pt idx="97" formatCode="0.00">
                  <c:v>101.238611935715</c:v>
                </c:pt>
                <c:pt idx="98" formatCode="0.00">
                  <c:v>101.381922407616</c:v>
                </c:pt>
                <c:pt idx="99" formatCode="0.00">
                  <c:v>101.5661787286314</c:v>
                </c:pt>
                <c:pt idx="100" formatCode="0.00">
                  <c:v>101.57641519091</c:v>
                </c:pt>
                <c:pt idx="101" formatCode="0.00">
                  <c:v>101.8118538233187</c:v>
                </c:pt>
                <c:pt idx="102" formatCode="0.00">
                  <c:v>101.69925273825361</c:v>
                </c:pt>
                <c:pt idx="103" formatCode="0.00">
                  <c:v>101.61736104002451</c:v>
                </c:pt>
                <c:pt idx="104" formatCode="0.00">
                  <c:v>101.3102671716655</c:v>
                </c:pt>
                <c:pt idx="105" formatCode="0.00">
                  <c:v>100.8393899068482</c:v>
                </c:pt>
                <c:pt idx="106" formatCode="0.00">
                  <c:v>101.4842870304023</c:v>
                </c:pt>
                <c:pt idx="107" formatCode="0.00">
                  <c:v>101.67877981369629</c:v>
                </c:pt>
                <c:pt idx="108" formatCode="0.00">
                  <c:v>101.3716859453373</c:v>
                </c:pt>
                <c:pt idx="109" formatCode="0.00">
                  <c:v>102.1496570785137</c:v>
                </c:pt>
                <c:pt idx="110" formatCode="0.00">
                  <c:v>101.719725662811</c:v>
                </c:pt>
                <c:pt idx="111" formatCode="0.00">
                  <c:v>102.0472924557273</c:v>
                </c:pt>
                <c:pt idx="112" formatCode="0.00">
                  <c:v>102.139420616235</c:v>
                </c:pt>
                <c:pt idx="113" formatCode="0.00">
                  <c:v>101.86303613471181</c:v>
                </c:pt>
                <c:pt idx="114" formatCode="0.00">
                  <c:v>101.8118538233187</c:v>
                </c:pt>
                <c:pt idx="115" formatCode="0.00">
                  <c:v>101.80161736104</c:v>
                </c:pt>
                <c:pt idx="116" formatCode="0.00">
                  <c:v>101.9551642952196</c:v>
                </c:pt>
                <c:pt idx="117" formatCode="0.00">
                  <c:v>101.914218446105</c:v>
                </c:pt>
                <c:pt idx="118" formatCode="0.00">
                  <c:v>101.9858736820555</c:v>
                </c:pt>
                <c:pt idx="119" formatCode="0.00">
                  <c:v>102.057528918006</c:v>
                </c:pt>
                <c:pt idx="120" formatCode="0.00">
                  <c:v>102.2315487767428</c:v>
                </c:pt>
                <c:pt idx="121" formatCode="0.00">
                  <c:v>101.84256321015459</c:v>
                </c:pt>
                <c:pt idx="122" formatCode="0.00">
                  <c:v>101.0441191524209</c:v>
                </c:pt>
                <c:pt idx="123" formatCode="0.00">
                  <c:v>100.7984440577336</c:v>
                </c:pt>
                <c:pt idx="124" formatCode="0.00">
                  <c:v>100.931518067356</c:v>
                </c:pt>
                <c:pt idx="125" formatCode="0.00">
                  <c:v>101.2181390111578</c:v>
                </c:pt>
                <c:pt idx="126" formatCode="0.00">
                  <c:v>101.4126317944518</c:v>
                </c:pt>
                <c:pt idx="127" formatCode="0.00">
                  <c:v>101.60712457774601</c:v>
                </c:pt>
                <c:pt idx="128" formatCode="0.00">
                  <c:v>101.8937455215478</c:v>
                </c:pt>
                <c:pt idx="129" formatCode="0.00">
                  <c:v>101.8323267478759</c:v>
                </c:pt>
                <c:pt idx="130" formatCode="0.00">
                  <c:v>101.719725662811</c:v>
                </c:pt>
                <c:pt idx="131" formatCode="0.00">
                  <c:v>101.4535776435664</c:v>
                </c:pt>
                <c:pt idx="132" formatCode="0.00">
                  <c:v>100.9827003787491</c:v>
                </c:pt>
                <c:pt idx="133" formatCode="0.00">
                  <c:v>100.8905722182414</c:v>
                </c:pt>
                <c:pt idx="134" formatCode="0.00">
                  <c:v>101.0031733033064</c:v>
                </c:pt>
                <c:pt idx="135" formatCode="0.00">
                  <c:v>101.6685433514178</c:v>
                </c:pt>
                <c:pt idx="136" formatCode="0.00">
                  <c:v>101.59688811546729</c:v>
                </c:pt>
                <c:pt idx="137" formatCode="0.00">
                  <c:v>102.09847476712051</c:v>
                </c:pt>
                <c:pt idx="138" formatCode="0.00">
                  <c:v>102.10871122939911</c:v>
                </c:pt>
                <c:pt idx="139" formatCode="0.00">
                  <c:v>101.6685433514178</c:v>
                </c:pt>
                <c:pt idx="140" formatCode="0.00">
                  <c:v>101.67877981369629</c:v>
                </c:pt>
                <c:pt idx="141" formatCode="0.00">
                  <c:v>101.3409765585014</c:v>
                </c:pt>
                <c:pt idx="142" formatCode="0.00">
                  <c:v>101.1567202374859</c:v>
                </c:pt>
                <c:pt idx="143" formatCode="0.00">
                  <c:v>101.3307400962227</c:v>
                </c:pt>
                <c:pt idx="144" formatCode="0.00">
                  <c:v>101.11577438837141</c:v>
                </c:pt>
                <c:pt idx="145" formatCode="0.00">
                  <c:v>101.4023953321732</c:v>
                </c:pt>
                <c:pt idx="146" formatCode="0.00">
                  <c:v>101.4535776435664</c:v>
                </c:pt>
                <c:pt idx="147" formatCode="0.00">
                  <c:v>101.60712457774601</c:v>
                </c:pt>
                <c:pt idx="148" formatCode="0.00">
                  <c:v>102.1291841539564</c:v>
                </c:pt>
                <c:pt idx="149" formatCode="0.00">
                  <c:v>102.0370559934487</c:v>
                </c:pt>
                <c:pt idx="150" formatCode="0.00">
                  <c:v>102.1189476916778</c:v>
                </c:pt>
                <c:pt idx="151" formatCode="0.00">
                  <c:v>102.3339133995291</c:v>
                </c:pt>
                <c:pt idx="152" formatCode="0.00">
                  <c:v>102.26225816357869</c:v>
                </c:pt>
                <c:pt idx="153" formatCode="0.00">
                  <c:v>102.3339133995291</c:v>
                </c:pt>
                <c:pt idx="154" formatCode="0.00">
                  <c:v>101.5559422663527</c:v>
                </c:pt>
                <c:pt idx="155" formatCode="0.00">
                  <c:v>100.9622274541918</c:v>
                </c:pt>
                <c:pt idx="156" formatCode="0.00">
                  <c:v>101.26932132255089</c:v>
                </c:pt>
                <c:pt idx="157" formatCode="0.00">
                  <c:v>101.0543556146995</c:v>
                </c:pt>
                <c:pt idx="158" formatCode="0.00">
                  <c:v>101.36144948305871</c:v>
                </c:pt>
                <c:pt idx="159" formatCode="0.00">
                  <c:v>101.2079025488791</c:v>
                </c:pt>
                <c:pt idx="160" formatCode="0.00">
                  <c:v>100.8393899068482</c:v>
                </c:pt>
                <c:pt idx="161" formatCode="0.00">
                  <c:v>100.9110451427987</c:v>
                </c:pt>
                <c:pt idx="162" formatCode="0.00">
                  <c:v>100.9929368410277</c:v>
                </c:pt>
                <c:pt idx="163" formatCode="0.00">
                  <c:v>100.7677346708978</c:v>
                </c:pt>
                <c:pt idx="164" formatCode="0.00">
                  <c:v>100.6551335858327</c:v>
                </c:pt>
                <c:pt idx="165" formatCode="0.00">
                  <c:v>100.3480397174736</c:v>
                </c:pt>
                <c:pt idx="166" formatCode="0.00">
                  <c:v>100.36851264203089</c:v>
                </c:pt>
                <c:pt idx="167" formatCode="0.00">
                  <c:v>100.05118231139321</c:v>
                </c:pt>
                <c:pt idx="168" formatCode="0.00">
                  <c:v>100.61418773671819</c:v>
                </c:pt>
                <c:pt idx="169" formatCode="0.00">
                  <c:v>100.52205957621049</c:v>
                </c:pt>
                <c:pt idx="170" formatCode="0.00">
                  <c:v>100.3173303306377</c:v>
                </c:pt>
                <c:pt idx="171" formatCode="0.00">
                  <c:v>100.35827617975229</c:v>
                </c:pt>
                <c:pt idx="172" formatCode="0.00">
                  <c:v>100.4094584911455</c:v>
                </c:pt>
                <c:pt idx="173" formatCode="0.00">
                  <c:v>99.641723820247762</c:v>
                </c:pt>
                <c:pt idx="174" formatCode="0.00">
                  <c:v>99.099191319479957</c:v>
                </c:pt>
                <c:pt idx="175" formatCode="0.00">
                  <c:v>98.925171460743172</c:v>
                </c:pt>
                <c:pt idx="176" formatCode="0.00">
                  <c:v>98.873989149349981</c:v>
                </c:pt>
                <c:pt idx="177" formatCode="0.00">
                  <c:v>99.580305046575873</c:v>
                </c:pt>
                <c:pt idx="178" formatCode="0.00">
                  <c:v>99.375575801003123</c:v>
                </c:pt>
                <c:pt idx="179" formatCode="0.00">
                  <c:v>99.109427781758612</c:v>
                </c:pt>
                <c:pt idx="180" formatCode="0.00">
                  <c:v>99.355102876445841</c:v>
                </c:pt>
                <c:pt idx="181" formatCode="0.00">
                  <c:v>99.631487357969036</c:v>
                </c:pt>
                <c:pt idx="182" formatCode="0.00">
                  <c:v>99.559832122018591</c:v>
                </c:pt>
                <c:pt idx="183" formatCode="0.00">
                  <c:v>99.559832122018591</c:v>
                </c:pt>
                <c:pt idx="184" formatCode="0.00">
                  <c:v>99.29368410277408</c:v>
                </c:pt>
                <c:pt idx="185" formatCode="0.00">
                  <c:v>99.099191319479957</c:v>
                </c:pt>
                <c:pt idx="186" formatCode="0.00">
                  <c:v>98.638550516941322</c:v>
                </c:pt>
                <c:pt idx="187" formatCode="0.00">
                  <c:v>98.771624526563613</c:v>
                </c:pt>
                <c:pt idx="188" formatCode="0.00">
                  <c:v>99.088954857201315</c:v>
                </c:pt>
                <c:pt idx="189" formatCode="0.00">
                  <c:v>99.201555942266367</c:v>
                </c:pt>
                <c:pt idx="190" formatCode="0.00">
                  <c:v>99.119664244037295</c:v>
                </c:pt>
                <c:pt idx="191" formatCode="0.00">
                  <c:v>99.201555942266367</c:v>
                </c:pt>
                <c:pt idx="192" formatCode="0.00">
                  <c:v>99.21179240454498</c:v>
                </c:pt>
                <c:pt idx="193" formatCode="0.00">
                  <c:v>99.375575801003123</c:v>
                </c:pt>
                <c:pt idx="194" formatCode="0.00">
                  <c:v>99.334629951888644</c:v>
                </c:pt>
                <c:pt idx="195" formatCode="0.00">
                  <c:v>99.651960282526346</c:v>
                </c:pt>
                <c:pt idx="196" formatCode="0.00">
                  <c:v>99.774797829869954</c:v>
                </c:pt>
                <c:pt idx="197" formatCode="0.00">
                  <c:v>99.12990070631588</c:v>
                </c:pt>
                <c:pt idx="198" formatCode="0.00">
                  <c:v>98.669259903777274</c:v>
                </c:pt>
                <c:pt idx="199" formatCode="0.00">
                  <c:v>98.894462073907263</c:v>
                </c:pt>
                <c:pt idx="200" formatCode="0.00">
                  <c:v>99.262974715938171</c:v>
                </c:pt>
                <c:pt idx="201" formatCode="0.00">
                  <c:v>99.631487357969036</c:v>
                </c:pt>
                <c:pt idx="202" formatCode="0.00">
                  <c:v>99.825980141263145</c:v>
                </c:pt>
                <c:pt idx="203" formatCode="0.00">
                  <c:v>100.0818916982291</c:v>
                </c:pt>
                <c:pt idx="204" formatCode="0.00">
                  <c:v>100.0614187736718</c:v>
                </c:pt>
                <c:pt idx="205" formatCode="0.00">
                  <c:v>99.866925990377766</c:v>
                </c:pt>
                <c:pt idx="206" formatCode="0.00">
                  <c:v>100.1023646227864</c:v>
                </c:pt>
                <c:pt idx="207" formatCode="0.00">
                  <c:v>100.1740198587368</c:v>
                </c:pt>
                <c:pt idx="208" formatCode="0.00">
                  <c:v>100.4708772648173</c:v>
                </c:pt>
                <c:pt idx="209" formatCode="0.00">
                  <c:v>100.44016787798139</c:v>
                </c:pt>
                <c:pt idx="210" formatCode="0.00">
                  <c:v>100.563005425325</c:v>
                </c:pt>
                <c:pt idx="211" formatCode="0.00">
                  <c:v>100.7370252840618</c:v>
                </c:pt>
                <c:pt idx="212" formatCode="0.00">
                  <c:v>100.67560651039</c:v>
                </c:pt>
                <c:pt idx="213" formatCode="0.00">
                  <c:v>100.11260108506499</c:v>
                </c:pt>
                <c:pt idx="214" formatCode="0.00">
                  <c:v>100</c:v>
                </c:pt>
                <c:pt idx="215" formatCode="0.00">
                  <c:v>99.836216603541814</c:v>
                </c:pt>
                <c:pt idx="216" formatCode="0.00">
                  <c:v>100.03070938683589</c:v>
                </c:pt>
                <c:pt idx="217" formatCode="0.00">
                  <c:v>99.457467499232294</c:v>
                </c:pt>
                <c:pt idx="218" formatCode="0.00">
                  <c:v>99.12990070631588</c:v>
                </c:pt>
                <c:pt idx="219" formatCode="0.00">
                  <c:v>97.901525232879521</c:v>
                </c:pt>
                <c:pt idx="220" formatCode="0.00">
                  <c:v>98.065308629337693</c:v>
                </c:pt>
                <c:pt idx="221" formatCode="0.00">
                  <c:v>97.901525232879521</c:v>
                </c:pt>
                <c:pt idx="222" formatCode="0.00">
                  <c:v>96.990480090080851</c:v>
                </c:pt>
                <c:pt idx="223" formatCode="0.00">
                  <c:v>95.997543249053152</c:v>
                </c:pt>
                <c:pt idx="224" formatCode="0.00">
                  <c:v>94.717985464223574</c:v>
                </c:pt>
                <c:pt idx="225" formatCode="0.00">
                  <c:v>95.895178626266741</c:v>
                </c:pt>
                <c:pt idx="226" formatCode="0.00">
                  <c:v>96.140853720954041</c:v>
                </c:pt>
                <c:pt idx="227" formatCode="0.00">
                  <c:v>96.826696693622679</c:v>
                </c:pt>
                <c:pt idx="228" formatCode="0.00">
                  <c:v>97.604667826799044</c:v>
                </c:pt>
                <c:pt idx="229" formatCode="0.00">
                  <c:v>96.949534240966344</c:v>
                </c:pt>
                <c:pt idx="230" formatCode="0.00">
                  <c:v>98.515712969597715</c:v>
                </c:pt>
                <c:pt idx="231" formatCode="0.00">
                  <c:v>99.416521650117772</c:v>
                </c:pt>
                <c:pt idx="232" formatCode="0.00">
                  <c:v>100.9622274541918</c:v>
                </c:pt>
                <c:pt idx="233" formatCode="0.00">
                  <c:v>101.10553792609269</c:v>
                </c:pt>
                <c:pt idx="234" formatCode="0.00">
                  <c:v>100.5834783498823</c:v>
                </c:pt>
                <c:pt idx="235" formatCode="0.00">
                  <c:v>100.6653700481114</c:v>
                </c:pt>
                <c:pt idx="236" formatCode="0.00">
                  <c:v>100.1740198587368</c:v>
                </c:pt>
                <c:pt idx="237" formatCode="0.00">
                  <c:v>98.607841130105413</c:v>
                </c:pt>
                <c:pt idx="238" formatCode="0.00">
                  <c:v>97.686559525028173</c:v>
                </c:pt>
                <c:pt idx="239" formatCode="0.00">
                  <c:v>98.280274337189041</c:v>
                </c:pt>
                <c:pt idx="240" formatCode="0.00">
                  <c:v>98.873989149349981</c:v>
                </c:pt>
                <c:pt idx="241" formatCode="0.00">
                  <c:v>99.048009008086808</c:v>
                </c:pt>
                <c:pt idx="242" formatCode="0.00">
                  <c:v>99.682669669362298</c:v>
                </c:pt>
                <c:pt idx="243" formatCode="0.00">
                  <c:v>100.1535469341795</c:v>
                </c:pt>
                <c:pt idx="244" formatCode="0.00">
                  <c:v>100.05118231139321</c:v>
                </c:pt>
                <c:pt idx="245" formatCode="0.00">
                  <c:v>99.365339338724482</c:v>
                </c:pt>
                <c:pt idx="246" formatCode="0.00">
                  <c:v>99.4267581123963</c:v>
                </c:pt>
                <c:pt idx="247" formatCode="0.00">
                  <c:v>98.914934998464531</c:v>
                </c:pt>
                <c:pt idx="248" formatCode="0.00">
                  <c:v>98.71020575289181</c:v>
                </c:pt>
                <c:pt idx="249" formatCode="0.00">
                  <c:v>98.945644385300483</c:v>
                </c:pt>
                <c:pt idx="250" formatCode="0.00">
                  <c:v>98.392875422254036</c:v>
                </c:pt>
                <c:pt idx="251" formatCode="0.00">
                  <c:v>98.699969290613154</c:v>
                </c:pt>
                <c:pt idx="252" formatCode="0.00">
                  <c:v>99.303920565052721</c:v>
                </c:pt>
                <c:pt idx="253" formatCode="0.00">
                  <c:v>99.048009008086808</c:v>
                </c:pt>
                <c:pt idx="254" formatCode="0.00">
                  <c:v>99.027536083529483</c:v>
                </c:pt>
                <c:pt idx="255" formatCode="0.00">
                  <c:v>99.344866414167299</c:v>
                </c:pt>
                <c:pt idx="256" formatCode="0.00">
                  <c:v>99.518886272904055</c:v>
                </c:pt>
                <c:pt idx="257" formatCode="0.00">
                  <c:v>99.600777971133141</c:v>
                </c:pt>
                <c:pt idx="258" formatCode="0.00">
                  <c:v>99.907871839492245</c:v>
                </c:pt>
                <c:pt idx="259" formatCode="0.00">
                  <c:v>99.948817688606823</c:v>
                </c:pt>
                <c:pt idx="260" formatCode="0.00">
                  <c:v>99.785034292148609</c:v>
                </c:pt>
                <c:pt idx="261" formatCode="0.00">
                  <c:v>99.948817688606823</c:v>
                </c:pt>
                <c:pt idx="262" formatCode="0.00">
                  <c:v>98.925171460743172</c:v>
                </c:pt>
                <c:pt idx="263" formatCode="0.00">
                  <c:v>98.321220186303606</c:v>
                </c:pt>
                <c:pt idx="264" formatCode="0.00">
                  <c:v>98.853516224792713</c:v>
                </c:pt>
                <c:pt idx="265" formatCode="0.00">
                  <c:v>99.61101443341181</c:v>
                </c:pt>
                <c:pt idx="266" formatCode="0.00">
                  <c:v>99.723615518476805</c:v>
                </c:pt>
                <c:pt idx="267" formatCode="0.00">
                  <c:v>99.744088443034101</c:v>
                </c:pt>
                <c:pt idx="268" formatCode="0.00">
                  <c:v>99.344866414167299</c:v>
                </c:pt>
                <c:pt idx="269" formatCode="0.00">
                  <c:v>99.5905415088545</c:v>
                </c:pt>
                <c:pt idx="270" formatCode="0.00">
                  <c:v>99.222028866823592</c:v>
                </c:pt>
                <c:pt idx="271" formatCode="0.00">
                  <c:v>99.488176886068146</c:v>
                </c:pt>
                <c:pt idx="272" formatCode="0.00">
                  <c:v>99.73385198075546</c:v>
                </c:pt>
                <c:pt idx="273" formatCode="0.00">
                  <c:v>99.61101443341181</c:v>
                </c:pt>
                <c:pt idx="274" formatCode="0.00">
                  <c:v>99.508649810625414</c:v>
                </c:pt>
                <c:pt idx="275" formatCode="0.00">
                  <c:v>99.498413348346816</c:v>
                </c:pt>
                <c:pt idx="276" formatCode="0.00">
                  <c:v>98.802333913399465</c:v>
                </c:pt>
                <c:pt idx="277" formatCode="0.00">
                  <c:v>99.303920565052721</c:v>
                </c:pt>
                <c:pt idx="278" formatCode="0.00">
                  <c:v>99.549595659740007</c:v>
                </c:pt>
                <c:pt idx="279" formatCode="0.00">
                  <c:v>99.436994574674998</c:v>
                </c:pt>
                <c:pt idx="280" formatCode="0.00">
                  <c:v>98.914934998464531</c:v>
                </c:pt>
                <c:pt idx="281" formatCode="0.00">
                  <c:v>99.181083017709057</c:v>
                </c:pt>
                <c:pt idx="282" formatCode="0.00">
                  <c:v>98.638550516941322</c:v>
                </c:pt>
                <c:pt idx="283" formatCode="0.00">
                  <c:v>98.454294195925897</c:v>
                </c:pt>
                <c:pt idx="284" formatCode="0.00">
                  <c:v>98.362166035418156</c:v>
                </c:pt>
                <c:pt idx="285" formatCode="0.00">
                  <c:v>98.515712969597715</c:v>
                </c:pt>
                <c:pt idx="286" formatCode="0.00">
                  <c:v>98.392875422254036</c:v>
                </c:pt>
                <c:pt idx="287" formatCode="0.00">
                  <c:v>97.809397072371752</c:v>
                </c:pt>
                <c:pt idx="288" formatCode="0.00">
                  <c:v>98.505476507319045</c:v>
                </c:pt>
                <c:pt idx="289" formatCode="0.00">
                  <c:v>98.024362780223143</c:v>
                </c:pt>
                <c:pt idx="290" formatCode="0.00">
                  <c:v>97.328283345275864</c:v>
                </c:pt>
                <c:pt idx="291" formatCode="0.00">
                  <c:v>96.611730985771317</c:v>
                </c:pt>
                <c:pt idx="292" formatCode="0.00">
                  <c:v>96.652676834885781</c:v>
                </c:pt>
                <c:pt idx="293" formatCode="0.00">
                  <c:v>97.492066741734064</c:v>
                </c:pt>
                <c:pt idx="294" formatCode="0.00">
                  <c:v>97.164499948817706</c:v>
                </c:pt>
                <c:pt idx="295" formatCode="0.00">
                  <c:v>97.379465656669026</c:v>
                </c:pt>
                <c:pt idx="296" formatCode="0.00">
                  <c:v>97.113317637424444</c:v>
                </c:pt>
                <c:pt idx="297" formatCode="0.00">
                  <c:v>97.389702118947653</c:v>
                </c:pt>
                <c:pt idx="298" formatCode="0.00">
                  <c:v>97.481830279455409</c:v>
                </c:pt>
                <c:pt idx="299" formatCode="0.00">
                  <c:v>97.010953014638133</c:v>
                </c:pt>
                <c:pt idx="300" formatCode="0.00">
                  <c:v>96.724332070836283</c:v>
                </c:pt>
                <c:pt idx="301" formatCode="0.00">
                  <c:v>97.031425939195415</c:v>
                </c:pt>
                <c:pt idx="302" formatCode="0.00">
                  <c:v>97.092844712867205</c:v>
                </c:pt>
                <c:pt idx="303" formatCode="0.00">
                  <c:v>97.010953014638133</c:v>
                </c:pt>
                <c:pt idx="304" formatCode="0.00">
                  <c:v>97.369229194390456</c:v>
                </c:pt>
                <c:pt idx="305" formatCode="0.00">
                  <c:v>96.970007165523555</c:v>
                </c:pt>
              </c:numCache>
            </c:numRef>
          </c:val>
          <c:smooth val="0"/>
          <c:extLst xmlns:c16r2="http://schemas.microsoft.com/office/drawing/2015/06/chart">
            <c:ext xmlns:c16="http://schemas.microsoft.com/office/drawing/2014/chart" uri="{C3380CC4-5D6E-409C-BE32-E72D297353CC}">
              <c16:uniqueId val="{00000009-2F22-43FB-8E51-2FE28CB4E0C3}"/>
            </c:ext>
          </c:extLst>
        </c:ser>
        <c:dLbls>
          <c:showLegendKey val="0"/>
          <c:showVal val="0"/>
          <c:showCatName val="0"/>
          <c:showSerName val="0"/>
          <c:showPercent val="0"/>
          <c:showBubbleSize val="0"/>
        </c:dLbls>
        <c:smooth val="0"/>
        <c:axId val="941027440"/>
        <c:axId val="941026656"/>
        <c:extLst xmlns:c16r2="http://schemas.microsoft.com/office/drawing/2015/06/chart">
          <c:ext xmlns:c15="http://schemas.microsoft.com/office/drawing/2012/chart" uri="{02D57815-91ED-43cb-92C2-25804820EDAC}">
            <c15:filteredLineSeries>
              <c15:ser>
                <c:idx val="10"/>
                <c:order val="10"/>
                <c:tx>
                  <c:strRef>
                    <c:extLst xmlns:c16r2="http://schemas.microsoft.com/office/drawing/2015/06/chart">
                      <c:ext uri="{02D57815-91ED-43cb-92C2-25804820EDAC}">
                        <c15:formulaRef>
                          <c15:sqref>Currency!$Z$350</c15:sqref>
                        </c15:formulaRef>
                      </c:ext>
                    </c:extLst>
                    <c:strCache>
                      <c:ptCount val="1"/>
                      <c:pt idx="0">
                        <c:v>USD Index</c:v>
                      </c:pt>
                    </c:strCache>
                  </c:strRef>
                </c:tx>
                <c:spPr>
                  <a:ln w="28575" cap="rnd">
                    <a:solidFill>
                      <a:schemeClr val="accent5">
                        <a:lumMod val="60000"/>
                      </a:schemeClr>
                    </a:solidFill>
                    <a:round/>
                  </a:ln>
                  <a:effectLst/>
                </c:spPr>
                <c:marker>
                  <c:symbol val="none"/>
                </c:marker>
                <c:cat>
                  <c:numRef>
                    <c:extLst xmlns:c16r2="http://schemas.microsoft.com/office/drawing/2015/06/chart">
                      <c:ex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6r2="http://schemas.microsoft.com/office/drawing/2015/06/chart">
                      <c:ext uri="{02D57815-91ED-43cb-92C2-25804820EDAC}">
                        <c15:formulaRef>
                          <c15:sqref>Currency!$Z$351:$Z$656</c15:sqref>
                        </c15:formulaRef>
                      </c:ext>
                    </c:extLst>
                    <c:numCache>
                      <c:formatCode>General</c:formatCode>
                      <c:ptCount val="306"/>
                      <c:pt idx="43" formatCode="0.00">
                        <c:v>100</c:v>
                      </c:pt>
                      <c:pt idx="44" formatCode="0.00">
                        <c:v>100.7427442005617</c:v>
                      </c:pt>
                      <c:pt idx="45" formatCode="0.00">
                        <c:v>100.6199937584521</c:v>
                      </c:pt>
                      <c:pt idx="46" formatCode="0.00">
                        <c:v>100.66368459377929</c:v>
                      </c:pt>
                      <c:pt idx="47" formatCode="0.00">
                        <c:v>100.66368459377929</c:v>
                      </c:pt>
                      <c:pt idx="48" formatCode="0.00">
                        <c:v>101.20253822948089</c:v>
                      </c:pt>
                      <c:pt idx="49" formatCode="0.00">
                        <c:v>101.304483511911</c:v>
                      </c:pt>
                      <c:pt idx="50" formatCode="0.00">
                        <c:v>101.413710600229</c:v>
                      </c:pt>
                      <c:pt idx="51" formatCode="0.00">
                        <c:v>101.0132112763966</c:v>
                      </c:pt>
                      <c:pt idx="52" formatCode="0.00">
                        <c:v>100.9570373452616</c:v>
                      </c:pt>
                      <c:pt idx="53" formatCode="0.00">
                        <c:v>100.70737542910641</c:v>
                      </c:pt>
                      <c:pt idx="54" formatCode="0.00">
                        <c:v>100.83532716113599</c:v>
                      </c:pt>
                      <c:pt idx="55" formatCode="0.00">
                        <c:v>101.3159263497347</c:v>
                      </c:pt>
                      <c:pt idx="56" formatCode="0.00">
                        <c:v>101.1370019764902</c:v>
                      </c:pt>
                      <c:pt idx="57" formatCode="0.00">
                        <c:v>100.6907313013627</c:v>
                      </c:pt>
                      <c:pt idx="58" formatCode="0.00">
                        <c:v>101.0621034016436</c:v>
                      </c:pt>
                      <c:pt idx="59" formatCode="0.00">
                        <c:v>101.17237074794549</c:v>
                      </c:pt>
                      <c:pt idx="60" formatCode="0.00">
                        <c:v>101.6384063247685</c:v>
                      </c:pt>
                      <c:pt idx="61" formatCode="0.00">
                        <c:v>101.663372516384</c:v>
                      </c:pt>
                      <c:pt idx="62" formatCode="0.00">
                        <c:v>101.75595547695831</c:v>
                      </c:pt>
                      <c:pt idx="63" formatCode="0.00">
                        <c:v>101.9556850098825</c:v>
                      </c:pt>
                      <c:pt idx="64" formatCode="0.00">
                        <c:v>101.9910537813378</c:v>
                      </c:pt>
                      <c:pt idx="65" formatCode="0.00">
                        <c:v>101.99729532924169</c:v>
                      </c:pt>
                      <c:pt idx="66" formatCode="0.00">
                        <c:v>102.4820555497764</c:v>
                      </c:pt>
                      <c:pt idx="67" formatCode="0.00">
                        <c:v>102.3291376261313</c:v>
                      </c:pt>
                      <c:pt idx="68" formatCode="0.00">
                        <c:v>102.0222615208572</c:v>
                      </c:pt>
                      <c:pt idx="69" formatCode="0.00">
                        <c:v>101.4480391137002</c:v>
                      </c:pt>
                      <c:pt idx="70" formatCode="0.00">
                        <c:v>101.5603869759701</c:v>
                      </c:pt>
                      <c:pt idx="71" formatCode="0.00">
                        <c:v>101.47092478934781</c:v>
                      </c:pt>
                      <c:pt idx="72" formatCode="0.00">
                        <c:v>101.54790388016229</c:v>
                      </c:pt>
                      <c:pt idx="73" formatCode="0.00">
                        <c:v>101.4157911161968</c:v>
                      </c:pt>
                      <c:pt idx="74" formatCode="0.00">
                        <c:v>101.30032247997499</c:v>
                      </c:pt>
                      <c:pt idx="75" formatCode="0.00">
                        <c:v>101.74971392905439</c:v>
                      </c:pt>
                      <c:pt idx="76" formatCode="0.00">
                        <c:v>101.9317590762509</c:v>
                      </c:pt>
                      <c:pt idx="77" formatCode="0.00">
                        <c:v>102.0950795797358</c:v>
                      </c:pt>
                      <c:pt idx="78" formatCode="0.00">
                        <c:v>102.09299906376781</c:v>
                      </c:pt>
                      <c:pt idx="79" formatCode="0.00">
                        <c:v>102.3062519504837</c:v>
                      </c:pt>
                      <c:pt idx="80" formatCode="0.00">
                        <c:v>102.1429314469988</c:v>
                      </c:pt>
                      <c:pt idx="81" formatCode="0.00">
                        <c:v>102.25215853531679</c:v>
                      </c:pt>
                      <c:pt idx="82" formatCode="0.00">
                        <c:v>102.1221262873193</c:v>
                      </c:pt>
                      <c:pt idx="83" formatCode="0.00">
                        <c:v>101.5707895558098</c:v>
                      </c:pt>
                      <c:pt idx="84" formatCode="0.00">
                        <c:v>102.029543326745</c:v>
                      </c:pt>
                      <c:pt idx="85" formatCode="0.00">
                        <c:v>101.94424217205869</c:v>
                      </c:pt>
                      <c:pt idx="86" formatCode="0.00">
                        <c:v>102.1637366066784</c:v>
                      </c:pt>
                      <c:pt idx="87" formatCode="0.00">
                        <c:v>102.4726932279205</c:v>
                      </c:pt>
                      <c:pt idx="88" formatCode="0.00">
                        <c:v>102.8981587433684</c:v>
                      </c:pt>
                      <c:pt idx="89" formatCode="0.00">
                        <c:v>102.8981587433684</c:v>
                      </c:pt>
                      <c:pt idx="90" formatCode="0.00">
                        <c:v>102.98554041402269</c:v>
                      </c:pt>
                      <c:pt idx="91" formatCode="0.00">
                        <c:v>102.4144387808177</c:v>
                      </c:pt>
                      <c:pt idx="92" formatCode="0.00">
                        <c:v>102.3759492354104</c:v>
                      </c:pt>
                      <c:pt idx="93" formatCode="0.00">
                        <c:v>102.35514407573081</c:v>
                      </c:pt>
                      <c:pt idx="94" formatCode="0.00">
                        <c:v>102.2375949235411</c:v>
                      </c:pt>
                      <c:pt idx="95" formatCode="0.00">
                        <c:v>102.2844065328201</c:v>
                      </c:pt>
                      <c:pt idx="96" formatCode="0.00">
                        <c:v>102.6162488297097</c:v>
                      </c:pt>
                      <c:pt idx="97" formatCode="0.00">
                        <c:v>102.26672214709249</c:v>
                      </c:pt>
                      <c:pt idx="98" formatCode="0.00">
                        <c:v>102.21262873192551</c:v>
                      </c:pt>
                      <c:pt idx="99" formatCode="0.00">
                        <c:v>102.57983980027051</c:v>
                      </c:pt>
                      <c:pt idx="100" formatCode="0.00">
                        <c:v>102.2167897638614</c:v>
                      </c:pt>
                      <c:pt idx="101" formatCode="0.00">
                        <c:v>102.52886715905539</c:v>
                      </c:pt>
                      <c:pt idx="102" formatCode="0.00">
                        <c:v>102.22823260168521</c:v>
                      </c:pt>
                      <c:pt idx="103" formatCode="0.00">
                        <c:v>102.4789347758244</c:v>
                      </c:pt>
                      <c:pt idx="104" formatCode="0.00">
                        <c:v>102.5683969624467</c:v>
                      </c:pt>
                      <c:pt idx="105" formatCode="0.00">
                        <c:v>102.29584937064389</c:v>
                      </c:pt>
                      <c:pt idx="106" formatCode="0.00">
                        <c:v>103.0240299594299</c:v>
                      </c:pt>
                      <c:pt idx="107" formatCode="0.00">
                        <c:v>103.1228544679081</c:v>
                      </c:pt>
                      <c:pt idx="108" formatCode="0.00">
                        <c:v>103.0989285342765</c:v>
                      </c:pt>
                      <c:pt idx="109" formatCode="0.00">
                        <c:v>103.3777176739831</c:v>
                      </c:pt>
                      <c:pt idx="110" formatCode="0.00">
                        <c:v>103.11869343597211</c:v>
                      </c:pt>
                      <c:pt idx="111" formatCode="0.00">
                        <c:v>103.0053053157183</c:v>
                      </c:pt>
                      <c:pt idx="112" formatCode="0.00">
                        <c:v>102.8440653282014</c:v>
                      </c:pt>
                      <c:pt idx="113" formatCode="0.00">
                        <c:v>102.7858108810985</c:v>
                      </c:pt>
                      <c:pt idx="114" formatCode="0.00">
                        <c:v>102.9512119005513</c:v>
                      </c:pt>
                      <c:pt idx="115" formatCode="0.00">
                        <c:v>103.123894725892</c:v>
                      </c:pt>
                      <c:pt idx="116" formatCode="0.00">
                        <c:v>103.1082908561323</c:v>
                      </c:pt>
                      <c:pt idx="117" formatCode="0.00">
                        <c:v>102.6745032768126</c:v>
                      </c:pt>
                      <c:pt idx="118" formatCode="0.00">
                        <c:v>102.25840008322059</c:v>
                      </c:pt>
                      <c:pt idx="119" formatCode="0.00">
                        <c:v>102.4175595547696</c:v>
                      </c:pt>
                      <c:pt idx="120" formatCode="0.00">
                        <c:v>102.2448767294289</c:v>
                      </c:pt>
                      <c:pt idx="121" formatCode="0.00">
                        <c:v>101.9473629460106</c:v>
                      </c:pt>
                      <c:pt idx="122" formatCode="0.00">
                        <c:v>101.5364610423385</c:v>
                      </c:pt>
                      <c:pt idx="123" formatCode="0.00">
                        <c:v>101.1983771975449</c:v>
                      </c:pt>
                      <c:pt idx="124" formatCode="0.00">
                        <c:v>101.24622906480811</c:v>
                      </c:pt>
                      <c:pt idx="125" formatCode="0.00">
                        <c:v>101.4522001456361</c:v>
                      </c:pt>
                      <c:pt idx="126" formatCode="0.00">
                        <c:v>101.4157911161968</c:v>
                      </c:pt>
                      <c:pt idx="127" formatCode="0.00">
                        <c:v>101.56142723395401</c:v>
                      </c:pt>
                      <c:pt idx="128" formatCode="0.00">
                        <c:v>101.76947883075</c:v>
                      </c:pt>
                      <c:pt idx="129" formatCode="0.00">
                        <c:v>101.6997815458234</c:v>
                      </c:pt>
                      <c:pt idx="130" formatCode="0.00">
                        <c:v>101.6228024550088</c:v>
                      </c:pt>
                      <c:pt idx="131" formatCode="0.00">
                        <c:v>101.57703110371369</c:v>
                      </c:pt>
                      <c:pt idx="132" formatCode="0.00">
                        <c:v>101.2711952564236</c:v>
                      </c:pt>
                      <c:pt idx="133" formatCode="0.00">
                        <c:v>101.1536461042338</c:v>
                      </c:pt>
                      <c:pt idx="134" formatCode="0.00">
                        <c:v>101.4303547279725</c:v>
                      </c:pt>
                      <c:pt idx="135" formatCode="0.00">
                        <c:v>101.927598044315</c:v>
                      </c:pt>
                      <c:pt idx="136" formatCode="0.00">
                        <c:v>101.8953500468116</c:v>
                      </c:pt>
                      <c:pt idx="137" formatCode="0.00">
                        <c:v>102.09403932175179</c:v>
                      </c:pt>
                      <c:pt idx="138" formatCode="0.00">
                        <c:v>102.3124934983876</c:v>
                      </c:pt>
                      <c:pt idx="139" formatCode="0.00">
                        <c:v>102.15333402683861</c:v>
                      </c:pt>
                      <c:pt idx="140" formatCode="0.00">
                        <c:v>102.26672214709249</c:v>
                      </c:pt>
                      <c:pt idx="141" formatCode="0.00">
                        <c:v>102.33329865806721</c:v>
                      </c:pt>
                      <c:pt idx="142" formatCode="0.00">
                        <c:v>102.1148444814314</c:v>
                      </c:pt>
                      <c:pt idx="143" formatCode="0.00">
                        <c:v>101.94424217205869</c:v>
                      </c:pt>
                      <c:pt idx="144" formatCode="0.00">
                        <c:v>101.7309892853428</c:v>
                      </c:pt>
                      <c:pt idx="145" formatCode="0.00">
                        <c:v>101.7954852803495</c:v>
                      </c:pt>
                      <c:pt idx="146" formatCode="0.00">
                        <c:v>101.87662540309999</c:v>
                      </c:pt>
                      <c:pt idx="147" formatCode="0.00">
                        <c:v>101.9380006241548</c:v>
                      </c:pt>
                      <c:pt idx="148" formatCode="0.00">
                        <c:v>102.2261520857173</c:v>
                      </c:pt>
                      <c:pt idx="149" formatCode="0.00">
                        <c:v>102.28128575886819</c:v>
                      </c:pt>
                      <c:pt idx="150" formatCode="0.00">
                        <c:v>102.2074274420056</c:v>
                      </c:pt>
                      <c:pt idx="151" formatCode="0.00">
                        <c:v>102.3301778841153</c:v>
                      </c:pt>
                      <c:pt idx="152" formatCode="0.00">
                        <c:v>102.3301778841153</c:v>
                      </c:pt>
                      <c:pt idx="153" formatCode="0.00">
                        <c:v>102.22927285966919</c:v>
                      </c:pt>
                      <c:pt idx="154" formatCode="0.00">
                        <c:v>101.7954852803495</c:v>
                      </c:pt>
                      <c:pt idx="155" formatCode="0.00">
                        <c:v>101.671694580256</c:v>
                      </c:pt>
                      <c:pt idx="156" formatCode="0.00">
                        <c:v>101.5791116196817</c:v>
                      </c:pt>
                      <c:pt idx="157" formatCode="0.00">
                        <c:v>101.3315302194944</c:v>
                      </c:pt>
                      <c:pt idx="158" formatCode="0.00">
                        <c:v>101.6332050348487</c:v>
                      </c:pt>
                      <c:pt idx="159" formatCode="0.00">
                        <c:v>101.5749505877458</c:v>
                      </c:pt>
                      <c:pt idx="160" formatCode="0.00">
                        <c:v>101.3346509934464</c:v>
                      </c:pt>
                      <c:pt idx="161" formatCode="0.00">
                        <c:v>100.98616456881309</c:v>
                      </c:pt>
                      <c:pt idx="162" formatCode="0.00">
                        <c:v>101.3180068657027</c:v>
                      </c:pt>
                      <c:pt idx="163" formatCode="0.00">
                        <c:v>101.0839488193072</c:v>
                      </c:pt>
                      <c:pt idx="164" formatCode="0.00">
                        <c:v>100.92478934775821</c:v>
                      </c:pt>
                      <c:pt idx="165" formatCode="0.00">
                        <c:v>101.13596171850619</c:v>
                      </c:pt>
                      <c:pt idx="166" formatCode="0.00">
                        <c:v>101.32112763965461</c:v>
                      </c:pt>
                      <c:pt idx="167" formatCode="0.00">
                        <c:v>101.29928222199111</c:v>
                      </c:pt>
                      <c:pt idx="168" formatCode="0.00">
                        <c:v>101.6228024550088</c:v>
                      </c:pt>
                      <c:pt idx="169" formatCode="0.00">
                        <c:v>101.5895141995215</c:v>
                      </c:pt>
                      <c:pt idx="170" formatCode="0.00">
                        <c:v>101.58535316758559</c:v>
                      </c:pt>
                      <c:pt idx="171" formatCode="0.00">
                        <c:v>101.56246749193799</c:v>
                      </c:pt>
                      <c:pt idx="172" formatCode="0.00">
                        <c:v>101.460522209508</c:v>
                      </c:pt>
                      <c:pt idx="173" formatCode="0.00">
                        <c:v>100.82076354936029</c:v>
                      </c:pt>
                      <c:pt idx="174" formatCode="0.00">
                        <c:v>100.6345573702278</c:v>
                      </c:pt>
                      <c:pt idx="175" formatCode="0.00">
                        <c:v>100.2694268178508</c:v>
                      </c:pt>
                      <c:pt idx="176" formatCode="0.00">
                        <c:v>100.3276812649537</c:v>
                      </c:pt>
                      <c:pt idx="177" formatCode="0.00">
                        <c:v>100.74482471652971</c:v>
                      </c:pt>
                      <c:pt idx="178" formatCode="0.00">
                        <c:v>100.7365026526578</c:v>
                      </c:pt>
                      <c:pt idx="179" formatCode="0.00">
                        <c:v>100.5627795693332</c:v>
                      </c:pt>
                      <c:pt idx="180" formatCode="0.00">
                        <c:v>100.91022573598249</c:v>
                      </c:pt>
                      <c:pt idx="181" formatCode="0.00">
                        <c:v>101.2160615832727</c:v>
                      </c:pt>
                      <c:pt idx="182" formatCode="0.00">
                        <c:v>101.3731405388536</c:v>
                      </c:pt>
                      <c:pt idx="183" formatCode="0.00">
                        <c:v>101.2753562883595</c:v>
                      </c:pt>
                      <c:pt idx="184" formatCode="0.00">
                        <c:v>101.2639134505358</c:v>
                      </c:pt>
                      <c:pt idx="185" formatCode="0.00">
                        <c:v>101.29200041610321</c:v>
                      </c:pt>
                      <c:pt idx="186" formatCode="0.00">
                        <c:v>101.14324352439409</c:v>
                      </c:pt>
                      <c:pt idx="187" formatCode="0.00">
                        <c:v>101.2379070009362</c:v>
                      </c:pt>
                      <c:pt idx="188" formatCode="0.00">
                        <c:v>101.5354207843545</c:v>
                      </c:pt>
                      <c:pt idx="189" formatCode="0.00">
                        <c:v>101.5354207843545</c:v>
                      </c:pt>
                      <c:pt idx="190" formatCode="0.00">
                        <c:v>101.45740143555599</c:v>
                      </c:pt>
                      <c:pt idx="191" formatCode="0.00">
                        <c:v>101.4532404036201</c:v>
                      </c:pt>
                      <c:pt idx="192" formatCode="0.00">
                        <c:v>101.6259232289608</c:v>
                      </c:pt>
                      <c:pt idx="193" formatCode="0.00">
                        <c:v>101.7923645063976</c:v>
                      </c:pt>
                      <c:pt idx="194" formatCode="0.00">
                        <c:v>101.89951107874749</c:v>
                      </c:pt>
                      <c:pt idx="195" formatCode="0.00">
                        <c:v>101.9640070737543</c:v>
                      </c:pt>
                      <c:pt idx="196" formatCode="0.00">
                        <c:v>101.93592010818681</c:v>
                      </c:pt>
                      <c:pt idx="197" formatCode="0.00">
                        <c:v>101.8069281181733</c:v>
                      </c:pt>
                      <c:pt idx="198" formatCode="0.00">
                        <c:v>101.3107250598148</c:v>
                      </c:pt>
                      <c:pt idx="199" formatCode="0.00">
                        <c:v>101.7372308332466</c:v>
                      </c:pt>
                      <c:pt idx="200" formatCode="0.00">
                        <c:v>101.9047123686674</c:v>
                      </c:pt>
                      <c:pt idx="201" formatCode="0.00">
                        <c:v>102.25840008322059</c:v>
                      </c:pt>
                      <c:pt idx="202" formatCode="0.00">
                        <c:v>102.46125039009679</c:v>
                      </c:pt>
                      <c:pt idx="203" formatCode="0.00">
                        <c:v>102.656818891085</c:v>
                      </c:pt>
                      <c:pt idx="204" formatCode="0.00">
                        <c:v>102.810777072714</c:v>
                      </c:pt>
                      <c:pt idx="205" formatCode="0.00">
                        <c:v>102.6953084364922</c:v>
                      </c:pt>
                      <c:pt idx="206" formatCode="0.00">
                        <c:v>103.03651305523771</c:v>
                      </c:pt>
                      <c:pt idx="207" formatCode="0.00">
                        <c:v>103.0552376989493</c:v>
                      </c:pt>
                      <c:pt idx="208" formatCode="0.00">
                        <c:v>103.1145324040362</c:v>
                      </c:pt>
                      <c:pt idx="209" formatCode="0.00">
                        <c:v>102.9886611879746</c:v>
                      </c:pt>
                      <c:pt idx="210" formatCode="0.00">
                        <c:v>103.44325392697399</c:v>
                      </c:pt>
                      <c:pt idx="211" formatCode="0.00">
                        <c:v>103.71892229272861</c:v>
                      </c:pt>
                      <c:pt idx="212" formatCode="0.00">
                        <c:v>103.8853635701654</c:v>
                      </c:pt>
                      <c:pt idx="213" formatCode="0.00">
                        <c:v>103.2580880058254</c:v>
                      </c:pt>
                      <c:pt idx="214" formatCode="0.00">
                        <c:v>103.35899303027151</c:v>
                      </c:pt>
                      <c:pt idx="215" formatCode="0.00">
                        <c:v>102.9522521585353</c:v>
                      </c:pt>
                      <c:pt idx="216" formatCode="0.00">
                        <c:v>102.9813793820867</c:v>
                      </c:pt>
                      <c:pt idx="217" formatCode="0.00">
                        <c:v>102.4737334859045</c:v>
                      </c:pt>
                      <c:pt idx="218" formatCode="0.00">
                        <c:v>102.082596483928</c:v>
                      </c:pt>
                      <c:pt idx="219" formatCode="0.00">
                        <c:v>101.2795173202954</c:v>
                      </c:pt>
                      <c:pt idx="220" formatCode="0.00">
                        <c:v>101.0641839176116</c:v>
                      </c:pt>
                      <c:pt idx="221" formatCode="0.00">
                        <c:v>101.25455112867991</c:v>
                      </c:pt>
                      <c:pt idx="222" formatCode="0.00">
                        <c:v>100.7177780089462</c:v>
                      </c:pt>
                      <c:pt idx="223" formatCode="0.00">
                        <c:v>99.813793820867573</c:v>
                      </c:pt>
                      <c:pt idx="224" formatCode="0.00">
                        <c:v>98.71528138978465</c:v>
                      </c:pt>
                      <c:pt idx="225" formatCode="0.00">
                        <c:v>100.29543326745031</c:v>
                      </c:pt>
                      <c:pt idx="226" formatCode="0.00">
                        <c:v>100.3921772599605</c:v>
                      </c:pt>
                      <c:pt idx="227" formatCode="0.00">
                        <c:v>101.3918651825653</c:v>
                      </c:pt>
                      <c:pt idx="228" formatCode="0.00">
                        <c:v>102.7244356600437</c:v>
                      </c:pt>
                      <c:pt idx="229" formatCode="0.00">
                        <c:v>102.0170602309373</c:v>
                      </c:pt>
                      <c:pt idx="230" formatCode="0.00">
                        <c:v>103.58368875481121</c:v>
                      </c:pt>
                      <c:pt idx="231" formatCode="0.00">
                        <c:v>105.23249765941949</c:v>
                      </c:pt>
                      <c:pt idx="232" formatCode="0.00">
                        <c:v>106.8917091438677</c:v>
                      </c:pt>
                      <c:pt idx="233" formatCode="0.00">
                        <c:v>106.95620513887449</c:v>
                      </c:pt>
                      <c:pt idx="234" formatCode="0.00">
                        <c:v>106.612920004161</c:v>
                      </c:pt>
                      <c:pt idx="235" formatCode="0.00">
                        <c:v>106.14688442733799</c:v>
                      </c:pt>
                      <c:pt idx="236" formatCode="0.00">
                        <c:v>105.1180692811817</c:v>
                      </c:pt>
                      <c:pt idx="237" formatCode="0.00">
                        <c:v>103.35171122438361</c:v>
                      </c:pt>
                      <c:pt idx="238" formatCode="0.00">
                        <c:v>102.32497659419531</c:v>
                      </c:pt>
                      <c:pt idx="239" formatCode="0.00">
                        <c:v>103.1738271091231</c:v>
                      </c:pt>
                      <c:pt idx="240" formatCode="0.00">
                        <c:v>103.0354727972537</c:v>
                      </c:pt>
                      <c:pt idx="241" formatCode="0.00">
                        <c:v>103.6856340372412</c:v>
                      </c:pt>
                      <c:pt idx="242" formatCode="0.00">
                        <c:v>104.21304483511911</c:v>
                      </c:pt>
                      <c:pt idx="243" formatCode="0.00">
                        <c:v>104.62498699677521</c:v>
                      </c:pt>
                      <c:pt idx="244" formatCode="0.00">
                        <c:v>104.73837511702899</c:v>
                      </c:pt>
                      <c:pt idx="245" formatCode="0.00">
                        <c:v>103.92177259960469</c:v>
                      </c:pt>
                      <c:pt idx="246" formatCode="0.00">
                        <c:v>104.1495890980963</c:v>
                      </c:pt>
                      <c:pt idx="247" formatCode="0.00">
                        <c:v>103.5233537917404</c:v>
                      </c:pt>
                      <c:pt idx="248" formatCode="0.00">
                        <c:v>103.48694476230111</c:v>
                      </c:pt>
                      <c:pt idx="249" formatCode="0.00">
                        <c:v>103.3475501924477</c:v>
                      </c:pt>
                      <c:pt idx="250" formatCode="0.00">
                        <c:v>102.867991261833</c:v>
                      </c:pt>
                      <c:pt idx="251" formatCode="0.00">
                        <c:v>103.46509934463749</c:v>
                      </c:pt>
                      <c:pt idx="252" formatCode="0.00">
                        <c:v>104.0518048476022</c:v>
                      </c:pt>
                      <c:pt idx="253" formatCode="0.00">
                        <c:v>103.799022157495</c:v>
                      </c:pt>
                      <c:pt idx="254" formatCode="0.00">
                        <c:v>103.9789867887236</c:v>
                      </c:pt>
                      <c:pt idx="255" formatCode="0.00">
                        <c:v>104.2941849578696</c:v>
                      </c:pt>
                      <c:pt idx="256" formatCode="0.00">
                        <c:v>104.429418495787</c:v>
                      </c:pt>
                      <c:pt idx="257" formatCode="0.00">
                        <c:v>104.47623010506609</c:v>
                      </c:pt>
                      <c:pt idx="258" formatCode="0.00">
                        <c:v>104.4210964319151</c:v>
                      </c:pt>
                      <c:pt idx="259" formatCode="0.00">
                        <c:v>104.068448975346</c:v>
                      </c:pt>
                      <c:pt idx="260" formatCode="0.00">
                        <c:v>103.8853635701654</c:v>
                      </c:pt>
                      <c:pt idx="261" formatCode="0.00">
                        <c:v>103.5732861749714</c:v>
                      </c:pt>
                      <c:pt idx="262" formatCode="0.00">
                        <c:v>103.0021845417664</c:v>
                      </c:pt>
                      <c:pt idx="263" formatCode="0.00">
                        <c:v>103.06772079475709</c:v>
                      </c:pt>
                      <c:pt idx="264" formatCode="0.00">
                        <c:v>103.489025278269</c:v>
                      </c:pt>
                      <c:pt idx="265" formatCode="0.00">
                        <c:v>103.7230833246645</c:v>
                      </c:pt>
                      <c:pt idx="266" formatCode="0.00">
                        <c:v>104.1204618745449</c:v>
                      </c:pt>
                      <c:pt idx="267" formatCode="0.00">
                        <c:v>103.910329761781</c:v>
                      </c:pt>
                      <c:pt idx="268" formatCode="0.00">
                        <c:v>103.74908977426399</c:v>
                      </c:pt>
                      <c:pt idx="269" formatCode="0.00">
                        <c:v>104.271299282222</c:v>
                      </c:pt>
                      <c:pt idx="270" formatCode="0.00">
                        <c:v>103.956101113076</c:v>
                      </c:pt>
                      <c:pt idx="271" formatCode="0.00">
                        <c:v>104.2775408301259</c:v>
                      </c:pt>
                      <c:pt idx="272" formatCode="0.00">
                        <c:v>104.5105586185374</c:v>
                      </c:pt>
                      <c:pt idx="273" formatCode="0.00">
                        <c:v>104.4439821075627</c:v>
                      </c:pt>
                      <c:pt idx="274" formatCode="0.00">
                        <c:v>103.6773119733694</c:v>
                      </c:pt>
                      <c:pt idx="275" formatCode="0.00">
                        <c:v>103.3714761260792</c:v>
                      </c:pt>
                      <c:pt idx="276" formatCode="0.00">
                        <c:v>103.1145324040362</c:v>
                      </c:pt>
                      <c:pt idx="277" formatCode="0.00">
                        <c:v>103.3704358680953</c:v>
                      </c:pt>
                      <c:pt idx="278" formatCode="0.00">
                        <c:v>103.88328305419751</c:v>
                      </c:pt>
                      <c:pt idx="279" formatCode="0.00">
                        <c:v>103.88328305419751</c:v>
                      </c:pt>
                      <c:pt idx="280" formatCode="0.00">
                        <c:v>102.8898366794965</c:v>
                      </c:pt>
                      <c:pt idx="281" formatCode="0.00">
                        <c:v>103.0500364090294</c:v>
                      </c:pt>
                      <c:pt idx="282" formatCode="0.00">
                        <c:v>102.343701237907</c:v>
                      </c:pt>
                      <c:pt idx="283" formatCode="0.00">
                        <c:v>102.30313117653171</c:v>
                      </c:pt>
                      <c:pt idx="284" formatCode="0.00">
                        <c:v>101.768438572766</c:v>
                      </c:pt>
                      <c:pt idx="285" formatCode="0.00">
                        <c:v>101.6051180692812</c:v>
                      </c:pt>
                      <c:pt idx="286" formatCode="0.00">
                        <c:v>101.1921356496411</c:v>
                      </c:pt>
                      <c:pt idx="287" formatCode="0.00">
                        <c:v>100.5690211172371</c:v>
                      </c:pt>
                      <c:pt idx="288" formatCode="0.00">
                        <c:v>100.8394881930719</c:v>
                      </c:pt>
                      <c:pt idx="289" formatCode="0.00">
                        <c:v>100.5076458961823</c:v>
                      </c:pt>
                      <c:pt idx="290" formatCode="0.00">
                        <c:v>100.2018100488921</c:v>
                      </c:pt>
                      <c:pt idx="291" formatCode="0.00">
                        <c:v>99.822115884739404</c:v>
                      </c:pt>
                      <c:pt idx="292" formatCode="0.00">
                        <c:v>100.62727556434</c:v>
                      </c:pt>
                      <c:pt idx="293" formatCode="0.00">
                        <c:v>101.2368667429523</c:v>
                      </c:pt>
                      <c:pt idx="294" formatCode="0.00">
                        <c:v>100.5991885987725</c:v>
                      </c:pt>
                      <c:pt idx="295" formatCode="0.00">
                        <c:v>100.8613336107355</c:v>
                      </c:pt>
                      <c:pt idx="296" formatCode="0.00">
                        <c:v>101.0693852075315</c:v>
                      </c:pt>
                      <c:pt idx="297" formatCode="0.00">
                        <c:v>101.3429730573182</c:v>
                      </c:pt>
                      <c:pt idx="298" formatCode="0.00">
                        <c:v>101.5531051700822</c:v>
                      </c:pt>
                      <c:pt idx="299" formatCode="0.00">
                        <c:v>100.945594507438</c:v>
                      </c:pt>
                      <c:pt idx="300" formatCode="0.00">
                        <c:v>100.5367731197337</c:v>
                      </c:pt>
                      <c:pt idx="301" formatCode="0.00">
                        <c:v>101.05898262769161</c:v>
                      </c:pt>
                      <c:pt idx="302" formatCode="0.00">
                        <c:v>101.35129512119011</c:v>
                      </c:pt>
                      <c:pt idx="303" formatCode="0.00">
                        <c:v>101.3554561531259</c:v>
                      </c:pt>
                      <c:pt idx="304" formatCode="0.00">
                        <c:v>101.462602725476</c:v>
                      </c:pt>
                      <c:pt idx="305" formatCode="0.00">
                        <c:v>101.3117653177988</c:v>
                      </c:pt>
                    </c:numCache>
                  </c:numRef>
                </c:val>
                <c:smooth val="0"/>
                <c:extLst xmlns:c16r2="http://schemas.microsoft.com/office/drawing/2015/06/chart">
                  <c:ext xmlns:c16="http://schemas.microsoft.com/office/drawing/2014/chart" uri="{C3380CC4-5D6E-409C-BE32-E72D297353CC}">
                    <c16:uniqueId val="{0000000A-2F22-43FB-8E51-2FE28CB4E0C3}"/>
                  </c:ext>
                </c:extLst>
              </c15:ser>
            </c15:filteredLineSeries>
            <c15:filteredLineSeries>
              <c15:ser>
                <c:idx val="11"/>
                <c:order val="11"/>
                <c:tx>
                  <c:strRef>
                    <c:extLst xmlns:c15="http://schemas.microsoft.com/office/drawing/2012/chart" xmlns:c16r2="http://schemas.microsoft.com/office/drawing/2015/06/chart">
                      <c:ext xmlns:c15="http://schemas.microsoft.com/office/drawing/2012/chart" uri="{02D57815-91ED-43cb-92C2-25804820EDAC}">
                        <c15:formulaRef>
                          <c15:sqref>Currency!$AA$350</c15:sqref>
                        </c15:formulaRef>
                      </c:ext>
                    </c:extLst>
                    <c:strCache>
                      <c:ptCount val="1"/>
                      <c:pt idx="0">
                        <c:v>MSCI EM Index</c:v>
                      </c:pt>
                    </c:strCache>
                  </c:strRef>
                </c:tx>
                <c:spPr>
                  <a:ln w="28575" cap="rnd">
                    <a:solidFill>
                      <a:schemeClr val="accent6">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Currency!$AA$351:$AA$656</c15:sqref>
                        </c15:formulaRef>
                      </c:ext>
                    </c:extLst>
                    <c:numCache>
                      <c:formatCode>General</c:formatCode>
                      <c:ptCount val="306"/>
                      <c:pt idx="43" formatCode="0.00">
                        <c:v>100</c:v>
                      </c:pt>
                      <c:pt idx="44" formatCode="0.00">
                        <c:v>100.2400334592095</c:v>
                      </c:pt>
                      <c:pt idx="45" formatCode="0.00">
                        <c:v>99.826642501682045</c:v>
                      </c:pt>
                      <c:pt idx="46" formatCode="0.00">
                        <c:v>99.78360619965207</c:v>
                      </c:pt>
                      <c:pt idx="47" formatCode="0.00">
                        <c:v>100.0830418785649</c:v>
                      </c:pt>
                      <c:pt idx="48" formatCode="0.00">
                        <c:v>99.855131321335676</c:v>
                      </c:pt>
                      <c:pt idx="49" formatCode="0.00">
                        <c:v>99.749662074107306</c:v>
                      </c:pt>
                      <c:pt idx="50" formatCode="0.00">
                        <c:v>99.729053140740831</c:v>
                      </c:pt>
                      <c:pt idx="51" formatCode="0.00">
                        <c:v>99.870891093910046</c:v>
                      </c:pt>
                      <c:pt idx="52" formatCode="0.00">
                        <c:v>100.27337143965519</c:v>
                      </c:pt>
                      <c:pt idx="53" formatCode="0.00">
                        <c:v>100.081223443268</c:v>
                      </c:pt>
                      <c:pt idx="54" formatCode="0.00">
                        <c:v>100.2782206004473</c:v>
                      </c:pt>
                      <c:pt idx="55" formatCode="0.00">
                        <c:v>100.21275692975379</c:v>
                      </c:pt>
                      <c:pt idx="56" formatCode="0.00">
                        <c:v>100.08546645896099</c:v>
                      </c:pt>
                      <c:pt idx="57" formatCode="0.00">
                        <c:v>100.1921479963874</c:v>
                      </c:pt>
                      <c:pt idx="58" formatCode="0.00">
                        <c:v>100.304890984804</c:v>
                      </c:pt>
                      <c:pt idx="59" formatCode="0.00">
                        <c:v>100.25821781217989</c:v>
                      </c:pt>
                      <c:pt idx="60" formatCode="0.00">
                        <c:v>100.1212290198028</c:v>
                      </c:pt>
                      <c:pt idx="61" formatCode="0.00">
                        <c:v>100.1963910120804</c:v>
                      </c:pt>
                      <c:pt idx="62" formatCode="0.00">
                        <c:v>100.0624329451984</c:v>
                      </c:pt>
                      <c:pt idx="63" formatCode="0.00">
                        <c:v>99.892106172375549</c:v>
                      </c:pt>
                      <c:pt idx="64" formatCode="0.00">
                        <c:v>99.866648078216954</c:v>
                      </c:pt>
                      <c:pt idx="65" formatCode="0.00">
                        <c:v>99.941203925395698</c:v>
                      </c:pt>
                      <c:pt idx="66" formatCode="0.00">
                        <c:v>100.0224273686635</c:v>
                      </c:pt>
                      <c:pt idx="67" formatCode="0.00">
                        <c:v>99.418100704946767</c:v>
                      </c:pt>
                      <c:pt idx="68" formatCode="0.00">
                        <c:v>98.661025476278525</c:v>
                      </c:pt>
                      <c:pt idx="69" formatCode="0.00">
                        <c:v>97.636640258945206</c:v>
                      </c:pt>
                      <c:pt idx="70" formatCode="0.00">
                        <c:v>97.621486631469821</c:v>
                      </c:pt>
                      <c:pt idx="71" formatCode="0.00">
                        <c:v>97.522684980330595</c:v>
                      </c:pt>
                      <c:pt idx="72" formatCode="0.00">
                        <c:v>97.788176533698575</c:v>
                      </c:pt>
                      <c:pt idx="73" formatCode="0.00">
                        <c:v>97.672402819786896</c:v>
                      </c:pt>
                      <c:pt idx="74" formatCode="0.00">
                        <c:v>97.320232517259925</c:v>
                      </c:pt>
                      <c:pt idx="75" formatCode="0.00">
                        <c:v>97.317201791764916</c:v>
                      </c:pt>
                      <c:pt idx="76" formatCode="0.00">
                        <c:v>97.393576074240656</c:v>
                      </c:pt>
                      <c:pt idx="77" formatCode="0.00">
                        <c:v>97.368117980082076</c:v>
                      </c:pt>
                      <c:pt idx="78" formatCode="0.00">
                        <c:v>97.416003442904199</c:v>
                      </c:pt>
                      <c:pt idx="79" formatCode="0.00">
                        <c:v>97.220824721021728</c:v>
                      </c:pt>
                      <c:pt idx="80" formatCode="0.00">
                        <c:v>97.172333113100521</c:v>
                      </c:pt>
                      <c:pt idx="81" formatCode="0.00">
                        <c:v>97.359631948695878</c:v>
                      </c:pt>
                      <c:pt idx="82" formatCode="0.00">
                        <c:v>97.148087309140053</c:v>
                      </c:pt>
                      <c:pt idx="83" formatCode="0.00">
                        <c:v>97.197185062160173</c:v>
                      </c:pt>
                      <c:pt idx="84" formatCode="0.00">
                        <c:v>96.567400304284817</c:v>
                      </c:pt>
                      <c:pt idx="85" formatCode="0.00">
                        <c:v>96.511634955175595</c:v>
                      </c:pt>
                      <c:pt idx="86" formatCode="0.00">
                        <c:v>96.414651739333394</c:v>
                      </c:pt>
                      <c:pt idx="87" formatCode="0.00">
                        <c:v>96.436472962897852</c:v>
                      </c:pt>
                      <c:pt idx="88" formatCode="0.00">
                        <c:v>96.707419822157036</c:v>
                      </c:pt>
                      <c:pt idx="89" formatCode="0.00">
                        <c:v>96.576492480770042</c:v>
                      </c:pt>
                      <c:pt idx="90" formatCode="0.00">
                        <c:v>96.379495323590504</c:v>
                      </c:pt>
                      <c:pt idx="91" formatCode="0.00">
                        <c:v>96.952302442158583</c:v>
                      </c:pt>
                      <c:pt idx="92" formatCode="0.00">
                        <c:v>97.203246513150305</c:v>
                      </c:pt>
                      <c:pt idx="93" formatCode="0.00">
                        <c:v>97.496620741073002</c:v>
                      </c:pt>
                      <c:pt idx="94" formatCode="0.00">
                        <c:v>97.528140286221685</c:v>
                      </c:pt>
                      <c:pt idx="95" formatCode="0.00">
                        <c:v>97.608757584390517</c:v>
                      </c:pt>
                      <c:pt idx="96" formatCode="0.00">
                        <c:v>97.672402819786896</c:v>
                      </c:pt>
                      <c:pt idx="97" formatCode="0.00">
                        <c:v>98.093067518502579</c:v>
                      </c:pt>
                      <c:pt idx="98" formatCode="0.00">
                        <c:v>98.256120550137297</c:v>
                      </c:pt>
                      <c:pt idx="99" formatCode="0.00">
                        <c:v>98.292489256078113</c:v>
                      </c:pt>
                      <c:pt idx="100" formatCode="0.00">
                        <c:v>97.917891584887599</c:v>
                      </c:pt>
                      <c:pt idx="101" formatCode="0.00">
                        <c:v>98.071246294938106</c:v>
                      </c:pt>
                      <c:pt idx="102" formatCode="0.00">
                        <c:v>97.92092231038265</c:v>
                      </c:pt>
                      <c:pt idx="103" formatCode="0.00">
                        <c:v>97.911830133897453</c:v>
                      </c:pt>
                      <c:pt idx="104" formatCode="0.00">
                        <c:v>97.728168168896246</c:v>
                      </c:pt>
                      <c:pt idx="105" formatCode="0.00">
                        <c:v>97.756050843450865</c:v>
                      </c:pt>
                      <c:pt idx="106" formatCode="0.00">
                        <c:v>97.550567654885228</c:v>
                      </c:pt>
                      <c:pt idx="107" formatCode="0.00">
                        <c:v>97.545718494093109</c:v>
                      </c:pt>
                      <c:pt idx="108" formatCode="0.00">
                        <c:v>97.627548082459924</c:v>
                      </c:pt>
                      <c:pt idx="109" formatCode="0.00">
                        <c:v>97.467525776320372</c:v>
                      </c:pt>
                      <c:pt idx="110" formatCode="0.00">
                        <c:v>97.292349842705306</c:v>
                      </c:pt>
                      <c:pt idx="111" formatCode="0.00">
                        <c:v>97.297199003497454</c:v>
                      </c:pt>
                      <c:pt idx="112" formatCode="0.00">
                        <c:v>97.543900058796069</c:v>
                      </c:pt>
                      <c:pt idx="113" formatCode="0.00">
                        <c:v>97.891827345630006</c:v>
                      </c:pt>
                      <c:pt idx="114" formatCode="0.00">
                        <c:v>97.822726804342409</c:v>
                      </c:pt>
                      <c:pt idx="115" formatCode="0.00">
                        <c:v>97.816665353352306</c:v>
                      </c:pt>
                      <c:pt idx="116" formatCode="0.00">
                        <c:v>97.788782678797617</c:v>
                      </c:pt>
                      <c:pt idx="117" formatCode="0.00">
                        <c:v>97.922740745679675</c:v>
                      </c:pt>
                      <c:pt idx="118" formatCode="0.00">
                        <c:v>98.262182001127428</c:v>
                      </c:pt>
                      <c:pt idx="119" formatCode="0.00">
                        <c:v>98.491910993653661</c:v>
                      </c:pt>
                      <c:pt idx="120" formatCode="0.00">
                        <c:v>98.324008801226796</c:v>
                      </c:pt>
                      <c:pt idx="121" formatCode="0.00">
                        <c:v>98.132466949938475</c:v>
                      </c:pt>
                      <c:pt idx="122" formatCode="0.00">
                        <c:v>98.451905417118766</c:v>
                      </c:pt>
                      <c:pt idx="123" formatCode="0.00">
                        <c:v>98.588894209495848</c:v>
                      </c:pt>
                      <c:pt idx="124" formatCode="0.00">
                        <c:v>98.781042205883253</c:v>
                      </c:pt>
                      <c:pt idx="125" formatCode="0.00">
                        <c:v>98.956824284597275</c:v>
                      </c:pt>
                      <c:pt idx="126" formatCode="0.00">
                        <c:v>98.971977912072575</c:v>
                      </c:pt>
                      <c:pt idx="127" formatCode="0.00">
                        <c:v>99.081084029895067</c:v>
                      </c:pt>
                      <c:pt idx="128" formatCode="0.00">
                        <c:v>99.127757202519106</c:v>
                      </c:pt>
                      <c:pt idx="129" formatCode="0.00">
                        <c:v>99.347181728362145</c:v>
                      </c:pt>
                      <c:pt idx="130" formatCode="0.00">
                        <c:v>99.396279481382294</c:v>
                      </c:pt>
                      <c:pt idx="131" formatCode="0.00">
                        <c:v>99.171399649648123</c:v>
                      </c:pt>
                      <c:pt idx="132" formatCode="0.00">
                        <c:v>99.324754359698602</c:v>
                      </c:pt>
                      <c:pt idx="133" formatCode="0.00">
                        <c:v>99.463561587372794</c:v>
                      </c:pt>
                      <c:pt idx="134" formatCode="0.00">
                        <c:v>99.706625772077345</c:v>
                      </c:pt>
                      <c:pt idx="135" formatCode="0.00">
                        <c:v>99.835734678167256</c:v>
                      </c:pt>
                      <c:pt idx="136" formatCode="0.00">
                        <c:v>99.638131375888705</c:v>
                      </c:pt>
                      <c:pt idx="137" formatCode="0.00">
                        <c:v>99.638737520987732</c:v>
                      </c:pt>
                      <c:pt idx="138" formatCode="0.00">
                        <c:v>99.522357661977153</c:v>
                      </c:pt>
                      <c:pt idx="139" formatCode="0.00">
                        <c:v>99.242318626232745</c:v>
                      </c:pt>
                      <c:pt idx="140" formatCode="0.00">
                        <c:v>99.216860532074151</c:v>
                      </c:pt>
                      <c:pt idx="141" formatCode="0.00">
                        <c:v>98.899240500190928</c:v>
                      </c:pt>
                      <c:pt idx="142" formatCode="0.00">
                        <c:v>98.887117598210665</c:v>
                      </c:pt>
                      <c:pt idx="143" formatCode="0.00">
                        <c:v>99.142910829994477</c:v>
                      </c:pt>
                      <c:pt idx="144" formatCode="0.00">
                        <c:v>99.152003006479646</c:v>
                      </c:pt>
                      <c:pt idx="145" formatCode="0.00">
                        <c:v>99.009558908211446</c:v>
                      </c:pt>
                      <c:pt idx="146" formatCode="0.00">
                        <c:v>98.950762833607087</c:v>
                      </c:pt>
                      <c:pt idx="147" formatCode="0.00">
                        <c:v>98.879237711923452</c:v>
                      </c:pt>
                      <c:pt idx="148" formatCode="0.00">
                        <c:v>98.935609206131772</c:v>
                      </c:pt>
                      <c:pt idx="149" formatCode="0.00">
                        <c:v>98.903483515884005</c:v>
                      </c:pt>
                      <c:pt idx="150" formatCode="0.00">
                        <c:v>98.787103656873398</c:v>
                      </c:pt>
                      <c:pt idx="151" formatCode="0.00">
                        <c:v>98.841656715784609</c:v>
                      </c:pt>
                      <c:pt idx="152" formatCode="0.00">
                        <c:v>98.771343884299029</c:v>
                      </c:pt>
                      <c:pt idx="153" formatCode="0.00">
                        <c:v>98.861053358953072</c:v>
                      </c:pt>
                      <c:pt idx="154" formatCode="0.00">
                        <c:v>98.831352249101386</c:v>
                      </c:pt>
                      <c:pt idx="155" formatCode="0.00">
                        <c:v>98.793165107863516</c:v>
                      </c:pt>
                      <c:pt idx="156" formatCode="0.00">
                        <c:v>98.751947241130594</c:v>
                      </c:pt>
                      <c:pt idx="157" formatCode="0.00">
                        <c:v>98.922274013953427</c:v>
                      </c:pt>
                      <c:pt idx="158" formatCode="0.00">
                        <c:v>99.095025367172397</c:v>
                      </c:pt>
                      <c:pt idx="159" formatCode="0.00">
                        <c:v>99.179885681034307</c:v>
                      </c:pt>
                      <c:pt idx="160" formatCode="0.00">
                        <c:v>99.146547700588542</c:v>
                      </c:pt>
                      <c:pt idx="161" formatCode="0.00">
                        <c:v>99.2283772889554</c:v>
                      </c:pt>
                      <c:pt idx="162" formatCode="0.00">
                        <c:v>99.598731944452823</c:v>
                      </c:pt>
                      <c:pt idx="163" formatCode="0.00">
                        <c:v>99.975754196039389</c:v>
                      </c:pt>
                      <c:pt idx="164" formatCode="0.00">
                        <c:v>100.08607260406001</c:v>
                      </c:pt>
                      <c:pt idx="165" formatCode="0.00">
                        <c:v>100.2115446395558</c:v>
                      </c:pt>
                      <c:pt idx="166" formatCode="0.00">
                        <c:v>100.23639658861541</c:v>
                      </c:pt>
                      <c:pt idx="167" formatCode="0.00">
                        <c:v>100.2297289925262</c:v>
                      </c:pt>
                      <c:pt idx="168" formatCode="0.00">
                        <c:v>100.2563993768828</c:v>
                      </c:pt>
                      <c:pt idx="169" formatCode="0.00">
                        <c:v>100.2721591494572</c:v>
                      </c:pt>
                      <c:pt idx="170" formatCode="0.00">
                        <c:v>100.31762003188319</c:v>
                      </c:pt>
                      <c:pt idx="171" formatCode="0.00">
                        <c:v>100.32610606326941</c:v>
                      </c:pt>
                      <c:pt idx="172" formatCode="0.00">
                        <c:v>100.43824290658701</c:v>
                      </c:pt>
                      <c:pt idx="173" formatCode="0.00">
                        <c:v>100.529770816538</c:v>
                      </c:pt>
                      <c:pt idx="174" formatCode="0.00">
                        <c:v>100.7782903071337</c:v>
                      </c:pt>
                      <c:pt idx="175" formatCode="0.00">
                        <c:v>100.93952490347139</c:v>
                      </c:pt>
                      <c:pt idx="176" formatCode="0.00">
                        <c:v>100.94801093485761</c:v>
                      </c:pt>
                      <c:pt idx="177" formatCode="0.00">
                        <c:v>100.8861841347582</c:v>
                      </c:pt>
                      <c:pt idx="178" formatCode="0.00">
                        <c:v>100.5988713578256</c:v>
                      </c:pt>
                      <c:pt idx="179" formatCode="0.00">
                        <c:v>100.526740091043</c:v>
                      </c:pt>
                      <c:pt idx="180" formatCode="0.00">
                        <c:v>100.67767022069739</c:v>
                      </c:pt>
                      <c:pt idx="181" formatCode="0.00">
                        <c:v>100.71525121683629</c:v>
                      </c:pt>
                      <c:pt idx="182" formatCode="0.00">
                        <c:v>101.03105281342251</c:v>
                      </c:pt>
                      <c:pt idx="183" formatCode="0.00">
                        <c:v>101.1086393860962</c:v>
                      </c:pt>
                      <c:pt idx="184" formatCode="0.00">
                        <c:v>101.1922874097602</c:v>
                      </c:pt>
                      <c:pt idx="185" formatCode="0.00">
                        <c:v>101.2529019196615</c:v>
                      </c:pt>
                      <c:pt idx="186" formatCode="0.00">
                        <c:v>101.1741030567897</c:v>
                      </c:pt>
                      <c:pt idx="187" formatCode="0.00">
                        <c:v>101.1147008370863</c:v>
                      </c:pt>
                      <c:pt idx="188" formatCode="0.00">
                        <c:v>101.22501924510701</c:v>
                      </c:pt>
                      <c:pt idx="189" formatCode="0.00">
                        <c:v>101.228656115701</c:v>
                      </c:pt>
                      <c:pt idx="190" formatCode="0.00">
                        <c:v>100.830418785649</c:v>
                      </c:pt>
                      <c:pt idx="191" formatCode="0.00">
                        <c:v>100.9589215466398</c:v>
                      </c:pt>
                      <c:pt idx="192" formatCode="0.00">
                        <c:v>100.7407093109948</c:v>
                      </c:pt>
                      <c:pt idx="193" formatCode="0.00">
                        <c:v>100.7134327815392</c:v>
                      </c:pt>
                      <c:pt idx="194" formatCode="0.00">
                        <c:v>100.42248313401259</c:v>
                      </c:pt>
                      <c:pt idx="195" formatCode="0.00">
                        <c:v>100.4321814555968</c:v>
                      </c:pt>
                      <c:pt idx="196" formatCode="0.00">
                        <c:v>100.42975687520079</c:v>
                      </c:pt>
                      <c:pt idx="197" formatCode="0.00">
                        <c:v>99.944234650890763</c:v>
                      </c:pt>
                      <c:pt idx="198" formatCode="0.00">
                        <c:v>99.815731889899766</c:v>
                      </c:pt>
                      <c:pt idx="199" formatCode="0.00">
                        <c:v>99.514477775689912</c:v>
                      </c:pt>
                      <c:pt idx="200" formatCode="0.00">
                        <c:v>99.952114537177906</c:v>
                      </c:pt>
                      <c:pt idx="201" formatCode="0.00">
                        <c:v>99.896349188068641</c:v>
                      </c:pt>
                      <c:pt idx="202" formatCode="0.00">
                        <c:v>100.0666759608915</c:v>
                      </c:pt>
                      <c:pt idx="203" formatCode="0.00">
                        <c:v>99.626008473908456</c:v>
                      </c:pt>
                      <c:pt idx="204" formatCode="0.00">
                        <c:v>99.6781369524236</c:v>
                      </c:pt>
                      <c:pt idx="205" formatCode="0.00">
                        <c:v>99.939991635197643</c:v>
                      </c:pt>
                      <c:pt idx="206" formatCode="0.00">
                        <c:v>99.972723470544381</c:v>
                      </c:pt>
                      <c:pt idx="207" formatCode="0.00">
                        <c:v>99.886650866484374</c:v>
                      </c:pt>
                      <c:pt idx="208" formatCode="0.00">
                        <c:v>99.92059499202918</c:v>
                      </c:pt>
                      <c:pt idx="209" formatCode="0.00">
                        <c:v>99.88362014098935</c:v>
                      </c:pt>
                      <c:pt idx="210" formatCode="0.00">
                        <c:v>99.550240336531715</c:v>
                      </c:pt>
                      <c:pt idx="211" formatCode="0.00">
                        <c:v>99.566000109106113</c:v>
                      </c:pt>
                      <c:pt idx="212" formatCode="0.00">
                        <c:v>99.147153845687598</c:v>
                      </c:pt>
                      <c:pt idx="213" formatCode="0.00">
                        <c:v>98.923486304151453</c:v>
                      </c:pt>
                      <c:pt idx="214" formatCode="0.00">
                        <c:v>98.591924934990971</c:v>
                      </c:pt>
                      <c:pt idx="215" formatCode="0.00">
                        <c:v>98.779829915685212</c:v>
                      </c:pt>
                      <c:pt idx="216" formatCode="0.00">
                        <c:v>98.767100868605922</c:v>
                      </c:pt>
                      <c:pt idx="217" formatCode="0.00">
                        <c:v>98.504033895633938</c:v>
                      </c:pt>
                      <c:pt idx="218" formatCode="0.00">
                        <c:v>98.291276965880101</c:v>
                      </c:pt>
                      <c:pt idx="219" formatCode="0.00">
                        <c:v>98.821653927517175</c:v>
                      </c:pt>
                      <c:pt idx="220" formatCode="0.00">
                        <c:v>99.008952763112433</c:v>
                      </c:pt>
                      <c:pt idx="221" formatCode="0.00">
                        <c:v>99.171399649648123</c:v>
                      </c:pt>
                      <c:pt idx="222" formatCode="0.00">
                        <c:v>98.879843857022436</c:v>
                      </c:pt>
                      <c:pt idx="223" formatCode="0.00">
                        <c:v>98.634355091921876</c:v>
                      </c:pt>
                      <c:pt idx="224" formatCode="0.00">
                        <c:v>97.700285494341657</c:v>
                      </c:pt>
                      <c:pt idx="225" formatCode="0.00">
                        <c:v>97.983961400680101</c:v>
                      </c:pt>
                      <c:pt idx="226" formatCode="0.00">
                        <c:v>97.922134600580677</c:v>
                      </c:pt>
                      <c:pt idx="227" formatCode="0.00">
                        <c:v>96.825011971365711</c:v>
                      </c:pt>
                      <c:pt idx="228" formatCode="0.00">
                        <c:v>96.92745049309903</c:v>
                      </c:pt>
                      <c:pt idx="229" formatCode="0.00">
                        <c:v>96.354643374531008</c:v>
                      </c:pt>
                      <c:pt idx="230" formatCode="0.00">
                        <c:v>95.864271989428829</c:v>
                      </c:pt>
                      <c:pt idx="231" formatCode="0.00">
                        <c:v>95.181752607939274</c:v>
                      </c:pt>
                      <c:pt idx="232" formatCode="0.00">
                        <c:v>94.125241700358202</c:v>
                      </c:pt>
                      <c:pt idx="233" formatCode="0.00">
                        <c:v>94.808367226946743</c:v>
                      </c:pt>
                      <c:pt idx="234" formatCode="0.00">
                        <c:v>93.790649605702654</c:v>
                      </c:pt>
                      <c:pt idx="235" formatCode="0.00">
                        <c:v>94.455590779320772</c:v>
                      </c:pt>
                      <c:pt idx="236" formatCode="0.00">
                        <c:v>94.655618661995305</c:v>
                      </c:pt>
                      <c:pt idx="237" formatCode="0.00">
                        <c:v>95.182964898137314</c:v>
                      </c:pt>
                      <c:pt idx="238" formatCode="0.00">
                        <c:v>95.157506803978748</c:v>
                      </c:pt>
                      <c:pt idx="239" formatCode="0.00">
                        <c:v>94.664104693381503</c:v>
                      </c:pt>
                      <c:pt idx="240" formatCode="0.00">
                        <c:v>94.851403528976761</c:v>
                      </c:pt>
                      <c:pt idx="241" formatCode="0.00">
                        <c:v>94.429526540063165</c:v>
                      </c:pt>
                      <c:pt idx="242" formatCode="0.00">
                        <c:v>94.438012571449349</c:v>
                      </c:pt>
                      <c:pt idx="243" formatCode="0.00">
                        <c:v>94.284051716299828</c:v>
                      </c:pt>
                      <c:pt idx="244" formatCode="0.00">
                        <c:v>94.446498602835547</c:v>
                      </c:pt>
                      <c:pt idx="245" formatCode="0.00">
                        <c:v>95.022942591997676</c:v>
                      </c:pt>
                      <c:pt idx="246" formatCode="0.00">
                        <c:v>94.946568309521908</c:v>
                      </c:pt>
                      <c:pt idx="247" formatCode="0.00">
                        <c:v>95.441182710317193</c:v>
                      </c:pt>
                      <c:pt idx="248" formatCode="0.00">
                        <c:v>95.4448195809113</c:v>
                      </c:pt>
                      <c:pt idx="249" formatCode="0.00">
                        <c:v>95.305406208138081</c:v>
                      </c:pt>
                      <c:pt idx="250" formatCode="0.00">
                        <c:v>95.325408996405514</c:v>
                      </c:pt>
                      <c:pt idx="251" formatCode="0.00">
                        <c:v>95.020518011601581</c:v>
                      </c:pt>
                      <c:pt idx="252" formatCode="0.00">
                        <c:v>94.788364438679309</c:v>
                      </c:pt>
                      <c:pt idx="253" formatCode="0.00">
                        <c:v>94.930202391848553</c:v>
                      </c:pt>
                      <c:pt idx="254" formatCode="0.00">
                        <c:v>94.905350442788972</c:v>
                      </c:pt>
                      <c:pt idx="255" formatCode="0.00">
                        <c:v>94.478018147984216</c:v>
                      </c:pt>
                      <c:pt idx="256" formatCode="0.00">
                        <c:v>94.478624293083286</c:v>
                      </c:pt>
                      <c:pt idx="257" formatCode="0.00">
                        <c:v>94.618643810955447</c:v>
                      </c:pt>
                      <c:pt idx="258" formatCode="0.00">
                        <c:v>94.289507022190946</c:v>
                      </c:pt>
                      <c:pt idx="259" formatCode="0.00">
                        <c:v>94.493171775459587</c:v>
                      </c:pt>
                      <c:pt idx="260" formatCode="0.00">
                        <c:v>94.608945489371223</c:v>
                      </c:pt>
                      <c:pt idx="261" formatCode="0.00">
                        <c:v>95.167811270661943</c:v>
                      </c:pt>
                      <c:pt idx="262" formatCode="0.00">
                        <c:v>95.464822369178762</c:v>
                      </c:pt>
                      <c:pt idx="263" formatCode="0.00">
                        <c:v>95.112652066651691</c:v>
                      </c:pt>
                      <c:pt idx="264" formatCode="0.00">
                        <c:v>94.855646544669824</c:v>
                      </c:pt>
                      <c:pt idx="265" formatCode="0.00">
                        <c:v>95.079314086205954</c:v>
                      </c:pt>
                      <c:pt idx="266" formatCode="0.00">
                        <c:v>94.648344920807162</c:v>
                      </c:pt>
                      <c:pt idx="267" formatCode="0.00">
                        <c:v>94.550149414766878</c:v>
                      </c:pt>
                      <c:pt idx="268" formatCode="0.00">
                        <c:v>95.003545948829228</c:v>
                      </c:pt>
                      <c:pt idx="269" formatCode="0.00">
                        <c:v>94.878680058432352</c:v>
                      </c:pt>
                      <c:pt idx="270" formatCode="0.00">
                        <c:v>94.909593458482107</c:v>
                      </c:pt>
                      <c:pt idx="271" formatCode="0.00">
                        <c:v>94.696230383629199</c:v>
                      </c:pt>
                      <c:pt idx="272" formatCode="0.00">
                        <c:v>94.595610297192934</c:v>
                      </c:pt>
                      <c:pt idx="273" formatCode="0.00">
                        <c:v>94.639858889420921</c:v>
                      </c:pt>
                      <c:pt idx="274" formatCode="0.00">
                        <c:v>94.693805803233147</c:v>
                      </c:pt>
                      <c:pt idx="275" formatCode="0.00">
                        <c:v>94.946568309521908</c:v>
                      </c:pt>
                      <c:pt idx="276" formatCode="0.00">
                        <c:v>95.110833631354652</c:v>
                      </c:pt>
                      <c:pt idx="277" formatCode="0.00">
                        <c:v>95.316922965019401</c:v>
                      </c:pt>
                      <c:pt idx="278" formatCode="0.00">
                        <c:v>94.955054340908134</c:v>
                      </c:pt>
                      <c:pt idx="279" formatCode="0.00">
                        <c:v>95.009001254720346</c:v>
                      </c:pt>
                      <c:pt idx="280" formatCode="0.00">
                        <c:v>95.460579353485613</c:v>
                      </c:pt>
                      <c:pt idx="281" formatCode="0.00">
                        <c:v>95.275705098286366</c:v>
                      </c:pt>
                      <c:pt idx="282" formatCode="0.00">
                        <c:v>95.266006776702213</c:v>
                      </c:pt>
                      <c:pt idx="283" formatCode="0.00">
                        <c:v>95.270249792395305</c:v>
                      </c:pt>
                      <c:pt idx="284" formatCode="0.00">
                        <c:v>95.77153178927972</c:v>
                      </c:pt>
                      <c:pt idx="285" formatCode="0.00">
                        <c:v>96.237657370421303</c:v>
                      </c:pt>
                      <c:pt idx="286" formatCode="0.00">
                        <c:v>96.633470120077348</c:v>
                      </c:pt>
                      <c:pt idx="287" formatCode="0.00">
                        <c:v>96.457688041363355</c:v>
                      </c:pt>
                      <c:pt idx="288" formatCode="0.00">
                        <c:v>97.014129242258051</c:v>
                      </c:pt>
                      <c:pt idx="289" formatCode="0.00">
                        <c:v>97.156573340526222</c:v>
                      </c:pt>
                      <c:pt idx="290" formatCode="0.00">
                        <c:v>97.251738121071384</c:v>
                      </c:pt>
                      <c:pt idx="291" formatCode="0.00">
                        <c:v>97.431157070379527</c:v>
                      </c:pt>
                      <c:pt idx="292" formatCode="0.00">
                        <c:v>97.097171120822878</c:v>
                      </c:pt>
                      <c:pt idx="293" formatCode="0.00">
                        <c:v>96.812889069385434</c:v>
                      </c:pt>
                      <c:pt idx="294" formatCode="0.00">
                        <c:v>96.341308182352677</c:v>
                      </c:pt>
                      <c:pt idx="295" formatCode="0.00">
                        <c:v>96.594676833740451</c:v>
                      </c:pt>
                      <c:pt idx="296" formatCode="0.00">
                        <c:v>96.483146135521864</c:v>
                      </c:pt>
                      <c:pt idx="297" formatCode="0.00">
                        <c:v>96.397073531461928</c:v>
                      </c:pt>
                      <c:pt idx="298" formatCode="0.00">
                        <c:v>96.427986931511668</c:v>
                      </c:pt>
                      <c:pt idx="299" formatCode="0.00">
                        <c:v>96.532850033641026</c:v>
                      </c:pt>
                      <c:pt idx="300" formatCode="0.00">
                        <c:v>96.865623692999606</c:v>
                      </c:pt>
                      <c:pt idx="301" formatCode="0.00">
                        <c:v>96.758336010474125</c:v>
                      </c:pt>
                      <c:pt idx="302" formatCode="0.00">
                        <c:v>96.604981300423646</c:v>
                      </c:pt>
                      <c:pt idx="303" formatCode="0.00">
                        <c:v>96.444352849185023</c:v>
                      </c:pt>
                      <c:pt idx="304" formatCode="0.00">
                        <c:v>96.506179649284462</c:v>
                      </c:pt>
                      <c:pt idx="305" formatCode="0.00">
                        <c:v>96.3813137588876</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B-2F22-43FB-8E51-2FE28CB4E0C3}"/>
                  </c:ext>
                </c:extLst>
              </c15:ser>
            </c15:filteredLineSeries>
          </c:ext>
        </c:extLst>
      </c:lineChart>
      <c:dateAx>
        <c:axId val="9410274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6656"/>
        <c:crosses val="autoZero"/>
        <c:auto val="1"/>
        <c:lblOffset val="100"/>
        <c:baseTimeUnit val="days"/>
        <c:majorUnit val="1"/>
        <c:majorTimeUnit val="months"/>
      </c:dateAx>
      <c:valAx>
        <c:axId val="941026656"/>
        <c:scaling>
          <c:orientation val="minMax"/>
          <c:max val="155"/>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7440"/>
        <c:crosses val="autoZero"/>
        <c:crossBetween val="between"/>
      </c:valAx>
      <c:spPr>
        <a:noFill/>
        <a:ln>
          <a:noFill/>
        </a:ln>
        <a:effectLst/>
      </c:spPr>
    </c:plotArea>
    <c:legend>
      <c:legendPos val="b"/>
      <c:layout>
        <c:manualLayout>
          <c:xMode val="edge"/>
          <c:yMode val="edge"/>
          <c:x val="8.3862954042475596E-2"/>
          <c:y val="0.88289859801224602"/>
          <c:w val="0.83227397614252396"/>
          <c:h val="0.10496132461308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548257108483597E-2"/>
          <c:y val="1.5425603524298601E-2"/>
          <c:w val="0.89279170807532604"/>
          <c:h val="0.82604215940312098"/>
        </c:manualLayout>
      </c:layout>
      <c:lineChart>
        <c:grouping val="standard"/>
        <c:varyColors val="0"/>
        <c:ser>
          <c:idx val="9"/>
          <c:order val="10"/>
          <c:tx>
            <c:strRef>
              <c:f>Currency!$Z$350</c:f>
              <c:strCache>
                <c:ptCount val="1"/>
                <c:pt idx="0">
                  <c:v>USD Index</c:v>
                </c:pt>
              </c:strCache>
            </c:strRef>
          </c:tx>
          <c:spPr>
            <a:ln w="28575" cap="rnd">
              <a:solidFill>
                <a:schemeClr val="accent4">
                  <a:lumMod val="60000"/>
                </a:schemeClr>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Currency!$Z$351:$Z$656</c:f>
              <c:numCache>
                <c:formatCode>General</c:formatCode>
                <c:ptCount val="306"/>
                <c:pt idx="43" formatCode="0.00">
                  <c:v>100</c:v>
                </c:pt>
                <c:pt idx="44" formatCode="0.00">
                  <c:v>100.7427442005617</c:v>
                </c:pt>
                <c:pt idx="45" formatCode="0.00">
                  <c:v>100.6199937584521</c:v>
                </c:pt>
                <c:pt idx="46" formatCode="0.00">
                  <c:v>100.66368459377929</c:v>
                </c:pt>
                <c:pt idx="47" formatCode="0.00">
                  <c:v>100.66368459377929</c:v>
                </c:pt>
                <c:pt idx="48" formatCode="0.00">
                  <c:v>101.20253822948089</c:v>
                </c:pt>
                <c:pt idx="49" formatCode="0.00">
                  <c:v>101.304483511911</c:v>
                </c:pt>
                <c:pt idx="50" formatCode="0.00">
                  <c:v>101.413710600229</c:v>
                </c:pt>
                <c:pt idx="51" formatCode="0.00">
                  <c:v>101.0132112763966</c:v>
                </c:pt>
                <c:pt idx="52" formatCode="0.00">
                  <c:v>100.9570373452616</c:v>
                </c:pt>
                <c:pt idx="53" formatCode="0.00">
                  <c:v>100.70737542910641</c:v>
                </c:pt>
                <c:pt idx="54" formatCode="0.00">
                  <c:v>100.83532716113599</c:v>
                </c:pt>
                <c:pt idx="55" formatCode="0.00">
                  <c:v>101.3159263497347</c:v>
                </c:pt>
                <c:pt idx="56" formatCode="0.00">
                  <c:v>101.1370019764902</c:v>
                </c:pt>
                <c:pt idx="57" formatCode="0.00">
                  <c:v>100.6907313013627</c:v>
                </c:pt>
                <c:pt idx="58" formatCode="0.00">
                  <c:v>101.0621034016436</c:v>
                </c:pt>
                <c:pt idx="59" formatCode="0.00">
                  <c:v>101.17237074794549</c:v>
                </c:pt>
                <c:pt idx="60" formatCode="0.00">
                  <c:v>101.6384063247685</c:v>
                </c:pt>
                <c:pt idx="61" formatCode="0.00">
                  <c:v>101.663372516384</c:v>
                </c:pt>
                <c:pt idx="62" formatCode="0.00">
                  <c:v>101.75595547695831</c:v>
                </c:pt>
                <c:pt idx="63" formatCode="0.00">
                  <c:v>101.9556850098825</c:v>
                </c:pt>
                <c:pt idx="64" formatCode="0.00">
                  <c:v>101.9910537813378</c:v>
                </c:pt>
                <c:pt idx="65" formatCode="0.00">
                  <c:v>101.99729532924169</c:v>
                </c:pt>
                <c:pt idx="66" formatCode="0.00">
                  <c:v>102.4820555497764</c:v>
                </c:pt>
                <c:pt idx="67" formatCode="0.00">
                  <c:v>102.3291376261313</c:v>
                </c:pt>
                <c:pt idx="68" formatCode="0.00">
                  <c:v>102.0222615208572</c:v>
                </c:pt>
                <c:pt idx="69" formatCode="0.00">
                  <c:v>101.4480391137002</c:v>
                </c:pt>
                <c:pt idx="70" formatCode="0.00">
                  <c:v>101.5603869759701</c:v>
                </c:pt>
                <c:pt idx="71" formatCode="0.00">
                  <c:v>101.47092478934781</c:v>
                </c:pt>
                <c:pt idx="72" formatCode="0.00">
                  <c:v>101.54790388016229</c:v>
                </c:pt>
                <c:pt idx="73" formatCode="0.00">
                  <c:v>101.4157911161968</c:v>
                </c:pt>
                <c:pt idx="74" formatCode="0.00">
                  <c:v>101.30032247997499</c:v>
                </c:pt>
                <c:pt idx="75" formatCode="0.00">
                  <c:v>101.74971392905439</c:v>
                </c:pt>
                <c:pt idx="76" formatCode="0.00">
                  <c:v>101.9317590762509</c:v>
                </c:pt>
                <c:pt idx="77" formatCode="0.00">
                  <c:v>102.0950795797358</c:v>
                </c:pt>
                <c:pt idx="78" formatCode="0.00">
                  <c:v>102.09299906376781</c:v>
                </c:pt>
                <c:pt idx="79" formatCode="0.00">
                  <c:v>102.3062519504837</c:v>
                </c:pt>
                <c:pt idx="80" formatCode="0.00">
                  <c:v>102.1429314469988</c:v>
                </c:pt>
                <c:pt idx="81" formatCode="0.00">
                  <c:v>102.25215853531679</c:v>
                </c:pt>
                <c:pt idx="82" formatCode="0.00">
                  <c:v>102.1221262873193</c:v>
                </c:pt>
                <c:pt idx="83" formatCode="0.00">
                  <c:v>101.5707895558098</c:v>
                </c:pt>
                <c:pt idx="84" formatCode="0.00">
                  <c:v>102.029543326745</c:v>
                </c:pt>
                <c:pt idx="85" formatCode="0.00">
                  <c:v>101.94424217205869</c:v>
                </c:pt>
                <c:pt idx="86" formatCode="0.00">
                  <c:v>102.1637366066784</c:v>
                </c:pt>
                <c:pt idx="87" formatCode="0.00">
                  <c:v>102.4726932279205</c:v>
                </c:pt>
                <c:pt idx="88" formatCode="0.00">
                  <c:v>102.8981587433684</c:v>
                </c:pt>
                <c:pt idx="89" formatCode="0.00">
                  <c:v>102.8981587433684</c:v>
                </c:pt>
                <c:pt idx="90" formatCode="0.00">
                  <c:v>102.98554041402269</c:v>
                </c:pt>
                <c:pt idx="91" formatCode="0.00">
                  <c:v>102.4144387808177</c:v>
                </c:pt>
                <c:pt idx="92" formatCode="0.00">
                  <c:v>102.3759492354104</c:v>
                </c:pt>
                <c:pt idx="93" formatCode="0.00">
                  <c:v>102.35514407573081</c:v>
                </c:pt>
                <c:pt idx="94" formatCode="0.00">
                  <c:v>102.2375949235411</c:v>
                </c:pt>
                <c:pt idx="95" formatCode="0.00">
                  <c:v>102.2844065328201</c:v>
                </c:pt>
                <c:pt idx="96" formatCode="0.00">
                  <c:v>102.6162488297097</c:v>
                </c:pt>
                <c:pt idx="97" formatCode="0.00">
                  <c:v>102.26672214709249</c:v>
                </c:pt>
                <c:pt idx="98" formatCode="0.00">
                  <c:v>102.21262873192551</c:v>
                </c:pt>
                <c:pt idx="99" formatCode="0.00">
                  <c:v>102.57983980027051</c:v>
                </c:pt>
                <c:pt idx="100" formatCode="0.00">
                  <c:v>102.2167897638614</c:v>
                </c:pt>
                <c:pt idx="101" formatCode="0.00">
                  <c:v>102.52886715905539</c:v>
                </c:pt>
                <c:pt idx="102" formatCode="0.00">
                  <c:v>102.22823260168521</c:v>
                </c:pt>
                <c:pt idx="103" formatCode="0.00">
                  <c:v>102.4789347758244</c:v>
                </c:pt>
                <c:pt idx="104" formatCode="0.00">
                  <c:v>102.5683969624467</c:v>
                </c:pt>
                <c:pt idx="105" formatCode="0.00">
                  <c:v>102.29584937064389</c:v>
                </c:pt>
                <c:pt idx="106" formatCode="0.00">
                  <c:v>103.0240299594299</c:v>
                </c:pt>
                <c:pt idx="107" formatCode="0.00">
                  <c:v>103.1228544679081</c:v>
                </c:pt>
                <c:pt idx="108" formatCode="0.00">
                  <c:v>103.0989285342765</c:v>
                </c:pt>
                <c:pt idx="109" formatCode="0.00">
                  <c:v>103.3777176739831</c:v>
                </c:pt>
                <c:pt idx="110" formatCode="0.00">
                  <c:v>103.11869343597211</c:v>
                </c:pt>
                <c:pt idx="111" formatCode="0.00">
                  <c:v>103.0053053157183</c:v>
                </c:pt>
                <c:pt idx="112" formatCode="0.00">
                  <c:v>102.8440653282014</c:v>
                </c:pt>
                <c:pt idx="113" formatCode="0.00">
                  <c:v>102.7858108810985</c:v>
                </c:pt>
                <c:pt idx="114" formatCode="0.00">
                  <c:v>102.9512119005513</c:v>
                </c:pt>
                <c:pt idx="115" formatCode="0.00">
                  <c:v>103.123894725892</c:v>
                </c:pt>
                <c:pt idx="116" formatCode="0.00">
                  <c:v>103.1082908561323</c:v>
                </c:pt>
                <c:pt idx="117" formatCode="0.00">
                  <c:v>102.6745032768126</c:v>
                </c:pt>
                <c:pt idx="118" formatCode="0.00">
                  <c:v>102.25840008322059</c:v>
                </c:pt>
                <c:pt idx="119" formatCode="0.00">
                  <c:v>102.4175595547696</c:v>
                </c:pt>
                <c:pt idx="120" formatCode="0.00">
                  <c:v>102.2448767294289</c:v>
                </c:pt>
                <c:pt idx="121" formatCode="0.00">
                  <c:v>101.9473629460106</c:v>
                </c:pt>
                <c:pt idx="122" formatCode="0.00">
                  <c:v>101.5364610423385</c:v>
                </c:pt>
                <c:pt idx="123" formatCode="0.00">
                  <c:v>101.1983771975449</c:v>
                </c:pt>
                <c:pt idx="124" formatCode="0.00">
                  <c:v>101.24622906480811</c:v>
                </c:pt>
                <c:pt idx="125" formatCode="0.00">
                  <c:v>101.4522001456361</c:v>
                </c:pt>
                <c:pt idx="126" formatCode="0.00">
                  <c:v>101.4157911161968</c:v>
                </c:pt>
                <c:pt idx="127" formatCode="0.00">
                  <c:v>101.56142723395401</c:v>
                </c:pt>
                <c:pt idx="128" formatCode="0.00">
                  <c:v>101.76947883075</c:v>
                </c:pt>
                <c:pt idx="129" formatCode="0.00">
                  <c:v>101.6997815458234</c:v>
                </c:pt>
                <c:pt idx="130" formatCode="0.00">
                  <c:v>101.6228024550088</c:v>
                </c:pt>
                <c:pt idx="131" formatCode="0.00">
                  <c:v>101.57703110371369</c:v>
                </c:pt>
                <c:pt idx="132" formatCode="0.00">
                  <c:v>101.2711952564236</c:v>
                </c:pt>
                <c:pt idx="133" formatCode="0.00">
                  <c:v>101.1536461042338</c:v>
                </c:pt>
                <c:pt idx="134" formatCode="0.00">
                  <c:v>101.4303547279725</c:v>
                </c:pt>
                <c:pt idx="135" formatCode="0.00">
                  <c:v>101.927598044315</c:v>
                </c:pt>
                <c:pt idx="136" formatCode="0.00">
                  <c:v>101.8953500468116</c:v>
                </c:pt>
                <c:pt idx="137" formatCode="0.00">
                  <c:v>102.09403932175179</c:v>
                </c:pt>
                <c:pt idx="138" formatCode="0.00">
                  <c:v>102.3124934983876</c:v>
                </c:pt>
                <c:pt idx="139" formatCode="0.00">
                  <c:v>102.15333402683861</c:v>
                </c:pt>
                <c:pt idx="140" formatCode="0.00">
                  <c:v>102.26672214709249</c:v>
                </c:pt>
                <c:pt idx="141" formatCode="0.00">
                  <c:v>102.33329865806721</c:v>
                </c:pt>
                <c:pt idx="142" formatCode="0.00">
                  <c:v>102.1148444814314</c:v>
                </c:pt>
                <c:pt idx="143" formatCode="0.00">
                  <c:v>101.94424217205869</c:v>
                </c:pt>
                <c:pt idx="144" formatCode="0.00">
                  <c:v>101.7309892853428</c:v>
                </c:pt>
                <c:pt idx="145" formatCode="0.00">
                  <c:v>101.7954852803495</c:v>
                </c:pt>
                <c:pt idx="146" formatCode="0.00">
                  <c:v>101.87662540309999</c:v>
                </c:pt>
                <c:pt idx="147" formatCode="0.00">
                  <c:v>101.9380006241548</c:v>
                </c:pt>
                <c:pt idx="148" formatCode="0.00">
                  <c:v>102.2261520857173</c:v>
                </c:pt>
                <c:pt idx="149" formatCode="0.00">
                  <c:v>102.28128575886819</c:v>
                </c:pt>
                <c:pt idx="150" formatCode="0.00">
                  <c:v>102.2074274420056</c:v>
                </c:pt>
                <c:pt idx="151" formatCode="0.00">
                  <c:v>102.3301778841153</c:v>
                </c:pt>
                <c:pt idx="152" formatCode="0.00">
                  <c:v>102.3301778841153</c:v>
                </c:pt>
                <c:pt idx="153" formatCode="0.00">
                  <c:v>102.22927285966919</c:v>
                </c:pt>
                <c:pt idx="154" formatCode="0.00">
                  <c:v>101.7954852803495</c:v>
                </c:pt>
                <c:pt idx="155" formatCode="0.00">
                  <c:v>101.671694580256</c:v>
                </c:pt>
                <c:pt idx="156" formatCode="0.00">
                  <c:v>101.5791116196817</c:v>
                </c:pt>
                <c:pt idx="157" formatCode="0.00">
                  <c:v>101.3315302194944</c:v>
                </c:pt>
                <c:pt idx="158" formatCode="0.00">
                  <c:v>101.6332050348487</c:v>
                </c:pt>
                <c:pt idx="159" formatCode="0.00">
                  <c:v>101.5749505877458</c:v>
                </c:pt>
                <c:pt idx="160" formatCode="0.00">
                  <c:v>101.3346509934464</c:v>
                </c:pt>
                <c:pt idx="161" formatCode="0.00">
                  <c:v>100.98616456881309</c:v>
                </c:pt>
                <c:pt idx="162" formatCode="0.00">
                  <c:v>101.3180068657027</c:v>
                </c:pt>
                <c:pt idx="163" formatCode="0.00">
                  <c:v>101.0839488193072</c:v>
                </c:pt>
                <c:pt idx="164" formatCode="0.00">
                  <c:v>100.92478934775821</c:v>
                </c:pt>
                <c:pt idx="165" formatCode="0.00">
                  <c:v>101.13596171850619</c:v>
                </c:pt>
                <c:pt idx="166" formatCode="0.00">
                  <c:v>101.32112763965461</c:v>
                </c:pt>
                <c:pt idx="167" formatCode="0.00">
                  <c:v>101.29928222199111</c:v>
                </c:pt>
                <c:pt idx="168" formatCode="0.00">
                  <c:v>101.6228024550088</c:v>
                </c:pt>
                <c:pt idx="169" formatCode="0.00">
                  <c:v>101.5895141995215</c:v>
                </c:pt>
                <c:pt idx="170" formatCode="0.00">
                  <c:v>101.58535316758559</c:v>
                </c:pt>
                <c:pt idx="171" formatCode="0.00">
                  <c:v>101.56246749193799</c:v>
                </c:pt>
                <c:pt idx="172" formatCode="0.00">
                  <c:v>101.460522209508</c:v>
                </c:pt>
                <c:pt idx="173" formatCode="0.00">
                  <c:v>100.82076354936029</c:v>
                </c:pt>
                <c:pt idx="174" formatCode="0.00">
                  <c:v>100.6345573702278</c:v>
                </c:pt>
                <c:pt idx="175" formatCode="0.00">
                  <c:v>100.2694268178508</c:v>
                </c:pt>
                <c:pt idx="176" formatCode="0.00">
                  <c:v>100.3276812649537</c:v>
                </c:pt>
                <c:pt idx="177" formatCode="0.00">
                  <c:v>100.74482471652971</c:v>
                </c:pt>
                <c:pt idx="178" formatCode="0.00">
                  <c:v>100.7365026526578</c:v>
                </c:pt>
                <c:pt idx="179" formatCode="0.00">
                  <c:v>100.5627795693332</c:v>
                </c:pt>
                <c:pt idx="180" formatCode="0.00">
                  <c:v>100.91022573598249</c:v>
                </c:pt>
                <c:pt idx="181" formatCode="0.00">
                  <c:v>101.2160615832727</c:v>
                </c:pt>
                <c:pt idx="182" formatCode="0.00">
                  <c:v>101.3731405388536</c:v>
                </c:pt>
                <c:pt idx="183" formatCode="0.00">
                  <c:v>101.2753562883595</c:v>
                </c:pt>
                <c:pt idx="184" formatCode="0.00">
                  <c:v>101.2639134505358</c:v>
                </c:pt>
                <c:pt idx="185" formatCode="0.00">
                  <c:v>101.29200041610321</c:v>
                </c:pt>
                <c:pt idx="186" formatCode="0.00">
                  <c:v>101.14324352439409</c:v>
                </c:pt>
                <c:pt idx="187" formatCode="0.00">
                  <c:v>101.2379070009362</c:v>
                </c:pt>
                <c:pt idx="188" formatCode="0.00">
                  <c:v>101.5354207843545</c:v>
                </c:pt>
                <c:pt idx="189" formatCode="0.00">
                  <c:v>101.5354207843545</c:v>
                </c:pt>
                <c:pt idx="190" formatCode="0.00">
                  <c:v>101.45740143555599</c:v>
                </c:pt>
                <c:pt idx="191" formatCode="0.00">
                  <c:v>101.4532404036201</c:v>
                </c:pt>
                <c:pt idx="192" formatCode="0.00">
                  <c:v>101.6259232289608</c:v>
                </c:pt>
                <c:pt idx="193" formatCode="0.00">
                  <c:v>101.7923645063976</c:v>
                </c:pt>
                <c:pt idx="194" formatCode="0.00">
                  <c:v>101.89951107874749</c:v>
                </c:pt>
                <c:pt idx="195" formatCode="0.00">
                  <c:v>101.9640070737543</c:v>
                </c:pt>
                <c:pt idx="196" formatCode="0.00">
                  <c:v>101.93592010818681</c:v>
                </c:pt>
                <c:pt idx="197" formatCode="0.00">
                  <c:v>101.8069281181733</c:v>
                </c:pt>
                <c:pt idx="198" formatCode="0.00">
                  <c:v>101.3107250598148</c:v>
                </c:pt>
                <c:pt idx="199" formatCode="0.00">
                  <c:v>101.7372308332466</c:v>
                </c:pt>
                <c:pt idx="200" formatCode="0.00">
                  <c:v>101.9047123686674</c:v>
                </c:pt>
                <c:pt idx="201" formatCode="0.00">
                  <c:v>102.25840008322059</c:v>
                </c:pt>
                <c:pt idx="202" formatCode="0.00">
                  <c:v>102.46125039009679</c:v>
                </c:pt>
                <c:pt idx="203" formatCode="0.00">
                  <c:v>102.656818891085</c:v>
                </c:pt>
                <c:pt idx="204" formatCode="0.00">
                  <c:v>102.810777072714</c:v>
                </c:pt>
                <c:pt idx="205" formatCode="0.00">
                  <c:v>102.6953084364922</c:v>
                </c:pt>
                <c:pt idx="206" formatCode="0.00">
                  <c:v>103.03651305523771</c:v>
                </c:pt>
                <c:pt idx="207" formatCode="0.00">
                  <c:v>103.0552376989493</c:v>
                </c:pt>
                <c:pt idx="208" formatCode="0.00">
                  <c:v>103.1145324040362</c:v>
                </c:pt>
                <c:pt idx="209" formatCode="0.00">
                  <c:v>102.9886611879746</c:v>
                </c:pt>
                <c:pt idx="210" formatCode="0.00">
                  <c:v>103.44325392697399</c:v>
                </c:pt>
                <c:pt idx="211" formatCode="0.00">
                  <c:v>103.71892229272861</c:v>
                </c:pt>
                <c:pt idx="212" formatCode="0.00">
                  <c:v>103.8853635701654</c:v>
                </c:pt>
                <c:pt idx="213" formatCode="0.00">
                  <c:v>103.2580880058254</c:v>
                </c:pt>
                <c:pt idx="214" formatCode="0.00">
                  <c:v>103.35899303027151</c:v>
                </c:pt>
                <c:pt idx="215" formatCode="0.00">
                  <c:v>102.9522521585353</c:v>
                </c:pt>
                <c:pt idx="216" formatCode="0.00">
                  <c:v>102.9813793820867</c:v>
                </c:pt>
                <c:pt idx="217" formatCode="0.00">
                  <c:v>102.4737334859045</c:v>
                </c:pt>
                <c:pt idx="218" formatCode="0.00">
                  <c:v>102.082596483928</c:v>
                </c:pt>
                <c:pt idx="219" formatCode="0.00">
                  <c:v>101.2795173202954</c:v>
                </c:pt>
                <c:pt idx="220" formatCode="0.00">
                  <c:v>101.0641839176116</c:v>
                </c:pt>
                <c:pt idx="221" formatCode="0.00">
                  <c:v>101.25455112867991</c:v>
                </c:pt>
                <c:pt idx="222" formatCode="0.00">
                  <c:v>100.7177780089462</c:v>
                </c:pt>
                <c:pt idx="223" formatCode="0.00">
                  <c:v>99.813793820867573</c:v>
                </c:pt>
                <c:pt idx="224" formatCode="0.00">
                  <c:v>98.71528138978465</c:v>
                </c:pt>
                <c:pt idx="225" formatCode="0.00">
                  <c:v>100.29543326745031</c:v>
                </c:pt>
                <c:pt idx="226" formatCode="0.00">
                  <c:v>100.3921772599605</c:v>
                </c:pt>
                <c:pt idx="227" formatCode="0.00">
                  <c:v>101.3918651825653</c:v>
                </c:pt>
                <c:pt idx="228" formatCode="0.00">
                  <c:v>102.7244356600437</c:v>
                </c:pt>
                <c:pt idx="229" formatCode="0.00">
                  <c:v>102.0170602309373</c:v>
                </c:pt>
                <c:pt idx="230" formatCode="0.00">
                  <c:v>103.58368875481121</c:v>
                </c:pt>
                <c:pt idx="231" formatCode="0.00">
                  <c:v>105.23249765941949</c:v>
                </c:pt>
                <c:pt idx="232" formatCode="0.00">
                  <c:v>106.8917091438677</c:v>
                </c:pt>
                <c:pt idx="233" formatCode="0.00">
                  <c:v>106.95620513887449</c:v>
                </c:pt>
                <c:pt idx="234" formatCode="0.00">
                  <c:v>106.612920004161</c:v>
                </c:pt>
                <c:pt idx="235" formatCode="0.00">
                  <c:v>106.14688442733799</c:v>
                </c:pt>
                <c:pt idx="236" formatCode="0.00">
                  <c:v>105.1180692811817</c:v>
                </c:pt>
                <c:pt idx="237" formatCode="0.00">
                  <c:v>103.35171122438361</c:v>
                </c:pt>
                <c:pt idx="238" formatCode="0.00">
                  <c:v>102.32497659419531</c:v>
                </c:pt>
                <c:pt idx="239" formatCode="0.00">
                  <c:v>103.1738271091231</c:v>
                </c:pt>
                <c:pt idx="240" formatCode="0.00">
                  <c:v>103.0354727972537</c:v>
                </c:pt>
                <c:pt idx="241" formatCode="0.00">
                  <c:v>103.6856340372412</c:v>
                </c:pt>
                <c:pt idx="242" formatCode="0.00">
                  <c:v>104.21304483511911</c:v>
                </c:pt>
                <c:pt idx="243" formatCode="0.00">
                  <c:v>104.62498699677521</c:v>
                </c:pt>
                <c:pt idx="244" formatCode="0.00">
                  <c:v>104.73837511702899</c:v>
                </c:pt>
                <c:pt idx="245" formatCode="0.00">
                  <c:v>103.92177259960469</c:v>
                </c:pt>
                <c:pt idx="246" formatCode="0.00">
                  <c:v>104.1495890980963</c:v>
                </c:pt>
                <c:pt idx="247" formatCode="0.00">
                  <c:v>103.5233537917404</c:v>
                </c:pt>
                <c:pt idx="248" formatCode="0.00">
                  <c:v>103.48694476230111</c:v>
                </c:pt>
                <c:pt idx="249" formatCode="0.00">
                  <c:v>103.3475501924477</c:v>
                </c:pt>
                <c:pt idx="250" formatCode="0.00">
                  <c:v>102.867991261833</c:v>
                </c:pt>
                <c:pt idx="251" formatCode="0.00">
                  <c:v>103.46509934463749</c:v>
                </c:pt>
                <c:pt idx="252" formatCode="0.00">
                  <c:v>104.0518048476022</c:v>
                </c:pt>
                <c:pt idx="253" formatCode="0.00">
                  <c:v>103.799022157495</c:v>
                </c:pt>
                <c:pt idx="254" formatCode="0.00">
                  <c:v>103.9789867887236</c:v>
                </c:pt>
                <c:pt idx="255" formatCode="0.00">
                  <c:v>104.2941849578696</c:v>
                </c:pt>
                <c:pt idx="256" formatCode="0.00">
                  <c:v>104.429418495787</c:v>
                </c:pt>
                <c:pt idx="257" formatCode="0.00">
                  <c:v>104.47623010506609</c:v>
                </c:pt>
                <c:pt idx="258" formatCode="0.00">
                  <c:v>104.4210964319151</c:v>
                </c:pt>
                <c:pt idx="259" formatCode="0.00">
                  <c:v>104.068448975346</c:v>
                </c:pt>
                <c:pt idx="260" formatCode="0.00">
                  <c:v>103.8853635701654</c:v>
                </c:pt>
                <c:pt idx="261" formatCode="0.00">
                  <c:v>103.5732861749714</c:v>
                </c:pt>
                <c:pt idx="262" formatCode="0.00">
                  <c:v>103.0021845417664</c:v>
                </c:pt>
                <c:pt idx="263" formatCode="0.00">
                  <c:v>103.06772079475709</c:v>
                </c:pt>
                <c:pt idx="264" formatCode="0.00">
                  <c:v>103.489025278269</c:v>
                </c:pt>
                <c:pt idx="265" formatCode="0.00">
                  <c:v>103.7230833246645</c:v>
                </c:pt>
                <c:pt idx="266" formatCode="0.00">
                  <c:v>104.1204618745449</c:v>
                </c:pt>
                <c:pt idx="267" formatCode="0.00">
                  <c:v>103.910329761781</c:v>
                </c:pt>
                <c:pt idx="268" formatCode="0.00">
                  <c:v>103.74908977426399</c:v>
                </c:pt>
                <c:pt idx="269" formatCode="0.00">
                  <c:v>104.271299282222</c:v>
                </c:pt>
                <c:pt idx="270" formatCode="0.00">
                  <c:v>103.956101113076</c:v>
                </c:pt>
                <c:pt idx="271" formatCode="0.00">
                  <c:v>104.2775408301259</c:v>
                </c:pt>
                <c:pt idx="272" formatCode="0.00">
                  <c:v>104.5105586185374</c:v>
                </c:pt>
                <c:pt idx="273" formatCode="0.00">
                  <c:v>104.4439821075627</c:v>
                </c:pt>
                <c:pt idx="274" formatCode="0.00">
                  <c:v>103.6773119733694</c:v>
                </c:pt>
                <c:pt idx="275" formatCode="0.00">
                  <c:v>103.3714761260792</c:v>
                </c:pt>
                <c:pt idx="276" formatCode="0.00">
                  <c:v>103.1145324040362</c:v>
                </c:pt>
                <c:pt idx="277" formatCode="0.00">
                  <c:v>103.3704358680953</c:v>
                </c:pt>
                <c:pt idx="278" formatCode="0.00">
                  <c:v>103.88328305419751</c:v>
                </c:pt>
                <c:pt idx="279" formatCode="0.00">
                  <c:v>103.88328305419751</c:v>
                </c:pt>
                <c:pt idx="280" formatCode="0.00">
                  <c:v>102.8898366794965</c:v>
                </c:pt>
                <c:pt idx="281" formatCode="0.00">
                  <c:v>103.0500364090294</c:v>
                </c:pt>
                <c:pt idx="282" formatCode="0.00">
                  <c:v>102.343701237907</c:v>
                </c:pt>
                <c:pt idx="283" formatCode="0.00">
                  <c:v>102.30313117653171</c:v>
                </c:pt>
                <c:pt idx="284" formatCode="0.00">
                  <c:v>101.768438572766</c:v>
                </c:pt>
                <c:pt idx="285" formatCode="0.00">
                  <c:v>101.6051180692812</c:v>
                </c:pt>
                <c:pt idx="286" formatCode="0.00">
                  <c:v>101.1921356496411</c:v>
                </c:pt>
                <c:pt idx="287" formatCode="0.00">
                  <c:v>100.5690211172371</c:v>
                </c:pt>
                <c:pt idx="288" formatCode="0.00">
                  <c:v>100.8394881930719</c:v>
                </c:pt>
                <c:pt idx="289" formatCode="0.00">
                  <c:v>100.5076458961823</c:v>
                </c:pt>
                <c:pt idx="290" formatCode="0.00">
                  <c:v>100.2018100488921</c:v>
                </c:pt>
                <c:pt idx="291" formatCode="0.00">
                  <c:v>99.822115884739404</c:v>
                </c:pt>
                <c:pt idx="292" formatCode="0.00">
                  <c:v>100.62727556434</c:v>
                </c:pt>
                <c:pt idx="293" formatCode="0.00">
                  <c:v>101.2368667429523</c:v>
                </c:pt>
                <c:pt idx="294" formatCode="0.00">
                  <c:v>100.5991885987725</c:v>
                </c:pt>
                <c:pt idx="295" formatCode="0.00">
                  <c:v>100.8613336107355</c:v>
                </c:pt>
                <c:pt idx="296" formatCode="0.00">
                  <c:v>101.0693852075315</c:v>
                </c:pt>
                <c:pt idx="297" formatCode="0.00">
                  <c:v>101.3429730573182</c:v>
                </c:pt>
                <c:pt idx="298" formatCode="0.00">
                  <c:v>101.5531051700822</c:v>
                </c:pt>
                <c:pt idx="299" formatCode="0.00">
                  <c:v>100.945594507438</c:v>
                </c:pt>
                <c:pt idx="300" formatCode="0.00">
                  <c:v>100.5367731197337</c:v>
                </c:pt>
                <c:pt idx="301" formatCode="0.00">
                  <c:v>101.05898262769161</c:v>
                </c:pt>
                <c:pt idx="302" formatCode="0.00">
                  <c:v>101.35129512119011</c:v>
                </c:pt>
                <c:pt idx="303" formatCode="0.00">
                  <c:v>101.3554561531259</c:v>
                </c:pt>
                <c:pt idx="304" formatCode="0.00">
                  <c:v>101.462602725476</c:v>
                </c:pt>
                <c:pt idx="305" formatCode="0.00">
                  <c:v>101.3117653177988</c:v>
                </c:pt>
              </c:numCache>
            </c:numRef>
          </c:val>
          <c:smooth val="0"/>
          <c:extLst xmlns:c16r2="http://schemas.microsoft.com/office/drawing/2015/06/chart">
            <c:ext xmlns:c16="http://schemas.microsoft.com/office/drawing/2014/chart" uri="{C3380CC4-5D6E-409C-BE32-E72D297353CC}">
              <c16:uniqueId val="{00000000-9FA7-496F-AACE-0D3A1E3D5DFE}"/>
            </c:ext>
          </c:extLst>
        </c:ser>
        <c:ser>
          <c:idx val="11"/>
          <c:order val="11"/>
          <c:tx>
            <c:strRef>
              <c:f>Currency!$AA$350</c:f>
              <c:strCache>
                <c:ptCount val="1"/>
                <c:pt idx="0">
                  <c:v>MSCI EM Index</c:v>
                </c:pt>
              </c:strCache>
            </c:strRef>
          </c:tx>
          <c:spPr>
            <a:ln w="28575" cap="rnd">
              <a:solidFill>
                <a:schemeClr val="accent6">
                  <a:lumMod val="60000"/>
                </a:schemeClr>
              </a:solidFill>
              <a:round/>
            </a:ln>
            <a:effectLst/>
          </c:spPr>
          <c:marker>
            <c:symbol val="none"/>
          </c:marker>
          <c:cat>
            <c:numRef>
              <c:f>Currency!$O$351:$O$656</c:f>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f>Currency!$AA$351:$AA$656</c:f>
              <c:numCache>
                <c:formatCode>General</c:formatCode>
                <c:ptCount val="306"/>
                <c:pt idx="43" formatCode="0.00">
                  <c:v>100</c:v>
                </c:pt>
                <c:pt idx="44" formatCode="0.00">
                  <c:v>100.2400334592095</c:v>
                </c:pt>
                <c:pt idx="45" formatCode="0.00">
                  <c:v>99.826642501682045</c:v>
                </c:pt>
                <c:pt idx="46" formatCode="0.00">
                  <c:v>99.78360619965207</c:v>
                </c:pt>
                <c:pt idx="47" formatCode="0.00">
                  <c:v>100.0830418785649</c:v>
                </c:pt>
                <c:pt idx="48" formatCode="0.00">
                  <c:v>99.855131321335676</c:v>
                </c:pt>
                <c:pt idx="49" formatCode="0.00">
                  <c:v>99.749662074107306</c:v>
                </c:pt>
                <c:pt idx="50" formatCode="0.00">
                  <c:v>99.729053140740831</c:v>
                </c:pt>
                <c:pt idx="51" formatCode="0.00">
                  <c:v>99.870891093910046</c:v>
                </c:pt>
                <c:pt idx="52" formatCode="0.00">
                  <c:v>100.27337143965519</c:v>
                </c:pt>
                <c:pt idx="53" formatCode="0.00">
                  <c:v>100.081223443268</c:v>
                </c:pt>
                <c:pt idx="54" formatCode="0.00">
                  <c:v>100.2782206004473</c:v>
                </c:pt>
                <c:pt idx="55" formatCode="0.00">
                  <c:v>100.21275692975379</c:v>
                </c:pt>
                <c:pt idx="56" formatCode="0.00">
                  <c:v>100.08546645896099</c:v>
                </c:pt>
                <c:pt idx="57" formatCode="0.00">
                  <c:v>100.1921479963874</c:v>
                </c:pt>
                <c:pt idx="58" formatCode="0.00">
                  <c:v>100.304890984804</c:v>
                </c:pt>
                <c:pt idx="59" formatCode="0.00">
                  <c:v>100.25821781217989</c:v>
                </c:pt>
                <c:pt idx="60" formatCode="0.00">
                  <c:v>100.1212290198028</c:v>
                </c:pt>
                <c:pt idx="61" formatCode="0.00">
                  <c:v>100.1963910120804</c:v>
                </c:pt>
                <c:pt idx="62" formatCode="0.00">
                  <c:v>100.0624329451984</c:v>
                </c:pt>
                <c:pt idx="63" formatCode="0.00">
                  <c:v>99.892106172375549</c:v>
                </c:pt>
                <c:pt idx="64" formatCode="0.00">
                  <c:v>99.866648078216954</c:v>
                </c:pt>
                <c:pt idx="65" formatCode="0.00">
                  <c:v>99.941203925395698</c:v>
                </c:pt>
                <c:pt idx="66" formatCode="0.00">
                  <c:v>100.0224273686635</c:v>
                </c:pt>
                <c:pt idx="67" formatCode="0.00">
                  <c:v>99.418100704946767</c:v>
                </c:pt>
                <c:pt idx="68" formatCode="0.00">
                  <c:v>98.661025476278525</c:v>
                </c:pt>
                <c:pt idx="69" formatCode="0.00">
                  <c:v>97.636640258945206</c:v>
                </c:pt>
                <c:pt idx="70" formatCode="0.00">
                  <c:v>97.621486631469821</c:v>
                </c:pt>
                <c:pt idx="71" formatCode="0.00">
                  <c:v>97.522684980330595</c:v>
                </c:pt>
                <c:pt idx="72" formatCode="0.00">
                  <c:v>97.788176533698575</c:v>
                </c:pt>
                <c:pt idx="73" formatCode="0.00">
                  <c:v>97.672402819786896</c:v>
                </c:pt>
                <c:pt idx="74" formatCode="0.00">
                  <c:v>97.320232517259925</c:v>
                </c:pt>
                <c:pt idx="75" formatCode="0.00">
                  <c:v>97.317201791764916</c:v>
                </c:pt>
                <c:pt idx="76" formatCode="0.00">
                  <c:v>97.393576074240656</c:v>
                </c:pt>
                <c:pt idx="77" formatCode="0.00">
                  <c:v>97.368117980082076</c:v>
                </c:pt>
                <c:pt idx="78" formatCode="0.00">
                  <c:v>97.416003442904199</c:v>
                </c:pt>
                <c:pt idx="79" formatCode="0.00">
                  <c:v>97.220824721021728</c:v>
                </c:pt>
                <c:pt idx="80" formatCode="0.00">
                  <c:v>97.172333113100521</c:v>
                </c:pt>
                <c:pt idx="81" formatCode="0.00">
                  <c:v>97.359631948695878</c:v>
                </c:pt>
                <c:pt idx="82" formatCode="0.00">
                  <c:v>97.148087309140053</c:v>
                </c:pt>
                <c:pt idx="83" formatCode="0.00">
                  <c:v>97.197185062160173</c:v>
                </c:pt>
                <c:pt idx="84" formatCode="0.00">
                  <c:v>96.567400304284817</c:v>
                </c:pt>
                <c:pt idx="85" formatCode="0.00">
                  <c:v>96.511634955175595</c:v>
                </c:pt>
                <c:pt idx="86" formatCode="0.00">
                  <c:v>96.414651739333394</c:v>
                </c:pt>
                <c:pt idx="87" formatCode="0.00">
                  <c:v>96.436472962897852</c:v>
                </c:pt>
                <c:pt idx="88" formatCode="0.00">
                  <c:v>96.707419822157036</c:v>
                </c:pt>
                <c:pt idx="89" formatCode="0.00">
                  <c:v>96.576492480770042</c:v>
                </c:pt>
                <c:pt idx="90" formatCode="0.00">
                  <c:v>96.379495323590504</c:v>
                </c:pt>
                <c:pt idx="91" formatCode="0.00">
                  <c:v>96.952302442158583</c:v>
                </c:pt>
                <c:pt idx="92" formatCode="0.00">
                  <c:v>97.203246513150305</c:v>
                </c:pt>
                <c:pt idx="93" formatCode="0.00">
                  <c:v>97.496620741073002</c:v>
                </c:pt>
                <c:pt idx="94" formatCode="0.00">
                  <c:v>97.528140286221685</c:v>
                </c:pt>
                <c:pt idx="95" formatCode="0.00">
                  <c:v>97.608757584390517</c:v>
                </c:pt>
                <c:pt idx="96" formatCode="0.00">
                  <c:v>97.672402819786896</c:v>
                </c:pt>
                <c:pt idx="97" formatCode="0.00">
                  <c:v>98.093067518502579</c:v>
                </c:pt>
                <c:pt idx="98" formatCode="0.00">
                  <c:v>98.256120550137297</c:v>
                </c:pt>
                <c:pt idx="99" formatCode="0.00">
                  <c:v>98.292489256078113</c:v>
                </c:pt>
                <c:pt idx="100" formatCode="0.00">
                  <c:v>97.917891584887599</c:v>
                </c:pt>
                <c:pt idx="101" formatCode="0.00">
                  <c:v>98.071246294938106</c:v>
                </c:pt>
                <c:pt idx="102" formatCode="0.00">
                  <c:v>97.92092231038265</c:v>
                </c:pt>
                <c:pt idx="103" formatCode="0.00">
                  <c:v>97.911830133897453</c:v>
                </c:pt>
                <c:pt idx="104" formatCode="0.00">
                  <c:v>97.728168168896246</c:v>
                </c:pt>
                <c:pt idx="105" formatCode="0.00">
                  <c:v>97.756050843450865</c:v>
                </c:pt>
                <c:pt idx="106" formatCode="0.00">
                  <c:v>97.550567654885228</c:v>
                </c:pt>
                <c:pt idx="107" formatCode="0.00">
                  <c:v>97.545718494093109</c:v>
                </c:pt>
                <c:pt idx="108" formatCode="0.00">
                  <c:v>97.627548082459924</c:v>
                </c:pt>
                <c:pt idx="109" formatCode="0.00">
                  <c:v>97.467525776320372</c:v>
                </c:pt>
                <c:pt idx="110" formatCode="0.00">
                  <c:v>97.292349842705306</c:v>
                </c:pt>
                <c:pt idx="111" formatCode="0.00">
                  <c:v>97.297199003497454</c:v>
                </c:pt>
                <c:pt idx="112" formatCode="0.00">
                  <c:v>97.543900058796069</c:v>
                </c:pt>
                <c:pt idx="113" formatCode="0.00">
                  <c:v>97.891827345630006</c:v>
                </c:pt>
                <c:pt idx="114" formatCode="0.00">
                  <c:v>97.822726804342409</c:v>
                </c:pt>
                <c:pt idx="115" formatCode="0.00">
                  <c:v>97.816665353352306</c:v>
                </c:pt>
                <c:pt idx="116" formatCode="0.00">
                  <c:v>97.788782678797617</c:v>
                </c:pt>
                <c:pt idx="117" formatCode="0.00">
                  <c:v>97.922740745679675</c:v>
                </c:pt>
                <c:pt idx="118" formatCode="0.00">
                  <c:v>98.262182001127428</c:v>
                </c:pt>
                <c:pt idx="119" formatCode="0.00">
                  <c:v>98.491910993653661</c:v>
                </c:pt>
                <c:pt idx="120" formatCode="0.00">
                  <c:v>98.324008801226796</c:v>
                </c:pt>
                <c:pt idx="121" formatCode="0.00">
                  <c:v>98.132466949938475</c:v>
                </c:pt>
                <c:pt idx="122" formatCode="0.00">
                  <c:v>98.451905417118766</c:v>
                </c:pt>
                <c:pt idx="123" formatCode="0.00">
                  <c:v>98.588894209495848</c:v>
                </c:pt>
                <c:pt idx="124" formatCode="0.00">
                  <c:v>98.781042205883253</c:v>
                </c:pt>
                <c:pt idx="125" formatCode="0.00">
                  <c:v>98.956824284597275</c:v>
                </c:pt>
                <c:pt idx="126" formatCode="0.00">
                  <c:v>98.971977912072575</c:v>
                </c:pt>
                <c:pt idx="127" formatCode="0.00">
                  <c:v>99.081084029895067</c:v>
                </c:pt>
                <c:pt idx="128" formatCode="0.00">
                  <c:v>99.127757202519106</c:v>
                </c:pt>
                <c:pt idx="129" formatCode="0.00">
                  <c:v>99.347181728362145</c:v>
                </c:pt>
                <c:pt idx="130" formatCode="0.00">
                  <c:v>99.396279481382294</c:v>
                </c:pt>
                <c:pt idx="131" formatCode="0.00">
                  <c:v>99.171399649648123</c:v>
                </c:pt>
                <c:pt idx="132" formatCode="0.00">
                  <c:v>99.324754359698602</c:v>
                </c:pt>
                <c:pt idx="133" formatCode="0.00">
                  <c:v>99.463561587372794</c:v>
                </c:pt>
                <c:pt idx="134" formatCode="0.00">
                  <c:v>99.706625772077345</c:v>
                </c:pt>
                <c:pt idx="135" formatCode="0.00">
                  <c:v>99.835734678167256</c:v>
                </c:pt>
                <c:pt idx="136" formatCode="0.00">
                  <c:v>99.638131375888705</c:v>
                </c:pt>
                <c:pt idx="137" formatCode="0.00">
                  <c:v>99.638737520987732</c:v>
                </c:pt>
                <c:pt idx="138" formatCode="0.00">
                  <c:v>99.522357661977153</c:v>
                </c:pt>
                <c:pt idx="139" formatCode="0.00">
                  <c:v>99.242318626232745</c:v>
                </c:pt>
                <c:pt idx="140" formatCode="0.00">
                  <c:v>99.216860532074151</c:v>
                </c:pt>
                <c:pt idx="141" formatCode="0.00">
                  <c:v>98.899240500190928</c:v>
                </c:pt>
                <c:pt idx="142" formatCode="0.00">
                  <c:v>98.887117598210665</c:v>
                </c:pt>
                <c:pt idx="143" formatCode="0.00">
                  <c:v>99.142910829994477</c:v>
                </c:pt>
                <c:pt idx="144" formatCode="0.00">
                  <c:v>99.152003006479646</c:v>
                </c:pt>
                <c:pt idx="145" formatCode="0.00">
                  <c:v>99.009558908211446</c:v>
                </c:pt>
                <c:pt idx="146" formatCode="0.00">
                  <c:v>98.950762833607087</c:v>
                </c:pt>
                <c:pt idx="147" formatCode="0.00">
                  <c:v>98.879237711923452</c:v>
                </c:pt>
                <c:pt idx="148" formatCode="0.00">
                  <c:v>98.935609206131772</c:v>
                </c:pt>
                <c:pt idx="149" formatCode="0.00">
                  <c:v>98.903483515884005</c:v>
                </c:pt>
                <c:pt idx="150" formatCode="0.00">
                  <c:v>98.787103656873398</c:v>
                </c:pt>
                <c:pt idx="151" formatCode="0.00">
                  <c:v>98.841656715784609</c:v>
                </c:pt>
                <c:pt idx="152" formatCode="0.00">
                  <c:v>98.771343884299029</c:v>
                </c:pt>
                <c:pt idx="153" formatCode="0.00">
                  <c:v>98.861053358953072</c:v>
                </c:pt>
                <c:pt idx="154" formatCode="0.00">
                  <c:v>98.831352249101386</c:v>
                </c:pt>
                <c:pt idx="155" formatCode="0.00">
                  <c:v>98.793165107863516</c:v>
                </c:pt>
                <c:pt idx="156" formatCode="0.00">
                  <c:v>98.751947241130594</c:v>
                </c:pt>
                <c:pt idx="157" formatCode="0.00">
                  <c:v>98.922274013953427</c:v>
                </c:pt>
                <c:pt idx="158" formatCode="0.00">
                  <c:v>99.095025367172397</c:v>
                </c:pt>
                <c:pt idx="159" formatCode="0.00">
                  <c:v>99.179885681034307</c:v>
                </c:pt>
                <c:pt idx="160" formatCode="0.00">
                  <c:v>99.146547700588542</c:v>
                </c:pt>
                <c:pt idx="161" formatCode="0.00">
                  <c:v>99.2283772889554</c:v>
                </c:pt>
                <c:pt idx="162" formatCode="0.00">
                  <c:v>99.598731944452823</c:v>
                </c:pt>
                <c:pt idx="163" formatCode="0.00">
                  <c:v>99.975754196039389</c:v>
                </c:pt>
                <c:pt idx="164" formatCode="0.00">
                  <c:v>100.08607260406001</c:v>
                </c:pt>
                <c:pt idx="165" formatCode="0.00">
                  <c:v>100.2115446395558</c:v>
                </c:pt>
                <c:pt idx="166" formatCode="0.00">
                  <c:v>100.23639658861541</c:v>
                </c:pt>
                <c:pt idx="167" formatCode="0.00">
                  <c:v>100.2297289925262</c:v>
                </c:pt>
                <c:pt idx="168" formatCode="0.00">
                  <c:v>100.2563993768828</c:v>
                </c:pt>
                <c:pt idx="169" formatCode="0.00">
                  <c:v>100.2721591494572</c:v>
                </c:pt>
                <c:pt idx="170" formatCode="0.00">
                  <c:v>100.31762003188319</c:v>
                </c:pt>
                <c:pt idx="171" formatCode="0.00">
                  <c:v>100.32610606326941</c:v>
                </c:pt>
                <c:pt idx="172" formatCode="0.00">
                  <c:v>100.43824290658701</c:v>
                </c:pt>
                <c:pt idx="173" formatCode="0.00">
                  <c:v>100.529770816538</c:v>
                </c:pt>
                <c:pt idx="174" formatCode="0.00">
                  <c:v>100.7782903071337</c:v>
                </c:pt>
                <c:pt idx="175" formatCode="0.00">
                  <c:v>100.93952490347139</c:v>
                </c:pt>
                <c:pt idx="176" formatCode="0.00">
                  <c:v>100.94801093485761</c:v>
                </c:pt>
                <c:pt idx="177" formatCode="0.00">
                  <c:v>100.8861841347582</c:v>
                </c:pt>
                <c:pt idx="178" formatCode="0.00">
                  <c:v>100.5988713578256</c:v>
                </c:pt>
                <c:pt idx="179" formatCode="0.00">
                  <c:v>100.526740091043</c:v>
                </c:pt>
                <c:pt idx="180" formatCode="0.00">
                  <c:v>100.67767022069739</c:v>
                </c:pt>
                <c:pt idx="181" formatCode="0.00">
                  <c:v>100.71525121683629</c:v>
                </c:pt>
                <c:pt idx="182" formatCode="0.00">
                  <c:v>101.03105281342251</c:v>
                </c:pt>
                <c:pt idx="183" formatCode="0.00">
                  <c:v>101.1086393860962</c:v>
                </c:pt>
                <c:pt idx="184" formatCode="0.00">
                  <c:v>101.1922874097602</c:v>
                </c:pt>
                <c:pt idx="185" formatCode="0.00">
                  <c:v>101.2529019196615</c:v>
                </c:pt>
                <c:pt idx="186" formatCode="0.00">
                  <c:v>101.1741030567897</c:v>
                </c:pt>
                <c:pt idx="187" formatCode="0.00">
                  <c:v>101.1147008370863</c:v>
                </c:pt>
                <c:pt idx="188" formatCode="0.00">
                  <c:v>101.22501924510701</c:v>
                </c:pt>
                <c:pt idx="189" formatCode="0.00">
                  <c:v>101.228656115701</c:v>
                </c:pt>
                <c:pt idx="190" formatCode="0.00">
                  <c:v>100.830418785649</c:v>
                </c:pt>
                <c:pt idx="191" formatCode="0.00">
                  <c:v>100.9589215466398</c:v>
                </c:pt>
                <c:pt idx="192" formatCode="0.00">
                  <c:v>100.7407093109948</c:v>
                </c:pt>
                <c:pt idx="193" formatCode="0.00">
                  <c:v>100.7134327815392</c:v>
                </c:pt>
                <c:pt idx="194" formatCode="0.00">
                  <c:v>100.42248313401259</c:v>
                </c:pt>
                <c:pt idx="195" formatCode="0.00">
                  <c:v>100.4321814555968</c:v>
                </c:pt>
                <c:pt idx="196" formatCode="0.00">
                  <c:v>100.42975687520079</c:v>
                </c:pt>
                <c:pt idx="197" formatCode="0.00">
                  <c:v>99.944234650890763</c:v>
                </c:pt>
                <c:pt idx="198" formatCode="0.00">
                  <c:v>99.815731889899766</c:v>
                </c:pt>
                <c:pt idx="199" formatCode="0.00">
                  <c:v>99.514477775689912</c:v>
                </c:pt>
                <c:pt idx="200" formatCode="0.00">
                  <c:v>99.952114537177906</c:v>
                </c:pt>
                <c:pt idx="201" formatCode="0.00">
                  <c:v>99.896349188068641</c:v>
                </c:pt>
                <c:pt idx="202" formatCode="0.00">
                  <c:v>100.0666759608915</c:v>
                </c:pt>
                <c:pt idx="203" formatCode="0.00">
                  <c:v>99.626008473908456</c:v>
                </c:pt>
                <c:pt idx="204" formatCode="0.00">
                  <c:v>99.6781369524236</c:v>
                </c:pt>
                <c:pt idx="205" formatCode="0.00">
                  <c:v>99.939991635197643</c:v>
                </c:pt>
                <c:pt idx="206" formatCode="0.00">
                  <c:v>99.972723470544381</c:v>
                </c:pt>
                <c:pt idx="207" formatCode="0.00">
                  <c:v>99.886650866484374</c:v>
                </c:pt>
                <c:pt idx="208" formatCode="0.00">
                  <c:v>99.92059499202918</c:v>
                </c:pt>
                <c:pt idx="209" formatCode="0.00">
                  <c:v>99.88362014098935</c:v>
                </c:pt>
                <c:pt idx="210" formatCode="0.00">
                  <c:v>99.550240336531715</c:v>
                </c:pt>
                <c:pt idx="211" formatCode="0.00">
                  <c:v>99.566000109106113</c:v>
                </c:pt>
                <c:pt idx="212" formatCode="0.00">
                  <c:v>99.147153845687598</c:v>
                </c:pt>
                <c:pt idx="213" formatCode="0.00">
                  <c:v>98.923486304151453</c:v>
                </c:pt>
                <c:pt idx="214" formatCode="0.00">
                  <c:v>98.591924934990971</c:v>
                </c:pt>
                <c:pt idx="215" formatCode="0.00">
                  <c:v>98.779829915685212</c:v>
                </c:pt>
                <c:pt idx="216" formatCode="0.00">
                  <c:v>98.767100868605922</c:v>
                </c:pt>
                <c:pt idx="217" formatCode="0.00">
                  <c:v>98.504033895633938</c:v>
                </c:pt>
                <c:pt idx="218" formatCode="0.00">
                  <c:v>98.291276965880101</c:v>
                </c:pt>
                <c:pt idx="219" formatCode="0.00">
                  <c:v>98.821653927517175</c:v>
                </c:pt>
                <c:pt idx="220" formatCode="0.00">
                  <c:v>99.008952763112433</c:v>
                </c:pt>
                <c:pt idx="221" formatCode="0.00">
                  <c:v>99.171399649648123</c:v>
                </c:pt>
                <c:pt idx="222" formatCode="0.00">
                  <c:v>98.879843857022436</c:v>
                </c:pt>
                <c:pt idx="223" formatCode="0.00">
                  <c:v>98.634355091921876</c:v>
                </c:pt>
                <c:pt idx="224" formatCode="0.00">
                  <c:v>97.700285494341657</c:v>
                </c:pt>
                <c:pt idx="225" formatCode="0.00">
                  <c:v>97.983961400680101</c:v>
                </c:pt>
                <c:pt idx="226" formatCode="0.00">
                  <c:v>97.922134600580677</c:v>
                </c:pt>
                <c:pt idx="227" formatCode="0.00">
                  <c:v>96.825011971365711</c:v>
                </c:pt>
                <c:pt idx="228" formatCode="0.00">
                  <c:v>96.92745049309903</c:v>
                </c:pt>
                <c:pt idx="229" formatCode="0.00">
                  <c:v>96.354643374531008</c:v>
                </c:pt>
                <c:pt idx="230" formatCode="0.00">
                  <c:v>95.864271989428829</c:v>
                </c:pt>
                <c:pt idx="231" formatCode="0.00">
                  <c:v>95.181752607939274</c:v>
                </c:pt>
                <c:pt idx="232" formatCode="0.00">
                  <c:v>94.125241700358202</c:v>
                </c:pt>
                <c:pt idx="233" formatCode="0.00">
                  <c:v>94.808367226946743</c:v>
                </c:pt>
                <c:pt idx="234" formatCode="0.00">
                  <c:v>93.790649605702654</c:v>
                </c:pt>
                <c:pt idx="235" formatCode="0.00">
                  <c:v>94.455590779320772</c:v>
                </c:pt>
                <c:pt idx="236" formatCode="0.00">
                  <c:v>94.655618661995305</c:v>
                </c:pt>
                <c:pt idx="237" formatCode="0.00">
                  <c:v>95.182964898137314</c:v>
                </c:pt>
                <c:pt idx="238" formatCode="0.00">
                  <c:v>95.157506803978748</c:v>
                </c:pt>
                <c:pt idx="239" formatCode="0.00">
                  <c:v>94.664104693381503</c:v>
                </c:pt>
                <c:pt idx="240" formatCode="0.00">
                  <c:v>94.851403528976761</c:v>
                </c:pt>
                <c:pt idx="241" formatCode="0.00">
                  <c:v>94.429526540063165</c:v>
                </c:pt>
                <c:pt idx="242" formatCode="0.00">
                  <c:v>94.438012571449349</c:v>
                </c:pt>
                <c:pt idx="243" formatCode="0.00">
                  <c:v>94.284051716299828</c:v>
                </c:pt>
                <c:pt idx="244" formatCode="0.00">
                  <c:v>94.446498602835547</c:v>
                </c:pt>
                <c:pt idx="245" formatCode="0.00">
                  <c:v>95.022942591997676</c:v>
                </c:pt>
                <c:pt idx="246" formatCode="0.00">
                  <c:v>94.946568309521908</c:v>
                </c:pt>
                <c:pt idx="247" formatCode="0.00">
                  <c:v>95.441182710317193</c:v>
                </c:pt>
                <c:pt idx="248" formatCode="0.00">
                  <c:v>95.4448195809113</c:v>
                </c:pt>
                <c:pt idx="249" formatCode="0.00">
                  <c:v>95.305406208138081</c:v>
                </c:pt>
                <c:pt idx="250" formatCode="0.00">
                  <c:v>95.325408996405514</c:v>
                </c:pt>
                <c:pt idx="251" formatCode="0.00">
                  <c:v>95.020518011601581</c:v>
                </c:pt>
                <c:pt idx="252" formatCode="0.00">
                  <c:v>94.788364438679309</c:v>
                </c:pt>
                <c:pt idx="253" formatCode="0.00">
                  <c:v>94.930202391848553</c:v>
                </c:pt>
                <c:pt idx="254" formatCode="0.00">
                  <c:v>94.905350442788972</c:v>
                </c:pt>
                <c:pt idx="255" formatCode="0.00">
                  <c:v>94.478018147984216</c:v>
                </c:pt>
                <c:pt idx="256" formatCode="0.00">
                  <c:v>94.478624293083286</c:v>
                </c:pt>
                <c:pt idx="257" formatCode="0.00">
                  <c:v>94.618643810955447</c:v>
                </c:pt>
                <c:pt idx="258" formatCode="0.00">
                  <c:v>94.289507022190946</c:v>
                </c:pt>
                <c:pt idx="259" formatCode="0.00">
                  <c:v>94.493171775459587</c:v>
                </c:pt>
                <c:pt idx="260" formatCode="0.00">
                  <c:v>94.608945489371223</c:v>
                </c:pt>
                <c:pt idx="261" formatCode="0.00">
                  <c:v>95.167811270661943</c:v>
                </c:pt>
                <c:pt idx="262" formatCode="0.00">
                  <c:v>95.464822369178762</c:v>
                </c:pt>
                <c:pt idx="263" formatCode="0.00">
                  <c:v>95.112652066651691</c:v>
                </c:pt>
                <c:pt idx="264" formatCode="0.00">
                  <c:v>94.855646544669824</c:v>
                </c:pt>
                <c:pt idx="265" formatCode="0.00">
                  <c:v>95.079314086205954</c:v>
                </c:pt>
                <c:pt idx="266" formatCode="0.00">
                  <c:v>94.648344920807162</c:v>
                </c:pt>
                <c:pt idx="267" formatCode="0.00">
                  <c:v>94.550149414766878</c:v>
                </c:pt>
                <c:pt idx="268" formatCode="0.00">
                  <c:v>95.003545948829228</c:v>
                </c:pt>
                <c:pt idx="269" formatCode="0.00">
                  <c:v>94.878680058432352</c:v>
                </c:pt>
                <c:pt idx="270" formatCode="0.00">
                  <c:v>94.909593458482107</c:v>
                </c:pt>
                <c:pt idx="271" formatCode="0.00">
                  <c:v>94.696230383629199</c:v>
                </c:pt>
                <c:pt idx="272" formatCode="0.00">
                  <c:v>94.595610297192934</c:v>
                </c:pt>
                <c:pt idx="273" formatCode="0.00">
                  <c:v>94.639858889420921</c:v>
                </c:pt>
                <c:pt idx="274" formatCode="0.00">
                  <c:v>94.693805803233147</c:v>
                </c:pt>
                <c:pt idx="275" formatCode="0.00">
                  <c:v>94.946568309521908</c:v>
                </c:pt>
                <c:pt idx="276" formatCode="0.00">
                  <c:v>95.110833631354652</c:v>
                </c:pt>
                <c:pt idx="277" formatCode="0.00">
                  <c:v>95.316922965019401</c:v>
                </c:pt>
                <c:pt idx="278" formatCode="0.00">
                  <c:v>94.955054340908134</c:v>
                </c:pt>
                <c:pt idx="279" formatCode="0.00">
                  <c:v>95.009001254720346</c:v>
                </c:pt>
                <c:pt idx="280" formatCode="0.00">
                  <c:v>95.460579353485613</c:v>
                </c:pt>
                <c:pt idx="281" formatCode="0.00">
                  <c:v>95.275705098286366</c:v>
                </c:pt>
                <c:pt idx="282" formatCode="0.00">
                  <c:v>95.266006776702213</c:v>
                </c:pt>
                <c:pt idx="283" formatCode="0.00">
                  <c:v>95.270249792395305</c:v>
                </c:pt>
                <c:pt idx="284" formatCode="0.00">
                  <c:v>95.77153178927972</c:v>
                </c:pt>
                <c:pt idx="285" formatCode="0.00">
                  <c:v>96.237657370421303</c:v>
                </c:pt>
                <c:pt idx="286" formatCode="0.00">
                  <c:v>96.633470120077348</c:v>
                </c:pt>
                <c:pt idx="287" formatCode="0.00">
                  <c:v>96.457688041363355</c:v>
                </c:pt>
                <c:pt idx="288" formatCode="0.00">
                  <c:v>97.014129242258051</c:v>
                </c:pt>
                <c:pt idx="289" formatCode="0.00">
                  <c:v>97.156573340526222</c:v>
                </c:pt>
                <c:pt idx="290" formatCode="0.00">
                  <c:v>97.251738121071384</c:v>
                </c:pt>
                <c:pt idx="291" formatCode="0.00">
                  <c:v>97.431157070379527</c:v>
                </c:pt>
                <c:pt idx="292" formatCode="0.00">
                  <c:v>97.097171120822878</c:v>
                </c:pt>
                <c:pt idx="293" formatCode="0.00">
                  <c:v>96.812889069385434</c:v>
                </c:pt>
                <c:pt idx="294" formatCode="0.00">
                  <c:v>96.341308182352677</c:v>
                </c:pt>
                <c:pt idx="295" formatCode="0.00">
                  <c:v>96.594676833740451</c:v>
                </c:pt>
                <c:pt idx="296" formatCode="0.00">
                  <c:v>96.483146135521864</c:v>
                </c:pt>
                <c:pt idx="297" formatCode="0.00">
                  <c:v>96.397073531461928</c:v>
                </c:pt>
                <c:pt idx="298" formatCode="0.00">
                  <c:v>96.427986931511668</c:v>
                </c:pt>
                <c:pt idx="299" formatCode="0.00">
                  <c:v>96.532850033641026</c:v>
                </c:pt>
                <c:pt idx="300" formatCode="0.00">
                  <c:v>96.865623692999606</c:v>
                </c:pt>
                <c:pt idx="301" formatCode="0.00">
                  <c:v>96.758336010474125</c:v>
                </c:pt>
                <c:pt idx="302" formatCode="0.00">
                  <c:v>96.604981300423646</c:v>
                </c:pt>
                <c:pt idx="303" formatCode="0.00">
                  <c:v>96.444352849185023</c:v>
                </c:pt>
                <c:pt idx="304" formatCode="0.00">
                  <c:v>96.506179649284462</c:v>
                </c:pt>
                <c:pt idx="305" formatCode="0.00">
                  <c:v>96.3813137588876</c:v>
                </c:pt>
              </c:numCache>
            </c:numRef>
          </c:val>
          <c:smooth val="0"/>
          <c:extLst xmlns:c16r2="http://schemas.microsoft.com/office/drawing/2015/06/chart">
            <c:ext xmlns:c16="http://schemas.microsoft.com/office/drawing/2014/chart" uri="{C3380CC4-5D6E-409C-BE32-E72D297353CC}">
              <c16:uniqueId val="{00000001-9FA7-496F-AACE-0D3A1E3D5DFE}"/>
            </c:ext>
          </c:extLst>
        </c:ser>
        <c:dLbls>
          <c:showLegendKey val="0"/>
          <c:showVal val="0"/>
          <c:showCatName val="0"/>
          <c:showSerName val="0"/>
          <c:showPercent val="0"/>
          <c:showBubbleSize val="0"/>
        </c:dLbls>
        <c:smooth val="0"/>
        <c:axId val="941029400"/>
        <c:axId val="941030184"/>
        <c:extLst xmlns:c16r2="http://schemas.microsoft.com/office/drawing/2015/06/chart">
          <c:ext xmlns:c15="http://schemas.microsoft.com/office/drawing/2012/chart" uri="{02D57815-91ED-43cb-92C2-25804820EDAC}">
            <c15:filteredLineSeries>
              <c15:ser>
                <c:idx val="10"/>
                <c:order val="0"/>
                <c:tx>
                  <c:strRef>
                    <c:extLst xmlns:c16r2="http://schemas.microsoft.com/office/drawing/2015/06/chart">
                      <c:ext uri="{02D57815-91ED-43cb-92C2-25804820EDAC}">
                        <c15:formulaRef>
                          <c15:sqref>Currency!$P$350</c15:sqref>
                        </c15:formulaRef>
                      </c:ext>
                    </c:extLst>
                    <c:strCache>
                      <c:ptCount val="1"/>
                      <c:pt idx="0">
                        <c:v>Real</c:v>
                      </c:pt>
                    </c:strCache>
                  </c:strRef>
                </c:tx>
                <c:spPr>
                  <a:ln w="28575" cap="rnd">
                    <a:solidFill>
                      <a:schemeClr val="accent5">
                        <a:lumMod val="60000"/>
                      </a:schemeClr>
                    </a:solidFill>
                    <a:round/>
                  </a:ln>
                  <a:effectLst/>
                </c:spPr>
                <c:marker>
                  <c:symbol val="none"/>
                </c:marker>
                <c:cat>
                  <c:numRef>
                    <c:extLst xmlns:c16r2="http://schemas.microsoft.com/office/drawing/2015/06/chart">
                      <c:ex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6r2="http://schemas.microsoft.com/office/drawing/2015/06/chart">
                      <c:ext uri="{02D57815-91ED-43cb-92C2-25804820EDAC}">
                        <c15:formulaRef>
                          <c15:sqref>Currency!$P$351:$P$656</c15:sqref>
                        </c15:formulaRef>
                      </c:ext>
                    </c:extLst>
                    <c:numCache>
                      <c:formatCode>General</c:formatCode>
                      <c:ptCount val="306"/>
                      <c:pt idx="43" formatCode="0.00">
                        <c:v>100</c:v>
                      </c:pt>
                      <c:pt idx="44" formatCode="0.00">
                        <c:v>99.932187475548375</c:v>
                      </c:pt>
                      <c:pt idx="45" formatCode="0.00">
                        <c:v>99.825252340836144</c:v>
                      </c:pt>
                      <c:pt idx="46" formatCode="0.00">
                        <c:v>100.3155890561018</c:v>
                      </c:pt>
                      <c:pt idx="47" formatCode="0.00">
                        <c:v>98.928040478860751</c:v>
                      </c:pt>
                      <c:pt idx="48" formatCode="0.00">
                        <c:v>99.645288333637566</c:v>
                      </c:pt>
                      <c:pt idx="49" formatCode="0.00">
                        <c:v>99.201898750684606</c:v>
                      </c:pt>
                      <c:pt idx="50" formatCode="0.00">
                        <c:v>98.922824130825973</c:v>
                      </c:pt>
                      <c:pt idx="51" formatCode="0.00">
                        <c:v>98.067343053128511</c:v>
                      </c:pt>
                      <c:pt idx="52" formatCode="0.00">
                        <c:v>98.038653138937434</c:v>
                      </c:pt>
                      <c:pt idx="53" formatCode="0.00">
                        <c:v>97.467463029133299</c:v>
                      </c:pt>
                      <c:pt idx="54" formatCode="0.00">
                        <c:v>97.850864609686752</c:v>
                      </c:pt>
                      <c:pt idx="55" formatCode="0.00">
                        <c:v>98.051694009024303</c:v>
                      </c:pt>
                      <c:pt idx="56" formatCode="0.00">
                        <c:v>98.096032967319573</c:v>
                      </c:pt>
                      <c:pt idx="57" formatCode="0.00">
                        <c:v>97.686549646592411</c:v>
                      </c:pt>
                      <c:pt idx="58" formatCode="0.00">
                        <c:v>97.535275553584881</c:v>
                      </c:pt>
                      <c:pt idx="59" formatCode="0.00">
                        <c:v>97.514410161445994</c:v>
                      </c:pt>
                      <c:pt idx="60" formatCode="0.00">
                        <c:v>98.429879241543006</c:v>
                      </c:pt>
                      <c:pt idx="61" formatCode="0.00">
                        <c:v>97.991706006624725</c:v>
                      </c:pt>
                      <c:pt idx="62" formatCode="0.00">
                        <c:v>98.768941863801146</c:v>
                      </c:pt>
                      <c:pt idx="63" formatCode="0.00">
                        <c:v>98.260347930413886</c:v>
                      </c:pt>
                      <c:pt idx="64" formatCode="0.00">
                        <c:v>98.84979525833964</c:v>
                      </c:pt>
                      <c:pt idx="65" formatCode="0.00">
                        <c:v>98.8471870843223</c:v>
                      </c:pt>
                      <c:pt idx="66" formatCode="0.00">
                        <c:v>98.033436790902698</c:v>
                      </c:pt>
                      <c:pt idx="67" formatCode="0.00">
                        <c:v>99.796562426645124</c:v>
                      </c:pt>
                      <c:pt idx="68" formatCode="0.00">
                        <c:v>101.090216739261</c:v>
                      </c:pt>
                      <c:pt idx="69" formatCode="0.00">
                        <c:v>103.2523929996609</c:v>
                      </c:pt>
                      <c:pt idx="70" formatCode="0.00">
                        <c:v>103.78967684723921</c:v>
                      </c:pt>
                      <c:pt idx="71" formatCode="0.00">
                        <c:v>103.8470566756214</c:v>
                      </c:pt>
                      <c:pt idx="72" formatCode="0.00">
                        <c:v>102.61599853942251</c:v>
                      </c:pt>
                      <c:pt idx="73" formatCode="0.00">
                        <c:v>102.80900341670799</c:v>
                      </c:pt>
                      <c:pt idx="74" formatCode="0.00">
                        <c:v>103.9044365040036</c:v>
                      </c:pt>
                      <c:pt idx="75" formatCode="0.00">
                        <c:v>103.14806603896611</c:v>
                      </c:pt>
                      <c:pt idx="76" formatCode="0.00">
                        <c:v>104.8094728880311</c:v>
                      </c:pt>
                      <c:pt idx="77" formatCode="0.00">
                        <c:v>104.6425497509194</c:v>
                      </c:pt>
                      <c:pt idx="78" formatCode="0.00">
                        <c:v>104.1861192978796</c:v>
                      </c:pt>
                      <c:pt idx="79" formatCode="0.00">
                        <c:v>105.5162880467385</c:v>
                      </c:pt>
                      <c:pt idx="80" formatCode="0.00">
                        <c:v>105.3963120419394</c:v>
                      </c:pt>
                      <c:pt idx="81" formatCode="0.00">
                        <c:v>105.0442085495944</c:v>
                      </c:pt>
                      <c:pt idx="82" formatCode="0.00">
                        <c:v>105.9883675438825</c:v>
                      </c:pt>
                      <c:pt idx="83" formatCode="0.00">
                        <c:v>107.2820218564982</c:v>
                      </c:pt>
                      <c:pt idx="84" formatCode="0.00">
                        <c:v>108.2183563287343</c:v>
                      </c:pt>
                      <c:pt idx="85" formatCode="0.00">
                        <c:v>108.484390078506</c:v>
                      </c:pt>
                      <c:pt idx="86" formatCode="0.00">
                        <c:v>108.2626952870296</c:v>
                      </c:pt>
                      <c:pt idx="87" formatCode="0.00">
                        <c:v>108.5782843431314</c:v>
                      </c:pt>
                      <c:pt idx="88" formatCode="0.00">
                        <c:v>107.9158081427193</c:v>
                      </c:pt>
                      <c:pt idx="89" formatCode="0.00">
                        <c:v>108.7608565243473</c:v>
                      </c:pt>
                      <c:pt idx="90" formatCode="0.00">
                        <c:v>108.74781565426051</c:v>
                      </c:pt>
                      <c:pt idx="91" formatCode="0.00">
                        <c:v>106.9612164523617</c:v>
                      </c:pt>
                      <c:pt idx="92" formatCode="0.00">
                        <c:v>106.6012884379646</c:v>
                      </c:pt>
                      <c:pt idx="93" formatCode="0.00">
                        <c:v>106.0796536344905</c:v>
                      </c:pt>
                      <c:pt idx="94" formatCode="0.00">
                        <c:v>106.7421298349026</c:v>
                      </c:pt>
                      <c:pt idx="95" formatCode="0.00">
                        <c:v>106.773427923111</c:v>
                      </c:pt>
                      <c:pt idx="96" formatCode="0.00">
                        <c:v>105.98575936986521</c:v>
                      </c:pt>
                      <c:pt idx="97" formatCode="0.00">
                        <c:v>105.8840405831877</c:v>
                      </c:pt>
                      <c:pt idx="98" formatCode="0.00">
                        <c:v>106.13703346287269</c:v>
                      </c:pt>
                      <c:pt idx="99" formatCode="0.00">
                        <c:v>106.6873581805378</c:v>
                      </c:pt>
                      <c:pt idx="100" formatCode="0.00">
                        <c:v>106.7812524451632</c:v>
                      </c:pt>
                      <c:pt idx="101" formatCode="0.00">
                        <c:v>106.81255053337161</c:v>
                      </c:pt>
                      <c:pt idx="102" formatCode="0.00">
                        <c:v>107.9288490128061</c:v>
                      </c:pt>
                      <c:pt idx="103" formatCode="0.00">
                        <c:v>108.74781565426051</c:v>
                      </c:pt>
                      <c:pt idx="104" formatCode="0.00">
                        <c:v>109.0008085339454</c:v>
                      </c:pt>
                      <c:pt idx="105" formatCode="0.00">
                        <c:v>108.8599671370074</c:v>
                      </c:pt>
                      <c:pt idx="106" formatCode="0.00">
                        <c:v>109.05036384027539</c:v>
                      </c:pt>
                      <c:pt idx="107" formatCode="0.00">
                        <c:v>108.364414073707</c:v>
                      </c:pt>
                      <c:pt idx="108" formatCode="0.00">
                        <c:v>108.61740695339191</c:v>
                      </c:pt>
                      <c:pt idx="109" formatCode="0.00">
                        <c:v>108.5887170392008</c:v>
                      </c:pt>
                      <c:pt idx="110" formatCode="0.00">
                        <c:v>108.567851647062</c:v>
                      </c:pt>
                      <c:pt idx="111" formatCode="0.00">
                        <c:v>108.27051980908161</c:v>
                      </c:pt>
                      <c:pt idx="112" formatCode="0.00">
                        <c:v>106.6560600923293</c:v>
                      </c:pt>
                      <c:pt idx="113" formatCode="0.00">
                        <c:v>106.03009832816041</c:v>
                      </c:pt>
                      <c:pt idx="114" formatCode="0.00">
                        <c:v>106.81255053337161</c:v>
                      </c:pt>
                      <c:pt idx="115" formatCode="0.00">
                        <c:v>106.4369734748703</c:v>
                      </c:pt>
                      <c:pt idx="116" formatCode="0.00">
                        <c:v>107.03946167288279</c:v>
                      </c:pt>
                      <c:pt idx="117" formatCode="0.00">
                        <c:v>107.09423332724759</c:v>
                      </c:pt>
                      <c:pt idx="118" formatCode="0.00">
                        <c:v>106.7499543569547</c:v>
                      </c:pt>
                      <c:pt idx="119" formatCode="0.00">
                        <c:v>107.7201950914165</c:v>
                      </c:pt>
                      <c:pt idx="120" formatCode="0.00">
                        <c:v>108.1948827625779</c:v>
                      </c:pt>
                      <c:pt idx="121" formatCode="0.00">
                        <c:v>108.54176990688821</c:v>
                      </c:pt>
                      <c:pt idx="122" formatCode="0.00">
                        <c:v>108.6878276518609</c:v>
                      </c:pt>
                      <c:pt idx="123" formatCode="0.00">
                        <c:v>107.7645340497118</c:v>
                      </c:pt>
                      <c:pt idx="124" formatCode="0.00">
                        <c:v>107.9236326647714</c:v>
                      </c:pt>
                      <c:pt idx="125" formatCode="0.00">
                        <c:v>106.16050702902901</c:v>
                      </c:pt>
                      <c:pt idx="126" formatCode="0.00">
                        <c:v>105.6336558775201</c:v>
                      </c:pt>
                      <c:pt idx="127" formatCode="0.00">
                        <c:v>104.8564200203438</c:v>
                      </c:pt>
                      <c:pt idx="128" formatCode="0.00">
                        <c:v>104.6451579249368</c:v>
                      </c:pt>
                      <c:pt idx="129" formatCode="0.00">
                        <c:v>103.96181633238569</c:v>
                      </c:pt>
                      <c:pt idx="130" formatCode="0.00">
                        <c:v>104.2617563443833</c:v>
                      </c:pt>
                      <c:pt idx="131" formatCode="0.00">
                        <c:v>104.8564200203438</c:v>
                      </c:pt>
                      <c:pt idx="132" formatCode="0.00">
                        <c:v>105.00769411335121</c:v>
                      </c:pt>
                      <c:pt idx="133" formatCode="0.00">
                        <c:v>103.8418403275866</c:v>
                      </c:pt>
                      <c:pt idx="134" formatCode="0.00">
                        <c:v>104.4052059153387</c:v>
                      </c:pt>
                      <c:pt idx="135" formatCode="0.00">
                        <c:v>104.1522130356537</c:v>
                      </c:pt>
                      <c:pt idx="136" formatCode="0.00">
                        <c:v>106.03009832816041</c:v>
                      </c:pt>
                      <c:pt idx="137" formatCode="0.00">
                        <c:v>106.66910096241619</c:v>
                      </c:pt>
                      <c:pt idx="138" formatCode="0.00">
                        <c:v>108.2496544169427</c:v>
                      </c:pt>
                      <c:pt idx="139" formatCode="0.00">
                        <c:v>108.1218538900915</c:v>
                      </c:pt>
                      <c:pt idx="140" formatCode="0.00">
                        <c:v>108.5548107769751</c:v>
                      </c:pt>
                      <c:pt idx="141" formatCode="0.00">
                        <c:v>109.0816619284839</c:v>
                      </c:pt>
                      <c:pt idx="142" formatCode="0.00">
                        <c:v>109.36595289637729</c:v>
                      </c:pt>
                      <c:pt idx="143" formatCode="0.00">
                        <c:v>108.6904358258783</c:v>
                      </c:pt>
                      <c:pt idx="144" formatCode="0.00">
                        <c:v>109.35552020030779</c:v>
                      </c:pt>
                      <c:pt idx="145" formatCode="0.00">
                        <c:v>109.50679429331529</c:v>
                      </c:pt>
                      <c:pt idx="146" formatCode="0.00">
                        <c:v>110.1849195378315</c:v>
                      </c:pt>
                      <c:pt idx="147" formatCode="0.00">
                        <c:v>109.86672230771239</c:v>
                      </c:pt>
                      <c:pt idx="148" formatCode="0.00">
                        <c:v>109.2772749797867</c:v>
                      </c:pt>
                      <c:pt idx="149" formatCode="0.00">
                        <c:v>109.9501838762682</c:v>
                      </c:pt>
                      <c:pt idx="150" formatCode="0.00">
                        <c:v>111.4394512401868</c:v>
                      </c:pt>
                      <c:pt idx="151" formatCode="0.00">
                        <c:v>111.1812420124671</c:v>
                      </c:pt>
                      <c:pt idx="152" formatCode="0.00">
                        <c:v>110.2553402363006</c:v>
                      </c:pt>
                      <c:pt idx="153" formatCode="0.00">
                        <c:v>110.3727080670822</c:v>
                      </c:pt>
                      <c:pt idx="154" formatCode="0.00">
                        <c:v>110.13797240551889</c:v>
                      </c:pt>
                      <c:pt idx="155" formatCode="0.00">
                        <c:v>109.54070055554109</c:v>
                      </c:pt>
                      <c:pt idx="156" formatCode="0.00">
                        <c:v>109.34508750423829</c:v>
                      </c:pt>
                      <c:pt idx="157" formatCode="0.00">
                        <c:v>109.188597063196</c:v>
                      </c:pt>
                      <c:pt idx="158" formatCode="0.00">
                        <c:v>108.4791737304713</c:v>
                      </c:pt>
                      <c:pt idx="159" formatCode="0.00">
                        <c:v>107.934065360841</c:v>
                      </c:pt>
                      <c:pt idx="160" formatCode="0.00">
                        <c:v>108.1244620641089</c:v>
                      </c:pt>
                      <c:pt idx="161" formatCode="0.00">
                        <c:v>107.5167575180616</c:v>
                      </c:pt>
                      <c:pt idx="162" formatCode="0.00">
                        <c:v>107.0472861949349</c:v>
                      </c:pt>
                      <c:pt idx="163" formatCode="0.00">
                        <c:v>107.31331994470671</c:v>
                      </c:pt>
                      <c:pt idx="164" formatCode="0.00">
                        <c:v>106.0144492840563</c:v>
                      </c:pt>
                      <c:pt idx="165" formatCode="0.00">
                        <c:v>106.0640045903863</c:v>
                      </c:pt>
                      <c:pt idx="166" formatCode="0.00">
                        <c:v>105.9805430218304</c:v>
                      </c:pt>
                      <c:pt idx="167" formatCode="0.00">
                        <c:v>105.7275501421455</c:v>
                      </c:pt>
                      <c:pt idx="168" formatCode="0.00">
                        <c:v>106.49696147726981</c:v>
                      </c:pt>
                      <c:pt idx="169" formatCode="0.00">
                        <c:v>106.0118411100389</c:v>
                      </c:pt>
                      <c:pt idx="170" formatCode="0.00">
                        <c:v>106.5204350434261</c:v>
                      </c:pt>
                      <c:pt idx="171" formatCode="0.00">
                        <c:v>106.5308677394956</c:v>
                      </c:pt>
                      <c:pt idx="172" formatCode="0.00">
                        <c:v>105.8709997131008</c:v>
                      </c:pt>
                      <c:pt idx="173" formatCode="0.00">
                        <c:v>105.6127904853812</c:v>
                      </c:pt>
                      <c:pt idx="174" formatCode="0.00">
                        <c:v>104.72601131947521</c:v>
                      </c:pt>
                      <c:pt idx="175" formatCode="0.00">
                        <c:v>104.8277301061526</c:v>
                      </c:pt>
                      <c:pt idx="176" formatCode="0.00">
                        <c:v>104.8407709762395</c:v>
                      </c:pt>
                      <c:pt idx="177" formatCode="0.00">
                        <c:v>105.1954826426019</c:v>
                      </c:pt>
                      <c:pt idx="178" formatCode="0.00">
                        <c:v>105.41978560809579</c:v>
                      </c:pt>
                      <c:pt idx="179" formatCode="0.00">
                        <c:v>105.8162280587361</c:v>
                      </c:pt>
                      <c:pt idx="180" formatCode="0.00">
                        <c:v>106.29091572989751</c:v>
                      </c:pt>
                      <c:pt idx="181" formatCode="0.00">
                        <c:v>105.58410057119011</c:v>
                      </c:pt>
                      <c:pt idx="182" formatCode="0.00">
                        <c:v>106.5543413056519</c:v>
                      </c:pt>
                      <c:pt idx="183" formatCode="0.00">
                        <c:v>106.32221381810599</c:v>
                      </c:pt>
                      <c:pt idx="184" formatCode="0.00">
                        <c:v>107.7645340497118</c:v>
                      </c:pt>
                      <c:pt idx="185" formatCode="0.00">
                        <c:v>107.7201950914165</c:v>
                      </c:pt>
                      <c:pt idx="186" formatCode="0.00">
                        <c:v>108.8391017448684</c:v>
                      </c:pt>
                      <c:pt idx="187" formatCode="0.00">
                        <c:v>109.3059648939777</c:v>
                      </c:pt>
                      <c:pt idx="188" formatCode="0.00">
                        <c:v>108.9669022717196</c:v>
                      </c:pt>
                      <c:pt idx="189" formatCode="0.00">
                        <c:v>109.2068542813177</c:v>
                      </c:pt>
                      <c:pt idx="190" formatCode="0.00">
                        <c:v>109.4728880310894</c:v>
                      </c:pt>
                      <c:pt idx="191" formatCode="0.00">
                        <c:v>109.2016379332829</c:v>
                      </c:pt>
                      <c:pt idx="192" formatCode="0.00">
                        <c:v>108.7295584361389</c:v>
                      </c:pt>
                      <c:pt idx="193" formatCode="0.00">
                        <c:v>109.0138494040323</c:v>
                      </c:pt>
                      <c:pt idx="194" formatCode="0.00">
                        <c:v>109.8719386557471</c:v>
                      </c:pt>
                      <c:pt idx="195" formatCode="0.00">
                        <c:v>109.6580683863227</c:v>
                      </c:pt>
                      <c:pt idx="196" formatCode="0.00">
                        <c:v>110.0936334472236</c:v>
                      </c:pt>
                      <c:pt idx="197" formatCode="0.00">
                        <c:v>111.1812420124671</c:v>
                      </c:pt>
                      <c:pt idx="198" formatCode="0.00">
                        <c:v>111.6220234214027</c:v>
                      </c:pt>
                      <c:pt idx="199" formatCode="0.00">
                        <c:v>110.6361336428367</c:v>
                      </c:pt>
                      <c:pt idx="200" formatCode="0.00">
                        <c:v>110.8369630421742</c:v>
                      </c:pt>
                      <c:pt idx="201" formatCode="0.00">
                        <c:v>111.0612660076681</c:v>
                      </c:pt>
                      <c:pt idx="202" formatCode="0.00">
                        <c:v>111.12907853211961</c:v>
                      </c:pt>
                      <c:pt idx="203" formatCode="0.00">
                        <c:v>112.461855454996</c:v>
                      </c:pt>
                      <c:pt idx="204" formatCode="0.00">
                        <c:v>112.6783338984377</c:v>
                      </c:pt>
                      <c:pt idx="205" formatCode="0.00">
                        <c:v>113.0147883466785</c:v>
                      </c:pt>
                      <c:pt idx="206" formatCode="0.00">
                        <c:v>113.398189927232</c:v>
                      </c:pt>
                      <c:pt idx="207" formatCode="0.00">
                        <c:v>113.377324535093</c:v>
                      </c:pt>
                      <c:pt idx="208" formatCode="0.00">
                        <c:v>112.3731775384054</c:v>
                      </c:pt>
                      <c:pt idx="209" formatCode="0.00">
                        <c:v>112.83482433947989</c:v>
                      </c:pt>
                      <c:pt idx="210" formatCode="0.00">
                        <c:v>113.5494640202395</c:v>
                      </c:pt>
                      <c:pt idx="211" formatCode="0.00">
                        <c:v>114.0058944732793</c:v>
                      </c:pt>
                      <c:pt idx="212" formatCode="0.00">
                        <c:v>114.5144884066665</c:v>
                      </c:pt>
                      <c:pt idx="213" formatCode="0.00">
                        <c:v>114.29279361519001</c:v>
                      </c:pt>
                      <c:pt idx="214" formatCode="0.00">
                        <c:v>114.45710857828431</c:v>
                      </c:pt>
                      <c:pt idx="215" formatCode="0.00">
                        <c:v>114.4492840562322</c:v>
                      </c:pt>
                      <c:pt idx="216" formatCode="0.00">
                        <c:v>115.6881667144832</c:v>
                      </c:pt>
                      <c:pt idx="217" formatCode="0.00">
                        <c:v>116.33760204480841</c:v>
                      </c:pt>
                      <c:pt idx="218" formatCode="0.00">
                        <c:v>116.9922537231684</c:v>
                      </c:pt>
                      <c:pt idx="219" formatCode="0.00">
                        <c:v>116.97921285308161</c:v>
                      </c:pt>
                      <c:pt idx="220" formatCode="0.00">
                        <c:v>116.94530659085569</c:v>
                      </c:pt>
                      <c:pt idx="221" formatCode="0.00">
                        <c:v>118.8570981455883</c:v>
                      </c:pt>
                      <c:pt idx="222" formatCode="0.00">
                        <c:v>121.3974596385071</c:v>
                      </c:pt>
                      <c:pt idx="223" formatCode="0.00">
                        <c:v>120.7871469184424</c:v>
                      </c:pt>
                      <c:pt idx="224" formatCode="0.00">
                        <c:v>124.2351529694061</c:v>
                      </c:pt>
                      <c:pt idx="225" formatCode="0.00">
                        <c:v>121.2931326778123</c:v>
                      </c:pt>
                      <c:pt idx="226" formatCode="0.00">
                        <c:v>122.889335176443</c:v>
                      </c:pt>
                      <c:pt idx="227" formatCode="0.00">
                        <c:v>125.73224485537681</c:v>
                      </c:pt>
                      <c:pt idx="228" formatCode="0.00">
                        <c:v>124.65506898620271</c:v>
                      </c:pt>
                      <c:pt idx="229" formatCode="0.00">
                        <c:v>130.23916955739281</c:v>
                      </c:pt>
                      <c:pt idx="230" formatCode="0.00">
                        <c:v>130.6434365300853</c:v>
                      </c:pt>
                      <c:pt idx="231" formatCode="0.00">
                        <c:v>134.58177929631461</c:v>
                      </c:pt>
                      <c:pt idx="232" formatCode="0.00">
                        <c:v>134.20359406379589</c:v>
                      </c:pt>
                      <c:pt idx="233" formatCode="0.00">
                        <c:v>130.20265512114949</c:v>
                      </c:pt>
                      <c:pt idx="234" formatCode="0.00">
                        <c:v>133.7210818705824</c:v>
                      </c:pt>
                      <c:pt idx="235" formatCode="0.00">
                        <c:v>132.77170652825961</c:v>
                      </c:pt>
                      <c:pt idx="236" formatCode="0.00">
                        <c:v>130.1739652069584</c:v>
                      </c:pt>
                      <c:pt idx="237" formatCode="0.00">
                        <c:v>130.72950627265851</c:v>
                      </c:pt>
                      <c:pt idx="238" formatCode="0.00">
                        <c:v>132.6882449597037</c:v>
                      </c:pt>
                      <c:pt idx="239" formatCode="0.00">
                        <c:v>134.73826973735689</c:v>
                      </c:pt>
                      <c:pt idx="240" formatCode="0.00">
                        <c:v>135.60679168514119</c:v>
                      </c:pt>
                      <c:pt idx="241" formatCode="0.00">
                        <c:v>137.3803500169532</c:v>
                      </c:pt>
                      <c:pt idx="242" formatCode="0.00">
                        <c:v>137.56031402415169</c:v>
                      </c:pt>
                      <c:pt idx="243" formatCode="0.00">
                        <c:v>138.67922067760361</c:v>
                      </c:pt>
                      <c:pt idx="244" formatCode="0.00">
                        <c:v>136.89522964972221</c:v>
                      </c:pt>
                      <c:pt idx="245" formatCode="0.00">
                        <c:v>136.39185206436969</c:v>
                      </c:pt>
                      <c:pt idx="246" formatCode="0.00">
                        <c:v>134.99387079105921</c:v>
                      </c:pt>
                      <c:pt idx="247" formatCode="0.00">
                        <c:v>132.1066221538301</c:v>
                      </c:pt>
                      <c:pt idx="248" formatCode="0.00">
                        <c:v>133.19944706710831</c:v>
                      </c:pt>
                      <c:pt idx="249" formatCode="0.00">
                        <c:v>135.37727237161261</c:v>
                      </c:pt>
                      <c:pt idx="250" formatCode="0.00">
                        <c:v>135.38770506768211</c:v>
                      </c:pt>
                      <c:pt idx="251" formatCode="0.00">
                        <c:v>136.6318040739678</c:v>
                      </c:pt>
                      <c:pt idx="252" formatCode="0.00">
                        <c:v>137.1351816593203</c:v>
                      </c:pt>
                      <c:pt idx="253" formatCode="0.00">
                        <c:v>137.00738113246919</c:v>
                      </c:pt>
                      <c:pt idx="254" formatCode="0.00">
                        <c:v>138.1028142197647</c:v>
                      </c:pt>
                      <c:pt idx="255" formatCode="0.00">
                        <c:v>138.66878798153419</c:v>
                      </c:pt>
                      <c:pt idx="256" formatCode="0.00">
                        <c:v>141.08134894760181</c:v>
                      </c:pt>
                      <c:pt idx="257" formatCode="0.00">
                        <c:v>142.62799613990239</c:v>
                      </c:pt>
                      <c:pt idx="258" formatCode="0.00">
                        <c:v>149.51618371977781</c:v>
                      </c:pt>
                      <c:pt idx="259" formatCode="0.00">
                        <c:v>148.2329621032315</c:v>
                      </c:pt>
                      <c:pt idx="260" formatCode="0.00">
                        <c:v>144.47719151821809</c:v>
                      </c:pt>
                      <c:pt idx="261" formatCode="0.00">
                        <c:v>141.47518322422471</c:v>
                      </c:pt>
                      <c:pt idx="262" formatCode="0.00">
                        <c:v>142.15070029472361</c:v>
                      </c:pt>
                      <c:pt idx="263" formatCode="0.00">
                        <c:v>143.19396990167181</c:v>
                      </c:pt>
                      <c:pt idx="264" formatCode="0.00">
                        <c:v>145.26225189744659</c:v>
                      </c:pt>
                      <c:pt idx="265" formatCode="0.00">
                        <c:v>145.45004042669731</c:v>
                      </c:pt>
                      <c:pt idx="266" formatCode="0.00">
                        <c:v>148.41553428444729</c:v>
                      </c:pt>
                      <c:pt idx="267" formatCode="0.00">
                        <c:v>152.11392504107869</c:v>
                      </c:pt>
                      <c:pt idx="268" formatCode="0.00">
                        <c:v>149.8500299940012</c:v>
                      </c:pt>
                      <c:pt idx="269" formatCode="0.00">
                        <c:v>151.002842909679</c:v>
                      </c:pt>
                      <c:pt idx="270" formatCode="0.00">
                        <c:v>151.09412900028701</c:v>
                      </c:pt>
                      <c:pt idx="271" formatCode="0.00">
                        <c:v>154.5630004433896</c:v>
                      </c:pt>
                      <c:pt idx="272" formatCode="0.00">
                        <c:v>153.98659398555071</c:v>
                      </c:pt>
                      <c:pt idx="273" formatCode="0.00">
                        <c:v>151.769646070786</c:v>
                      </c:pt>
                      <c:pt idx="274" formatCode="0.00">
                        <c:v>149.11974126913731</c:v>
                      </c:pt>
                      <c:pt idx="275" formatCode="0.00">
                        <c:v>149.0936595289638</c:v>
                      </c:pt>
                      <c:pt idx="276" formatCode="0.00">
                        <c:v>149.05975326673791</c:v>
                      </c:pt>
                      <c:pt idx="277" formatCode="0.00">
                        <c:v>146.01601418846661</c:v>
                      </c:pt>
                      <c:pt idx="278" formatCode="0.00">
                        <c:v>145.13966771863019</c:v>
                      </c:pt>
                      <c:pt idx="279" formatCode="0.00">
                        <c:v>142.7297149265799</c:v>
                      </c:pt>
                      <c:pt idx="280" formatCode="0.00">
                        <c:v>140.05372838475779</c:v>
                      </c:pt>
                      <c:pt idx="281" formatCode="0.00">
                        <c:v>138.20453300644209</c:v>
                      </c:pt>
                      <c:pt idx="282" formatCode="0.00">
                        <c:v>138.72616780991629</c:v>
                      </c:pt>
                      <c:pt idx="283" formatCode="0.00">
                        <c:v>141.2430557366786</c:v>
                      </c:pt>
                      <c:pt idx="284" formatCode="0.00">
                        <c:v>139.92592785790669</c:v>
                      </c:pt>
                      <c:pt idx="285" formatCode="0.00">
                        <c:v>135.71633499387079</c:v>
                      </c:pt>
                      <c:pt idx="286" formatCode="0.00">
                        <c:v>132.1066221538301</c:v>
                      </c:pt>
                      <c:pt idx="287" formatCode="0.00">
                        <c:v>133.4967789050886</c:v>
                      </c:pt>
                      <c:pt idx="288" formatCode="0.00">
                        <c:v>129.3889048277301</c:v>
                      </c:pt>
                      <c:pt idx="289" formatCode="0.00">
                        <c:v>125.7609347695678</c:v>
                      </c:pt>
                      <c:pt idx="290" formatCode="0.00">
                        <c:v>127.810959547221</c:v>
                      </c:pt>
                      <c:pt idx="291" formatCode="0.00">
                        <c:v>129.70449388383199</c:v>
                      </c:pt>
                      <c:pt idx="292" formatCode="0.00">
                        <c:v>129.70449388383199</c:v>
                      </c:pt>
                      <c:pt idx="293" formatCode="0.00">
                        <c:v>131.72322057327659</c:v>
                      </c:pt>
                      <c:pt idx="294" formatCode="0.00">
                        <c:v>134.48266868365459</c:v>
                      </c:pt>
                      <c:pt idx="295" formatCode="0.00">
                        <c:v>136.7204819905584</c:v>
                      </c:pt>
                      <c:pt idx="296" formatCode="0.00">
                        <c:v>136.40228476043919</c:v>
                      </c:pt>
                      <c:pt idx="297" formatCode="0.00">
                        <c:v>140.2623823061474</c:v>
                      </c:pt>
                      <c:pt idx="298" formatCode="0.00">
                        <c:v>138.54359562870019</c:v>
                      </c:pt>
                      <c:pt idx="299" formatCode="0.00">
                        <c:v>137.11431626718141</c:v>
                      </c:pt>
                      <c:pt idx="300" formatCode="0.00">
                        <c:v>134.43572155134191</c:v>
                      </c:pt>
                      <c:pt idx="301" formatCode="0.00">
                        <c:v>139.44602383871049</c:v>
                      </c:pt>
                      <c:pt idx="302" formatCode="0.00">
                        <c:v>139.86072350747239</c:v>
                      </c:pt>
                      <c:pt idx="303" formatCode="0.00">
                        <c:v>143.0426958086644</c:v>
                      </c:pt>
                      <c:pt idx="304" formatCode="0.00">
                        <c:v>140.9665892908375</c:v>
                      </c:pt>
                      <c:pt idx="305" formatCode="0.00">
                        <c:v>142.5601836154508</c:v>
                      </c:pt>
                    </c:numCache>
                  </c:numRef>
                </c:val>
                <c:smooth val="0"/>
                <c:extLst xmlns:c16r2="http://schemas.microsoft.com/office/drawing/2015/06/chart">
                  <c:ext xmlns:c16="http://schemas.microsoft.com/office/drawing/2014/chart" uri="{C3380CC4-5D6E-409C-BE32-E72D297353CC}">
                    <c16:uniqueId val="{00000002-9FA7-496F-AACE-0D3A1E3D5DFE}"/>
                  </c:ext>
                </c:extLst>
              </c15:ser>
            </c15:filteredLineSeries>
            <c15:filteredLineSeries>
              <c15:ser>
                <c:idx val="0"/>
                <c:order val="1"/>
                <c:tx>
                  <c:strRef>
                    <c:extLst xmlns:c15="http://schemas.microsoft.com/office/drawing/2012/chart" xmlns:c16r2="http://schemas.microsoft.com/office/drawing/2015/06/chart">
                      <c:ext xmlns:c15="http://schemas.microsoft.com/office/drawing/2012/chart" uri="{02D57815-91ED-43cb-92C2-25804820EDAC}">
                        <c15:formulaRef>
                          <c15:sqref>Currency!$Q$350</c15:sqref>
                        </c15:formulaRef>
                      </c:ext>
                    </c:extLst>
                    <c:strCache>
                      <c:ptCount val="1"/>
                      <c:pt idx="0">
                        <c:v>Rouble</c:v>
                      </c:pt>
                    </c:strCache>
                  </c:strRef>
                </c:tx>
                <c:spPr>
                  <a:ln w="28575" cap="rnd">
                    <a:solidFill>
                      <a:schemeClr val="accent1"/>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Currency!$Q$351:$Q$656</c15:sqref>
                        </c15:formulaRef>
                      </c:ext>
                    </c:extLst>
                    <c:numCache>
                      <c:formatCode>General</c:formatCode>
                      <c:ptCount val="306"/>
                      <c:pt idx="43" formatCode="0.00">
                        <c:v>100</c:v>
                      </c:pt>
                      <c:pt idx="44" formatCode="0.00">
                        <c:v>99.848255412434781</c:v>
                      </c:pt>
                      <c:pt idx="45" formatCode="0.00">
                        <c:v>100.2158954831434</c:v>
                      </c:pt>
                      <c:pt idx="46" formatCode="0.00">
                        <c:v>100.3597202070569</c:v>
                      </c:pt>
                      <c:pt idx="47" formatCode="0.00">
                        <c:v>100.4793101481965</c:v>
                      </c:pt>
                      <c:pt idx="48" formatCode="0.00">
                        <c:v>101.01152498558599</c:v>
                      </c:pt>
                      <c:pt idx="49" formatCode="0.00">
                        <c:v>100.7812153505965</c:v>
                      </c:pt>
                      <c:pt idx="50" formatCode="0.00">
                        <c:v>101.1078305275896</c:v>
                      </c:pt>
                      <c:pt idx="51" formatCode="0.00">
                        <c:v>100.04150008553459</c:v>
                      </c:pt>
                      <c:pt idx="52" formatCode="0.00">
                        <c:v>99.563773910068349</c:v>
                      </c:pt>
                      <c:pt idx="53" formatCode="0.00">
                        <c:v>99.736426937673855</c:v>
                      </c:pt>
                      <c:pt idx="54" formatCode="0.00">
                        <c:v>99.310338273216274</c:v>
                      </c:pt>
                      <c:pt idx="55" formatCode="0.00">
                        <c:v>99.77856061230051</c:v>
                      </c:pt>
                      <c:pt idx="56" formatCode="0.00">
                        <c:v>99.511027618148574</c:v>
                      </c:pt>
                      <c:pt idx="57" formatCode="0.00">
                        <c:v>99.766522419550029</c:v>
                      </c:pt>
                      <c:pt idx="58" formatCode="0.00">
                        <c:v>99.777927023208363</c:v>
                      </c:pt>
                      <c:pt idx="59" formatCode="0.00">
                        <c:v>99.925394884401641</c:v>
                      </c:pt>
                      <c:pt idx="60" formatCode="0.00">
                        <c:v>100.2418726359207</c:v>
                      </c:pt>
                      <c:pt idx="61" formatCode="0.00">
                        <c:v>99.959767092649685</c:v>
                      </c:pt>
                      <c:pt idx="62" formatCode="0.00">
                        <c:v>100.2024317149356</c:v>
                      </c:pt>
                      <c:pt idx="63" formatCode="0.00">
                        <c:v>100.47835976455831</c:v>
                      </c:pt>
                      <c:pt idx="64" formatCode="0.00">
                        <c:v>100.5347491937579</c:v>
                      </c:pt>
                      <c:pt idx="65" formatCode="0.00">
                        <c:v>100.69758159043531</c:v>
                      </c:pt>
                      <c:pt idx="66" formatCode="0.00">
                        <c:v>100.46141125634379</c:v>
                      </c:pt>
                      <c:pt idx="67" formatCode="0.00">
                        <c:v>101.0951587457471</c:v>
                      </c:pt>
                      <c:pt idx="68" formatCode="0.00">
                        <c:v>103.01746805127</c:v>
                      </c:pt>
                      <c:pt idx="69" formatCode="0.00">
                        <c:v>103.4809384721632</c:v>
                      </c:pt>
                      <c:pt idx="70" formatCode="0.00">
                        <c:v>103.4180547547693</c:v>
                      </c:pt>
                      <c:pt idx="71" formatCode="0.00">
                        <c:v>103.9304699330296</c:v>
                      </c:pt>
                      <c:pt idx="72" formatCode="0.00">
                        <c:v>103.13309806058381</c:v>
                      </c:pt>
                      <c:pt idx="73" formatCode="0.00">
                        <c:v>103.65612585613729</c:v>
                      </c:pt>
                      <c:pt idx="74" formatCode="0.00">
                        <c:v>103.6928740234808</c:v>
                      </c:pt>
                      <c:pt idx="75" formatCode="0.00">
                        <c:v>102.7470839062035</c:v>
                      </c:pt>
                      <c:pt idx="76" formatCode="0.00">
                        <c:v>104.65814700534111</c:v>
                      </c:pt>
                      <c:pt idx="77" formatCode="0.00">
                        <c:v>104.6305858798335</c:v>
                      </c:pt>
                      <c:pt idx="78" formatCode="0.00">
                        <c:v>105.3302266348183</c:v>
                      </c:pt>
                      <c:pt idx="79" formatCode="0.00">
                        <c:v>105.9653996996788</c:v>
                      </c:pt>
                      <c:pt idx="80" formatCode="0.00">
                        <c:v>105.37267710399099</c:v>
                      </c:pt>
                      <c:pt idx="81" formatCode="0.00">
                        <c:v>104.18691511806929</c:v>
                      </c:pt>
                      <c:pt idx="82" formatCode="0.00">
                        <c:v>104.1151611533856</c:v>
                      </c:pt>
                      <c:pt idx="83" formatCode="0.00">
                        <c:v>104.63708016802779</c:v>
                      </c:pt>
                      <c:pt idx="84" formatCode="0.00">
                        <c:v>104.60445032978311</c:v>
                      </c:pt>
                      <c:pt idx="85" formatCode="0.00">
                        <c:v>105.6120153835431</c:v>
                      </c:pt>
                      <c:pt idx="86" formatCode="0.00">
                        <c:v>105.5107995260754</c:v>
                      </c:pt>
                      <c:pt idx="87" formatCode="0.00">
                        <c:v>105.3524022530428</c:v>
                      </c:pt>
                      <c:pt idx="88" formatCode="0.00">
                        <c:v>105.7602752311016</c:v>
                      </c:pt>
                      <c:pt idx="89" formatCode="0.00">
                        <c:v>105.7677199029342</c:v>
                      </c:pt>
                      <c:pt idx="90" formatCode="0.00">
                        <c:v>106.0533101862118</c:v>
                      </c:pt>
                      <c:pt idx="91" formatCode="0.00">
                        <c:v>104.7343360936698</c:v>
                      </c:pt>
                      <c:pt idx="92" formatCode="0.00">
                        <c:v>104.81004999017939</c:v>
                      </c:pt>
                      <c:pt idx="93" formatCode="0.00">
                        <c:v>104.1015389879048</c:v>
                      </c:pt>
                      <c:pt idx="94" formatCode="0.00">
                        <c:v>103.82323497918659</c:v>
                      </c:pt>
                      <c:pt idx="95" formatCode="0.00">
                        <c:v>103.39920547927851</c:v>
                      </c:pt>
                      <c:pt idx="96" formatCode="0.00">
                        <c:v>103.88960343658719</c:v>
                      </c:pt>
                      <c:pt idx="97" formatCode="0.00">
                        <c:v>102.4741654047684</c:v>
                      </c:pt>
                      <c:pt idx="98" formatCode="0.00">
                        <c:v>101.7571009497501</c:v>
                      </c:pt>
                      <c:pt idx="99" formatCode="0.00">
                        <c:v>101.2017601104979</c:v>
                      </c:pt>
                      <c:pt idx="100" formatCode="0.00">
                        <c:v>101.90852874276909</c:v>
                      </c:pt>
                      <c:pt idx="101" formatCode="0.00">
                        <c:v>101.6794862859641</c:v>
                      </c:pt>
                      <c:pt idx="102" formatCode="0.00">
                        <c:v>101.182435643188</c:v>
                      </c:pt>
                      <c:pt idx="103" formatCode="0.00">
                        <c:v>101.21728304325509</c:v>
                      </c:pt>
                      <c:pt idx="104" formatCode="0.00">
                        <c:v>101.10893930850089</c:v>
                      </c:pt>
                      <c:pt idx="105" formatCode="0.00">
                        <c:v>101.2880866243007</c:v>
                      </c:pt>
                      <c:pt idx="106" formatCode="0.00">
                        <c:v>101.7124329187548</c:v>
                      </c:pt>
                      <c:pt idx="107" formatCode="0.00">
                        <c:v>101.7132249051201</c:v>
                      </c:pt>
                      <c:pt idx="108" formatCode="0.00">
                        <c:v>102.3599609709119</c:v>
                      </c:pt>
                      <c:pt idx="109" formatCode="0.00">
                        <c:v>102.7698931135201</c:v>
                      </c:pt>
                      <c:pt idx="110" formatCode="0.00">
                        <c:v>103.445140688458</c:v>
                      </c:pt>
                      <c:pt idx="111" formatCode="0.00">
                        <c:v>103.3838409437943</c:v>
                      </c:pt>
                      <c:pt idx="112" formatCode="0.00">
                        <c:v>103.2721708663064</c:v>
                      </c:pt>
                      <c:pt idx="113" formatCode="0.00">
                        <c:v>102.52912925851069</c:v>
                      </c:pt>
                      <c:pt idx="114" formatCode="0.00">
                        <c:v>102.807274869956</c:v>
                      </c:pt>
                      <c:pt idx="115" formatCode="0.00">
                        <c:v>103.2686861262996</c:v>
                      </c:pt>
                      <c:pt idx="116" formatCode="0.00">
                        <c:v>102.7245914934329</c:v>
                      </c:pt>
                      <c:pt idx="117" formatCode="0.00">
                        <c:v>102.1306017195608</c:v>
                      </c:pt>
                      <c:pt idx="118" formatCode="0.00">
                        <c:v>101.67505116231921</c:v>
                      </c:pt>
                      <c:pt idx="119" formatCode="0.00">
                        <c:v>101.83629958626641</c:v>
                      </c:pt>
                      <c:pt idx="120" formatCode="0.00">
                        <c:v>101.8098472416699</c:v>
                      </c:pt>
                      <c:pt idx="121" formatCode="0.00">
                        <c:v>101.4932110928778</c:v>
                      </c:pt>
                      <c:pt idx="122" formatCode="0.00">
                        <c:v>101.6760015459574</c:v>
                      </c:pt>
                      <c:pt idx="123" formatCode="0.00">
                        <c:v>101.32879472347</c:v>
                      </c:pt>
                      <c:pt idx="124" formatCode="0.00">
                        <c:v>100.93422711634599</c:v>
                      </c:pt>
                      <c:pt idx="125" formatCode="0.00">
                        <c:v>100.7666428014775</c:v>
                      </c:pt>
                      <c:pt idx="126" formatCode="0.00">
                        <c:v>101.1453706812984</c:v>
                      </c:pt>
                      <c:pt idx="127" formatCode="0.00">
                        <c:v>101.48180648921949</c:v>
                      </c:pt>
                      <c:pt idx="128" formatCode="0.00">
                        <c:v>101.011683382859</c:v>
                      </c:pt>
                      <c:pt idx="129" formatCode="0.00">
                        <c:v>100.9907749428186</c:v>
                      </c:pt>
                      <c:pt idx="130" formatCode="0.00">
                        <c:v>101.2217181669</c:v>
                      </c:pt>
                      <c:pt idx="131" formatCode="0.00">
                        <c:v>101.3417832998587</c:v>
                      </c:pt>
                      <c:pt idx="132" formatCode="0.00">
                        <c:v>101.532968808409</c:v>
                      </c:pt>
                      <c:pt idx="133" formatCode="0.00">
                        <c:v>100.5610431410813</c:v>
                      </c:pt>
                      <c:pt idx="134" formatCode="0.00">
                        <c:v>100.41943597899019</c:v>
                      </c:pt>
                      <c:pt idx="135" formatCode="0.00">
                        <c:v>100.67730673948719</c:v>
                      </c:pt>
                      <c:pt idx="136" formatCode="0.00">
                        <c:v>101.3208748598184</c:v>
                      </c:pt>
                      <c:pt idx="137" formatCode="0.00">
                        <c:v>100.4994266018716</c:v>
                      </c:pt>
                      <c:pt idx="138" formatCode="0.00">
                        <c:v>101.0843877311808</c:v>
                      </c:pt>
                      <c:pt idx="139" formatCode="0.00">
                        <c:v>101.16358636769711</c:v>
                      </c:pt>
                      <c:pt idx="140" formatCode="0.00">
                        <c:v>101.6227800622184</c:v>
                      </c:pt>
                      <c:pt idx="141" formatCode="0.00">
                        <c:v>101.9088455373152</c:v>
                      </c:pt>
                      <c:pt idx="142" formatCode="0.00">
                        <c:v>101.440464800958</c:v>
                      </c:pt>
                      <c:pt idx="143" formatCode="0.00">
                        <c:v>100.93422711634599</c:v>
                      </c:pt>
                      <c:pt idx="144" formatCode="0.00">
                        <c:v>101.0633208938675</c:v>
                      </c:pt>
                      <c:pt idx="145" formatCode="0.00">
                        <c:v>101.0194448492375</c:v>
                      </c:pt>
                      <c:pt idx="146" formatCode="0.00">
                        <c:v>101.3134301879859</c:v>
                      </c:pt>
                      <c:pt idx="147" formatCode="0.00">
                        <c:v>100.92852481451681</c:v>
                      </c:pt>
                      <c:pt idx="148" formatCode="0.00">
                        <c:v>101.1428363249298</c:v>
                      </c:pt>
                      <c:pt idx="149" formatCode="0.00">
                        <c:v>101.3573062326159</c:v>
                      </c:pt>
                      <c:pt idx="150" formatCode="0.00">
                        <c:v>101.3460600262306</c:v>
                      </c:pt>
                      <c:pt idx="151" formatCode="0.00">
                        <c:v>101.39547997541671</c:v>
                      </c:pt>
                      <c:pt idx="152" formatCode="0.00">
                        <c:v>101.55482763208749</c:v>
                      </c:pt>
                      <c:pt idx="153" formatCode="0.00">
                        <c:v>101.8610095608594</c:v>
                      </c:pt>
                      <c:pt idx="154" formatCode="0.00">
                        <c:v>101.6991275478201</c:v>
                      </c:pt>
                      <c:pt idx="155" formatCode="0.00">
                        <c:v>101.53471117841239</c:v>
                      </c:pt>
                      <c:pt idx="156" formatCode="0.00">
                        <c:v>101.2084127959653</c:v>
                      </c:pt>
                      <c:pt idx="157" formatCode="0.00">
                        <c:v>100.98982455918041</c:v>
                      </c:pt>
                      <c:pt idx="158" formatCode="0.00">
                        <c:v>100.80576692791659</c:v>
                      </c:pt>
                      <c:pt idx="159" formatCode="0.00">
                        <c:v>100.77472106240219</c:v>
                      </c:pt>
                      <c:pt idx="160" formatCode="0.00">
                        <c:v>100.6592494503615</c:v>
                      </c:pt>
                      <c:pt idx="161" formatCode="0.00">
                        <c:v>100.6267780093898</c:v>
                      </c:pt>
                      <c:pt idx="162" formatCode="0.00">
                        <c:v>99.487426424466676</c:v>
                      </c:pt>
                      <c:pt idx="163" formatCode="0.00">
                        <c:v>99.624598462912871</c:v>
                      </c:pt>
                      <c:pt idx="164" formatCode="0.00">
                        <c:v>98.902940486976576</c:v>
                      </c:pt>
                      <c:pt idx="165" formatCode="0.00">
                        <c:v>98.875537758741899</c:v>
                      </c:pt>
                      <c:pt idx="166" formatCode="0.00">
                        <c:v>99.239693089443804</c:v>
                      </c:pt>
                      <c:pt idx="167" formatCode="0.00">
                        <c:v>98.784459326748262</c:v>
                      </c:pt>
                      <c:pt idx="168" formatCode="0.00">
                        <c:v>98.5429034853736</c:v>
                      </c:pt>
                      <c:pt idx="169" formatCode="0.00">
                        <c:v>98.466397602498844</c:v>
                      </c:pt>
                      <c:pt idx="170" formatCode="0.00">
                        <c:v>98.213120362919867</c:v>
                      </c:pt>
                      <c:pt idx="171" formatCode="0.00">
                        <c:v>98.082759407214041</c:v>
                      </c:pt>
                      <c:pt idx="172" formatCode="0.00">
                        <c:v>98.489048412542502</c:v>
                      </c:pt>
                      <c:pt idx="173" formatCode="0.00">
                        <c:v>98.320355316762814</c:v>
                      </c:pt>
                      <c:pt idx="174" formatCode="0.00">
                        <c:v>98.190469552876181</c:v>
                      </c:pt>
                      <c:pt idx="175" formatCode="0.00">
                        <c:v>98.272677737580011</c:v>
                      </c:pt>
                      <c:pt idx="176" formatCode="0.00">
                        <c:v>98.122675520018248</c:v>
                      </c:pt>
                      <c:pt idx="177" formatCode="0.00">
                        <c:v>97.878426925002046</c:v>
                      </c:pt>
                      <c:pt idx="178" formatCode="0.00">
                        <c:v>98.167660345559483</c:v>
                      </c:pt>
                      <c:pt idx="179" formatCode="0.00">
                        <c:v>97.881119678643614</c:v>
                      </c:pt>
                      <c:pt idx="180" formatCode="0.00">
                        <c:v>98.21074440382435</c:v>
                      </c:pt>
                      <c:pt idx="181" formatCode="0.00">
                        <c:v>96.764894095583273</c:v>
                      </c:pt>
                      <c:pt idx="182" formatCode="0.00">
                        <c:v>97.078362298914641</c:v>
                      </c:pt>
                      <c:pt idx="183" formatCode="0.00">
                        <c:v>96.611407138014684</c:v>
                      </c:pt>
                      <c:pt idx="184" formatCode="0.00">
                        <c:v>96.963207481420014</c:v>
                      </c:pt>
                      <c:pt idx="185" formatCode="0.00">
                        <c:v>97.325937236664458</c:v>
                      </c:pt>
                      <c:pt idx="186" formatCode="0.00">
                        <c:v>97.383118652229257</c:v>
                      </c:pt>
                      <c:pt idx="187" formatCode="0.00">
                        <c:v>97.629584809067907</c:v>
                      </c:pt>
                      <c:pt idx="188" formatCode="0.00">
                        <c:v>97.53232888342589</c:v>
                      </c:pt>
                      <c:pt idx="189" formatCode="0.00">
                        <c:v>97.585391969891816</c:v>
                      </c:pt>
                      <c:pt idx="190" formatCode="0.00">
                        <c:v>97.829640564908033</c:v>
                      </c:pt>
                      <c:pt idx="191" formatCode="0.00">
                        <c:v>98.168769126470664</c:v>
                      </c:pt>
                      <c:pt idx="192" formatCode="0.00">
                        <c:v>98.286933492153011</c:v>
                      </c:pt>
                      <c:pt idx="193" formatCode="0.00">
                        <c:v>98.441687627905793</c:v>
                      </c:pt>
                      <c:pt idx="194" formatCode="0.00">
                        <c:v>99.745772376782682</c:v>
                      </c:pt>
                      <c:pt idx="195" formatCode="0.00">
                        <c:v>98.786993683116805</c:v>
                      </c:pt>
                      <c:pt idx="196" formatCode="0.00">
                        <c:v>99.250305706736924</c:v>
                      </c:pt>
                      <c:pt idx="197" formatCode="0.00">
                        <c:v>100.48992276548969</c:v>
                      </c:pt>
                      <c:pt idx="198" formatCode="0.00">
                        <c:v>101.0832789502696</c:v>
                      </c:pt>
                      <c:pt idx="199" formatCode="0.00">
                        <c:v>101.0337006038104</c:v>
                      </c:pt>
                      <c:pt idx="200" formatCode="0.00">
                        <c:v>99.720270415824487</c:v>
                      </c:pt>
                      <c:pt idx="201" formatCode="0.00">
                        <c:v>99.602422844688263</c:v>
                      </c:pt>
                      <c:pt idx="202" formatCode="0.00">
                        <c:v>100.18516641217511</c:v>
                      </c:pt>
                      <c:pt idx="203" formatCode="0.00">
                        <c:v>101.5697169757526</c:v>
                      </c:pt>
                      <c:pt idx="204" formatCode="0.00">
                        <c:v>101.683129423244</c:v>
                      </c:pt>
                      <c:pt idx="205" formatCode="0.00">
                        <c:v>100.2488421159341</c:v>
                      </c:pt>
                      <c:pt idx="206" formatCode="0.00">
                        <c:v>100.087435294714</c:v>
                      </c:pt>
                      <c:pt idx="207" formatCode="0.00">
                        <c:v>100.583852348398</c:v>
                      </c:pt>
                      <c:pt idx="208" formatCode="0.00">
                        <c:v>100.7804233642314</c:v>
                      </c:pt>
                      <c:pt idx="209" formatCode="0.00">
                        <c:v>100.52286939828041</c:v>
                      </c:pt>
                      <c:pt idx="210" formatCode="0.00">
                        <c:v>101.2386666751145</c:v>
                      </c:pt>
                      <c:pt idx="211" formatCode="0.00">
                        <c:v>100.6595662449075</c:v>
                      </c:pt>
                      <c:pt idx="212" formatCode="0.00">
                        <c:v>101.552610070265</c:v>
                      </c:pt>
                      <c:pt idx="213" formatCode="0.00">
                        <c:v>101.3951631808707</c:v>
                      </c:pt>
                      <c:pt idx="214" formatCode="0.00">
                        <c:v>103.4296177557007</c:v>
                      </c:pt>
                      <c:pt idx="215" formatCode="0.00">
                        <c:v>103.5902325905557</c:v>
                      </c:pt>
                      <c:pt idx="216" formatCode="0.00">
                        <c:v>103.5702745341536</c:v>
                      </c:pt>
                      <c:pt idx="217" formatCode="0.00">
                        <c:v>104.3201272246897</c:v>
                      </c:pt>
                      <c:pt idx="218" formatCode="0.00">
                        <c:v>106.2481388320418</c:v>
                      </c:pt>
                      <c:pt idx="219" formatCode="0.00">
                        <c:v>105.4675570705375</c:v>
                      </c:pt>
                      <c:pt idx="220" formatCode="0.00">
                        <c:v>104.2274648199657</c:v>
                      </c:pt>
                      <c:pt idx="221" formatCode="0.00">
                        <c:v>105.11322237076369</c:v>
                      </c:pt>
                      <c:pt idx="222" formatCode="0.00">
                        <c:v>107.1058600655131</c:v>
                      </c:pt>
                      <c:pt idx="223" formatCode="0.00">
                        <c:v>108.34246757607821</c:v>
                      </c:pt>
                      <c:pt idx="224" formatCode="0.00">
                        <c:v>118.4784674747039</c:v>
                      </c:pt>
                      <c:pt idx="225" formatCode="0.00">
                        <c:v>113.6188391380654</c:v>
                      </c:pt>
                      <c:pt idx="226" formatCode="0.00">
                        <c:v>114.6526981391488</c:v>
                      </c:pt>
                      <c:pt idx="227" formatCode="0.00">
                        <c:v>117.0056896300474</c:v>
                      </c:pt>
                      <c:pt idx="228" formatCode="0.00">
                        <c:v>115.81675969866509</c:v>
                      </c:pt>
                      <c:pt idx="229" formatCode="0.00">
                        <c:v>117.4306695135936</c:v>
                      </c:pt>
                      <c:pt idx="230" formatCode="0.00">
                        <c:v>119.49189322756619</c:v>
                      </c:pt>
                      <c:pt idx="231" formatCode="0.00">
                        <c:v>130.12399338533001</c:v>
                      </c:pt>
                      <c:pt idx="232" formatCode="0.00">
                        <c:v>125.71437170137681</c:v>
                      </c:pt>
                      <c:pt idx="233" formatCode="0.00">
                        <c:v>126.0824869639044</c:v>
                      </c:pt>
                      <c:pt idx="234" formatCode="0.00">
                        <c:v>126.4629572137286</c:v>
                      </c:pt>
                      <c:pt idx="235" formatCode="0.00">
                        <c:v>124.77460068047471</c:v>
                      </c:pt>
                      <c:pt idx="236" formatCode="0.00">
                        <c:v>123.76069973579339</c:v>
                      </c:pt>
                      <c:pt idx="237" formatCode="0.00">
                        <c:v>123.0396753489492</c:v>
                      </c:pt>
                      <c:pt idx="238" formatCode="0.00">
                        <c:v>125.0041183290988</c:v>
                      </c:pt>
                      <c:pt idx="239" formatCode="0.00">
                        <c:v>126.30392635160391</c:v>
                      </c:pt>
                      <c:pt idx="240" formatCode="0.00">
                        <c:v>123.70779504660049</c:v>
                      </c:pt>
                      <c:pt idx="241" formatCode="0.00">
                        <c:v>124.8279805614866</c:v>
                      </c:pt>
                      <c:pt idx="242" formatCode="0.00">
                        <c:v>122.8556177176854</c:v>
                      </c:pt>
                      <c:pt idx="243" formatCode="0.00">
                        <c:v>122.14758190722991</c:v>
                      </c:pt>
                      <c:pt idx="244" formatCode="0.00">
                        <c:v>120.556481299618</c:v>
                      </c:pt>
                      <c:pt idx="245" formatCode="0.00">
                        <c:v>119.22499382250631</c:v>
                      </c:pt>
                      <c:pt idx="246" formatCode="0.00">
                        <c:v>119.6669222142672</c:v>
                      </c:pt>
                      <c:pt idx="247" formatCode="0.00">
                        <c:v>116.79517965418709</c:v>
                      </c:pt>
                      <c:pt idx="248" formatCode="0.00">
                        <c:v>116.9315597062681</c:v>
                      </c:pt>
                      <c:pt idx="249" formatCode="0.00">
                        <c:v>116.6268033529534</c:v>
                      </c:pt>
                      <c:pt idx="250" formatCode="0.00">
                        <c:v>115.7686069276632</c:v>
                      </c:pt>
                      <c:pt idx="251" formatCode="0.00">
                        <c:v>118.7615234016131</c:v>
                      </c:pt>
                      <c:pt idx="252" formatCode="0.00">
                        <c:v>118.02972800020279</c:v>
                      </c:pt>
                      <c:pt idx="253" formatCode="0.00">
                        <c:v>117.2188923595491</c:v>
                      </c:pt>
                      <c:pt idx="254" formatCode="0.00">
                        <c:v>118.3173774480298</c:v>
                      </c:pt>
                      <c:pt idx="255" formatCode="0.00">
                        <c:v>122.3203933321084</c:v>
                      </c:pt>
                      <c:pt idx="256" formatCode="0.00">
                        <c:v>120.4666700458085</c:v>
                      </c:pt>
                      <c:pt idx="257" formatCode="0.00">
                        <c:v>118.2882323497919</c:v>
                      </c:pt>
                      <c:pt idx="258" formatCode="0.00">
                        <c:v>118.3138927080231</c:v>
                      </c:pt>
                      <c:pt idx="259" formatCode="0.00">
                        <c:v>118.12064803492341</c:v>
                      </c:pt>
                      <c:pt idx="260" formatCode="0.00">
                        <c:v>117.5462995229074</c:v>
                      </c:pt>
                      <c:pt idx="261" formatCode="0.00">
                        <c:v>116.0324967845354</c:v>
                      </c:pt>
                      <c:pt idx="262" formatCode="0.00">
                        <c:v>117.9505293636865</c:v>
                      </c:pt>
                      <c:pt idx="263" formatCode="0.00">
                        <c:v>119.5466986840355</c:v>
                      </c:pt>
                      <c:pt idx="264" formatCode="0.00">
                        <c:v>119.2180243424929</c:v>
                      </c:pt>
                      <c:pt idx="265" formatCode="0.00">
                        <c:v>116.8990882652964</c:v>
                      </c:pt>
                      <c:pt idx="266" formatCode="0.00">
                        <c:v>117.9470446236798</c:v>
                      </c:pt>
                      <c:pt idx="267" formatCode="0.00">
                        <c:v>116.88182296253591</c:v>
                      </c:pt>
                      <c:pt idx="268" formatCode="0.00">
                        <c:v>116.2992377923222</c:v>
                      </c:pt>
                      <c:pt idx="269" formatCode="0.00">
                        <c:v>116.5704139237539</c:v>
                      </c:pt>
                      <c:pt idx="270" formatCode="0.00">
                        <c:v>115.8124829722932</c:v>
                      </c:pt>
                      <c:pt idx="271" formatCode="0.00">
                        <c:v>117.3525796579886</c:v>
                      </c:pt>
                      <c:pt idx="272" formatCode="0.00">
                        <c:v>116.99586899911939</c:v>
                      </c:pt>
                      <c:pt idx="273" formatCode="0.00">
                        <c:v>116.67844086396209</c:v>
                      </c:pt>
                      <c:pt idx="274" formatCode="0.00">
                        <c:v>115.3060868904081</c:v>
                      </c:pt>
                      <c:pt idx="275" formatCode="0.00">
                        <c:v>114.740450228409</c:v>
                      </c:pt>
                      <c:pt idx="276" formatCode="0.00">
                        <c:v>113.0015649650576</c:v>
                      </c:pt>
                      <c:pt idx="277" formatCode="0.00">
                        <c:v>112.5719915605933</c:v>
                      </c:pt>
                      <c:pt idx="278" formatCode="0.00">
                        <c:v>113.641331550836</c:v>
                      </c:pt>
                      <c:pt idx="279" formatCode="0.00">
                        <c:v>113.5374229397267</c:v>
                      </c:pt>
                      <c:pt idx="280" formatCode="0.00">
                        <c:v>112.0366087777433</c:v>
                      </c:pt>
                      <c:pt idx="281" formatCode="0.00">
                        <c:v>112.4875658140669</c:v>
                      </c:pt>
                      <c:pt idx="282" formatCode="0.00">
                        <c:v>111.23052505528069</c:v>
                      </c:pt>
                      <c:pt idx="283" formatCode="0.00">
                        <c:v>111.61352966147339</c:v>
                      </c:pt>
                      <c:pt idx="284" formatCode="0.00">
                        <c:v>109.3579524934899</c:v>
                      </c:pt>
                      <c:pt idx="285" formatCode="0.00">
                        <c:v>108.77061540508519</c:v>
                      </c:pt>
                      <c:pt idx="286" formatCode="0.00">
                        <c:v>108.67510184944661</c:v>
                      </c:pt>
                      <c:pt idx="287" formatCode="0.00">
                        <c:v>109.4680385982475</c:v>
                      </c:pt>
                      <c:pt idx="288" formatCode="0.00">
                        <c:v>108.8148082442613</c:v>
                      </c:pt>
                      <c:pt idx="289" formatCode="0.00">
                        <c:v>108.0792113082981</c:v>
                      </c:pt>
                      <c:pt idx="290" formatCode="0.00">
                        <c:v>108.7810696251054</c:v>
                      </c:pt>
                      <c:pt idx="291" formatCode="0.00">
                        <c:v>108.57927149926191</c:v>
                      </c:pt>
                      <c:pt idx="292" formatCode="0.00">
                        <c:v>111.0832155913604</c:v>
                      </c:pt>
                      <c:pt idx="293" formatCode="0.00">
                        <c:v>110.67264985966</c:v>
                      </c:pt>
                      <c:pt idx="294" formatCode="0.00">
                        <c:v>110.2107634114971</c:v>
                      </c:pt>
                      <c:pt idx="295" formatCode="0.00">
                        <c:v>110.39497944003401</c:v>
                      </c:pt>
                      <c:pt idx="296" formatCode="0.00">
                        <c:v>110.3867427818363</c:v>
                      </c:pt>
                      <c:pt idx="297" formatCode="0.00">
                        <c:v>110.7151003288327</c:v>
                      </c:pt>
                      <c:pt idx="298" formatCode="0.00">
                        <c:v>110.186053436904</c:v>
                      </c:pt>
                      <c:pt idx="299" formatCode="0.00">
                        <c:v>109.6269110630991</c:v>
                      </c:pt>
                      <c:pt idx="300" formatCode="0.00">
                        <c:v>109.032604494681</c:v>
                      </c:pt>
                      <c:pt idx="301" formatCode="0.00">
                        <c:v>110.17908395689059</c:v>
                      </c:pt>
                      <c:pt idx="302" formatCode="0.00">
                        <c:v>109.40974840177149</c:v>
                      </c:pt>
                      <c:pt idx="303" formatCode="0.00">
                        <c:v>110.5232812311903</c:v>
                      </c:pt>
                      <c:pt idx="304" formatCode="0.00">
                        <c:v>111.0000570230183</c:v>
                      </c:pt>
                      <c:pt idx="305" formatCode="0.00">
                        <c:v>112.77917519371989</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3-9FA7-496F-AACE-0D3A1E3D5DFE}"/>
                  </c:ext>
                </c:extLst>
              </c15:ser>
            </c15:filteredLineSeries>
            <c15:filteredLineSeries>
              <c15:ser>
                <c:idx val="1"/>
                <c:order val="2"/>
                <c:tx>
                  <c:strRef>
                    <c:extLst xmlns:c15="http://schemas.microsoft.com/office/drawing/2012/chart" xmlns:c16r2="http://schemas.microsoft.com/office/drawing/2015/06/chart">
                      <c:ext xmlns:c15="http://schemas.microsoft.com/office/drawing/2012/chart" uri="{02D57815-91ED-43cb-92C2-25804820EDAC}">
                        <c15:formulaRef>
                          <c15:sqref>Currency!$R$350</c15:sqref>
                        </c15:formulaRef>
                      </c:ext>
                    </c:extLst>
                    <c:strCache>
                      <c:ptCount val="1"/>
                      <c:pt idx="0">
                        <c:v>Rupee</c:v>
                      </c:pt>
                    </c:strCache>
                  </c:strRef>
                </c:tx>
                <c:spPr>
                  <a:ln w="28575" cap="rnd">
                    <a:solidFill>
                      <a:schemeClr val="accent2"/>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Currency!$R$351:$R$656</c15:sqref>
                        </c15:formulaRef>
                      </c:ext>
                    </c:extLst>
                    <c:numCache>
                      <c:formatCode>General</c:formatCode>
                      <c:ptCount val="306"/>
                      <c:pt idx="43" formatCode="0.00">
                        <c:v>100</c:v>
                      </c:pt>
                      <c:pt idx="44" formatCode="0.00">
                        <c:v>99.968952615016775</c:v>
                      </c:pt>
                      <c:pt idx="45" formatCode="0.00">
                        <c:v>99.942112585942496</c:v>
                      </c:pt>
                      <c:pt idx="46" formatCode="0.00">
                        <c:v>99.807912440571073</c:v>
                      </c:pt>
                      <c:pt idx="47" formatCode="0.00">
                        <c:v>99.467696936899813</c:v>
                      </c:pt>
                      <c:pt idx="48" formatCode="0.00">
                        <c:v>99.464795312135038</c:v>
                      </c:pt>
                      <c:pt idx="49" formatCode="0.00">
                        <c:v>99.523553213621923</c:v>
                      </c:pt>
                      <c:pt idx="50" formatCode="0.00">
                        <c:v>99.500630377980116</c:v>
                      </c:pt>
                      <c:pt idx="51" formatCode="0.00">
                        <c:v>99.216271151031009</c:v>
                      </c:pt>
                      <c:pt idx="52" formatCode="0.00">
                        <c:v>99.294324857203804</c:v>
                      </c:pt>
                      <c:pt idx="53" formatCode="0.00">
                        <c:v>99.485106685488532</c:v>
                      </c:pt>
                      <c:pt idx="54" formatCode="0.00">
                        <c:v>99.427799596383977</c:v>
                      </c:pt>
                      <c:pt idx="55" formatCode="0.00">
                        <c:v>99.68198192577934</c:v>
                      </c:pt>
                      <c:pt idx="56" formatCode="0.00">
                        <c:v>99.882629278264375</c:v>
                      </c:pt>
                      <c:pt idx="57" formatCode="0.00">
                        <c:v>99.892059558749907</c:v>
                      </c:pt>
                      <c:pt idx="58" formatCode="0.00">
                        <c:v>99.926879055927373</c:v>
                      </c:pt>
                      <c:pt idx="59" formatCode="0.00">
                        <c:v>99.967501802634345</c:v>
                      </c:pt>
                      <c:pt idx="60" formatCode="0.00">
                        <c:v>100.15248038138949</c:v>
                      </c:pt>
                      <c:pt idx="61" formatCode="0.00">
                        <c:v>100.0343842534627</c:v>
                      </c:pt>
                      <c:pt idx="62" formatCode="0.00">
                        <c:v>100.16669834273701</c:v>
                      </c:pt>
                      <c:pt idx="63" formatCode="0.00">
                        <c:v>99.918174181633006</c:v>
                      </c:pt>
                      <c:pt idx="64" formatCode="0.00">
                        <c:v>99.717962072862704</c:v>
                      </c:pt>
                      <c:pt idx="65" formatCode="0.00">
                        <c:v>99.958071522148785</c:v>
                      </c:pt>
                      <c:pt idx="66" formatCode="0.00">
                        <c:v>99.922526618780182</c:v>
                      </c:pt>
                      <c:pt idx="67" formatCode="0.00">
                        <c:v>99.896411995897125</c:v>
                      </c:pt>
                      <c:pt idx="68" formatCode="0.00">
                        <c:v>101.0012056250898</c:v>
                      </c:pt>
                      <c:pt idx="69" formatCode="0.00">
                        <c:v>102.9315114998644</c:v>
                      </c:pt>
                      <c:pt idx="70" formatCode="0.00">
                        <c:v>103.0678878638093</c:v>
                      </c:pt>
                      <c:pt idx="71" formatCode="0.00">
                        <c:v>103.1469571386498</c:v>
                      </c:pt>
                      <c:pt idx="72" formatCode="0.00">
                        <c:v>102.1995766529468</c:v>
                      </c:pt>
                      <c:pt idx="73" formatCode="0.00">
                        <c:v>103.05004287150589</c:v>
                      </c:pt>
                      <c:pt idx="74" formatCode="0.00">
                        <c:v>103.37038224553839</c:v>
                      </c:pt>
                      <c:pt idx="75" formatCode="0.00">
                        <c:v>103.0845722062068</c:v>
                      </c:pt>
                      <c:pt idx="76" formatCode="0.00">
                        <c:v>103.8455233007723</c:v>
                      </c:pt>
                      <c:pt idx="77" formatCode="0.00">
                        <c:v>103.7628269949758</c:v>
                      </c:pt>
                      <c:pt idx="78" formatCode="0.00">
                        <c:v>103.3618224524823</c:v>
                      </c:pt>
                      <c:pt idx="79" formatCode="0.00">
                        <c:v>103.7824129621382</c:v>
                      </c:pt>
                      <c:pt idx="80" formatCode="0.00">
                        <c:v>103.7477385461989</c:v>
                      </c:pt>
                      <c:pt idx="81" formatCode="0.00">
                        <c:v>103.62006705654829</c:v>
                      </c:pt>
                      <c:pt idx="82" formatCode="0.00">
                        <c:v>104.36810592091039</c:v>
                      </c:pt>
                      <c:pt idx="83" formatCode="0.00">
                        <c:v>104.0297764733362</c:v>
                      </c:pt>
                      <c:pt idx="84" formatCode="0.00">
                        <c:v>104.1176957037093</c:v>
                      </c:pt>
                      <c:pt idx="85" formatCode="0.00">
                        <c:v>103.7722572754614</c:v>
                      </c:pt>
                      <c:pt idx="86" formatCode="0.00">
                        <c:v>104.13394480239209</c:v>
                      </c:pt>
                      <c:pt idx="87" formatCode="0.00">
                        <c:v>103.9644899161285</c:v>
                      </c:pt>
                      <c:pt idx="88" formatCode="0.00">
                        <c:v>103.75919996402</c:v>
                      </c:pt>
                      <c:pt idx="89" formatCode="0.00">
                        <c:v>104.4512374704215</c:v>
                      </c:pt>
                      <c:pt idx="90" formatCode="0.00">
                        <c:v>104.7239901983116</c:v>
                      </c:pt>
                      <c:pt idx="91" formatCode="0.00">
                        <c:v>104.449641576801</c:v>
                      </c:pt>
                      <c:pt idx="92" formatCode="0.00">
                        <c:v>104.21620586447381</c:v>
                      </c:pt>
                      <c:pt idx="93" formatCode="0.00">
                        <c:v>103.8636584555522</c:v>
                      </c:pt>
                      <c:pt idx="94" formatCode="0.00">
                        <c:v>104.0537148776457</c:v>
                      </c:pt>
                      <c:pt idx="95" formatCode="0.00">
                        <c:v>104.2546523926072</c:v>
                      </c:pt>
                      <c:pt idx="96" formatCode="0.00">
                        <c:v>103.78081706851751</c:v>
                      </c:pt>
                      <c:pt idx="97" formatCode="0.00">
                        <c:v>102.9772120899097</c:v>
                      </c:pt>
                      <c:pt idx="98" formatCode="0.00">
                        <c:v>102.9905595638278</c:v>
                      </c:pt>
                      <c:pt idx="99" formatCode="0.00">
                        <c:v>103.94824081744569</c:v>
                      </c:pt>
                      <c:pt idx="100" formatCode="0.00">
                        <c:v>103.76398764488179</c:v>
                      </c:pt>
                      <c:pt idx="101" formatCode="0.00">
                        <c:v>103.1933831348863</c:v>
                      </c:pt>
                      <c:pt idx="102" formatCode="0.00">
                        <c:v>103.5251839267398</c:v>
                      </c:pt>
                      <c:pt idx="103" formatCode="0.00">
                        <c:v>103.0548305523678</c:v>
                      </c:pt>
                      <c:pt idx="104" formatCode="0.00">
                        <c:v>102.7208535419408</c:v>
                      </c:pt>
                      <c:pt idx="105" formatCode="0.00">
                        <c:v>102.9431179989235</c:v>
                      </c:pt>
                      <c:pt idx="106" formatCode="0.00">
                        <c:v>103.051928927603</c:v>
                      </c:pt>
                      <c:pt idx="107" formatCode="0.00">
                        <c:v>102.9880931827777</c:v>
                      </c:pt>
                      <c:pt idx="108" formatCode="0.00">
                        <c:v>102.50352184705829</c:v>
                      </c:pt>
                      <c:pt idx="109" formatCode="0.00">
                        <c:v>102.52673484517651</c:v>
                      </c:pt>
                      <c:pt idx="110" formatCode="0.00">
                        <c:v>103.11649007861951</c:v>
                      </c:pt>
                      <c:pt idx="111" formatCode="0.00">
                        <c:v>103.3094481254778</c:v>
                      </c:pt>
                      <c:pt idx="112" formatCode="0.00">
                        <c:v>103.051928927603</c:v>
                      </c:pt>
                      <c:pt idx="113" formatCode="0.00">
                        <c:v>102.76611888827151</c:v>
                      </c:pt>
                      <c:pt idx="114" formatCode="0.00">
                        <c:v>103.08529761239809</c:v>
                      </c:pt>
                      <c:pt idx="115" formatCode="0.00">
                        <c:v>103.3355627483609</c:v>
                      </c:pt>
                      <c:pt idx="116" formatCode="0.00">
                        <c:v>103.1563874191353</c:v>
                      </c:pt>
                      <c:pt idx="117" formatCode="0.00">
                        <c:v>102.8364832888176</c:v>
                      </c:pt>
                      <c:pt idx="118" formatCode="0.00">
                        <c:v>102.86404872408301</c:v>
                      </c:pt>
                      <c:pt idx="119" formatCode="0.00">
                        <c:v>103.3029194697571</c:v>
                      </c:pt>
                      <c:pt idx="120" formatCode="0.00">
                        <c:v>103.73235993494561</c:v>
                      </c:pt>
                      <c:pt idx="121" formatCode="0.00">
                        <c:v>103.5669673233527</c:v>
                      </c:pt>
                      <c:pt idx="122" formatCode="0.00">
                        <c:v>103.21587072681351</c:v>
                      </c:pt>
                      <c:pt idx="123" formatCode="0.00">
                        <c:v>103.1346252333995</c:v>
                      </c:pt>
                      <c:pt idx="124" formatCode="0.00">
                        <c:v>102.87202819218609</c:v>
                      </c:pt>
                      <c:pt idx="125" formatCode="0.00">
                        <c:v>102.68487339485741</c:v>
                      </c:pt>
                      <c:pt idx="126" formatCode="0.00">
                        <c:v>102.5854927466635</c:v>
                      </c:pt>
                      <c:pt idx="127" formatCode="0.00">
                        <c:v>102.944568811306</c:v>
                      </c:pt>
                      <c:pt idx="128" formatCode="0.00">
                        <c:v>102.74798373349159</c:v>
                      </c:pt>
                      <c:pt idx="129" formatCode="0.00">
                        <c:v>102.6036279014434</c:v>
                      </c:pt>
                      <c:pt idx="130" formatCode="0.00">
                        <c:v>102.81834813403761</c:v>
                      </c:pt>
                      <c:pt idx="131" formatCode="0.00">
                        <c:v>102.97938830848329</c:v>
                      </c:pt>
                      <c:pt idx="132" formatCode="0.00">
                        <c:v>103.10343276717801</c:v>
                      </c:pt>
                      <c:pt idx="133" formatCode="0.00">
                        <c:v>102.3520570343364</c:v>
                      </c:pt>
                      <c:pt idx="134" formatCode="0.00">
                        <c:v>102.7407296715796</c:v>
                      </c:pt>
                      <c:pt idx="135" formatCode="0.00">
                        <c:v>102.7066355805934</c:v>
                      </c:pt>
                      <c:pt idx="136" formatCode="0.00">
                        <c:v>103.11794089100189</c:v>
                      </c:pt>
                      <c:pt idx="137" formatCode="0.00">
                        <c:v>102.930060687482</c:v>
                      </c:pt>
                      <c:pt idx="138" formatCode="0.00">
                        <c:v>103.4414720522757</c:v>
                      </c:pt>
                      <c:pt idx="139" formatCode="0.00">
                        <c:v>103.8324659893307</c:v>
                      </c:pt>
                      <c:pt idx="140" formatCode="0.00">
                        <c:v>104.1342349648686</c:v>
                      </c:pt>
                      <c:pt idx="141" formatCode="0.00">
                        <c:v>104.64782254823599</c:v>
                      </c:pt>
                      <c:pt idx="142" formatCode="0.00">
                        <c:v>104.46458494433961</c:v>
                      </c:pt>
                      <c:pt idx="143" formatCode="0.00">
                        <c:v>103.9137114827448</c:v>
                      </c:pt>
                      <c:pt idx="144" formatCode="0.00">
                        <c:v>104.35766007175719</c:v>
                      </c:pt>
                      <c:pt idx="145" formatCode="0.00">
                        <c:v>104.220558301621</c:v>
                      </c:pt>
                      <c:pt idx="146" formatCode="0.00">
                        <c:v>104.18501339825239</c:v>
                      </c:pt>
                      <c:pt idx="147" formatCode="0.00">
                        <c:v>104.0966589241646</c:v>
                      </c:pt>
                      <c:pt idx="148" formatCode="0.00">
                        <c:v>104.104783473506</c:v>
                      </c:pt>
                      <c:pt idx="149" formatCode="0.00">
                        <c:v>104.0087396937915</c:v>
                      </c:pt>
                      <c:pt idx="150" formatCode="0.00">
                        <c:v>103.7253960355101</c:v>
                      </c:pt>
                      <c:pt idx="151" formatCode="0.00">
                        <c:v>103.3815535008828</c:v>
                      </c:pt>
                      <c:pt idx="152" formatCode="0.00">
                        <c:v>103.7724023566996</c:v>
                      </c:pt>
                      <c:pt idx="153" formatCode="0.00">
                        <c:v>104.12480468438299</c:v>
                      </c:pt>
                      <c:pt idx="154" formatCode="0.00">
                        <c:v>103.9557850418341</c:v>
                      </c:pt>
                      <c:pt idx="155" formatCode="0.00">
                        <c:v>104.07257543861679</c:v>
                      </c:pt>
                      <c:pt idx="156" formatCode="0.00">
                        <c:v>103.7214788420776</c:v>
                      </c:pt>
                      <c:pt idx="157" formatCode="0.00">
                        <c:v>103.3377389669345</c:v>
                      </c:pt>
                      <c:pt idx="158" formatCode="0.00">
                        <c:v>103.4240623036869</c:v>
                      </c:pt>
                      <c:pt idx="159" formatCode="0.00">
                        <c:v>103.01203158708719</c:v>
                      </c:pt>
                      <c:pt idx="160" formatCode="0.00">
                        <c:v>102.7768548999012</c:v>
                      </c:pt>
                      <c:pt idx="161" formatCode="0.00">
                        <c:v>102.65875877197431</c:v>
                      </c:pt>
                      <c:pt idx="162" formatCode="0.00">
                        <c:v>102.42633862831489</c:v>
                      </c:pt>
                      <c:pt idx="163" formatCode="0.00">
                        <c:v>102.5912959961931</c:v>
                      </c:pt>
                      <c:pt idx="164" formatCode="0.00">
                        <c:v>102.911925532702</c:v>
                      </c:pt>
                      <c:pt idx="165" formatCode="0.00">
                        <c:v>103.0388716161614</c:v>
                      </c:pt>
                      <c:pt idx="166" formatCode="0.00">
                        <c:v>103.0375658850173</c:v>
                      </c:pt>
                      <c:pt idx="167" formatCode="0.00">
                        <c:v>103.32468165549299</c:v>
                      </c:pt>
                      <c:pt idx="168" formatCode="0.00">
                        <c:v>103.14550632626739</c:v>
                      </c:pt>
                      <c:pt idx="169" formatCode="0.00">
                        <c:v>103.347749572373</c:v>
                      </c:pt>
                      <c:pt idx="170" formatCode="0.00">
                        <c:v>103.4139066170102</c:v>
                      </c:pt>
                      <c:pt idx="171" formatCode="0.00">
                        <c:v>103.31525137500741</c:v>
                      </c:pt>
                      <c:pt idx="172" formatCode="0.00">
                        <c:v>103.4363942089373</c:v>
                      </c:pt>
                      <c:pt idx="173" formatCode="0.00">
                        <c:v>103.7309091225632</c:v>
                      </c:pt>
                      <c:pt idx="174" formatCode="0.00">
                        <c:v>103.4175336479662</c:v>
                      </c:pt>
                      <c:pt idx="175" formatCode="0.00">
                        <c:v>103.3333865297873</c:v>
                      </c:pt>
                      <c:pt idx="176" formatCode="0.00">
                        <c:v>103.52997160760169</c:v>
                      </c:pt>
                      <c:pt idx="177" formatCode="0.00">
                        <c:v>103.516188889969</c:v>
                      </c:pt>
                      <c:pt idx="178" formatCode="0.00">
                        <c:v>104.073300844808</c:v>
                      </c:pt>
                      <c:pt idx="179" formatCode="0.00">
                        <c:v>104.2600203984221</c:v>
                      </c:pt>
                      <c:pt idx="180" formatCode="0.00">
                        <c:v>104.2452221121217</c:v>
                      </c:pt>
                      <c:pt idx="181" formatCode="0.00">
                        <c:v>103.53359863855761</c:v>
                      </c:pt>
                      <c:pt idx="182" formatCode="0.00">
                        <c:v>103.29058756450669</c:v>
                      </c:pt>
                      <c:pt idx="183" formatCode="0.00">
                        <c:v>102.90467147079011</c:v>
                      </c:pt>
                      <c:pt idx="184" formatCode="0.00">
                        <c:v>102.6174106190762</c:v>
                      </c:pt>
                      <c:pt idx="185" formatCode="0.00">
                        <c:v>102.79513513591939</c:v>
                      </c:pt>
                      <c:pt idx="186" formatCode="0.00">
                        <c:v>102.5775132785603</c:v>
                      </c:pt>
                      <c:pt idx="187" formatCode="0.00">
                        <c:v>102.97532603381261</c:v>
                      </c:pt>
                      <c:pt idx="188" formatCode="0.00">
                        <c:v>103.10734996061041</c:v>
                      </c:pt>
                      <c:pt idx="189" formatCode="0.00">
                        <c:v>103.06571164523579</c:v>
                      </c:pt>
                      <c:pt idx="190" formatCode="0.00">
                        <c:v>103.2593950982853</c:v>
                      </c:pt>
                      <c:pt idx="191" formatCode="0.00">
                        <c:v>103.1317236086346</c:v>
                      </c:pt>
                      <c:pt idx="192" formatCode="0.00">
                        <c:v>103.5843770719414</c:v>
                      </c:pt>
                      <c:pt idx="193" formatCode="0.00">
                        <c:v>103.4530785513348</c:v>
                      </c:pt>
                      <c:pt idx="194" formatCode="0.00">
                        <c:v>103.6315284743692</c:v>
                      </c:pt>
                      <c:pt idx="195" formatCode="0.00">
                        <c:v>103.3000178449923</c:v>
                      </c:pt>
                      <c:pt idx="196" formatCode="0.00">
                        <c:v>103.51546348377779</c:v>
                      </c:pt>
                      <c:pt idx="197" formatCode="0.00">
                        <c:v>103.8897730784353</c:v>
                      </c:pt>
                      <c:pt idx="198" formatCode="0.00">
                        <c:v>103.8273881459923</c:v>
                      </c:pt>
                      <c:pt idx="199" formatCode="0.00">
                        <c:v>103.4284147408341</c:v>
                      </c:pt>
                      <c:pt idx="200" formatCode="0.00">
                        <c:v>103.1694447305769</c:v>
                      </c:pt>
                      <c:pt idx="201" formatCode="0.00">
                        <c:v>103.2847843149772</c:v>
                      </c:pt>
                      <c:pt idx="202" formatCode="0.00">
                        <c:v>103.28115728402121</c:v>
                      </c:pt>
                      <c:pt idx="203" formatCode="0.00">
                        <c:v>103.7396139968575</c:v>
                      </c:pt>
                      <c:pt idx="204" formatCode="0.00">
                        <c:v>103.44727530180521</c:v>
                      </c:pt>
                      <c:pt idx="205" formatCode="0.00">
                        <c:v>103.416808241775</c:v>
                      </c:pt>
                      <c:pt idx="206" formatCode="0.00">
                        <c:v>103.4427777834198</c:v>
                      </c:pt>
                      <c:pt idx="207" formatCode="0.00">
                        <c:v>103.4305909594077</c:v>
                      </c:pt>
                      <c:pt idx="208" formatCode="0.00">
                        <c:v>103.78458918071171</c:v>
                      </c:pt>
                      <c:pt idx="209" formatCode="0.00">
                        <c:v>103.5060332032922</c:v>
                      </c:pt>
                      <c:pt idx="210" formatCode="0.00">
                        <c:v>103.83957497000441</c:v>
                      </c:pt>
                      <c:pt idx="211" formatCode="0.00">
                        <c:v>103.8295643645659</c:v>
                      </c:pt>
                      <c:pt idx="212" formatCode="0.00">
                        <c:v>104.3881271317874</c:v>
                      </c:pt>
                      <c:pt idx="213" formatCode="0.00">
                        <c:v>104.1842879920611</c:v>
                      </c:pt>
                      <c:pt idx="214" formatCode="0.00">
                        <c:v>104.6434701110887</c:v>
                      </c:pt>
                      <c:pt idx="215" formatCode="0.00">
                        <c:v>104.230859069536</c:v>
                      </c:pt>
                      <c:pt idx="216" formatCode="0.00">
                        <c:v>103.95723585421661</c:v>
                      </c:pt>
                      <c:pt idx="217" formatCode="0.00">
                        <c:v>103.7251058730336</c:v>
                      </c:pt>
                      <c:pt idx="218" formatCode="0.00">
                        <c:v>105.1345701025289</c:v>
                      </c:pt>
                      <c:pt idx="219" formatCode="0.00">
                        <c:v>105.40079417469811</c:v>
                      </c:pt>
                      <c:pt idx="220" formatCode="0.00">
                        <c:v>105.9470250366693</c:v>
                      </c:pt>
                      <c:pt idx="221" formatCode="0.00">
                        <c:v>106.8015535298991</c:v>
                      </c:pt>
                      <c:pt idx="222" formatCode="0.00">
                        <c:v>107.39348498191561</c:v>
                      </c:pt>
                      <c:pt idx="223" formatCode="0.00">
                        <c:v>107.6357706497753</c:v>
                      </c:pt>
                      <c:pt idx="224" formatCode="0.00">
                        <c:v>108.08262086355251</c:v>
                      </c:pt>
                      <c:pt idx="225" formatCode="0.00">
                        <c:v>107.1541009388207</c:v>
                      </c:pt>
                      <c:pt idx="226" formatCode="0.00">
                        <c:v>107.387681732386</c:v>
                      </c:pt>
                      <c:pt idx="227" formatCode="0.00">
                        <c:v>107.7068604565126</c:v>
                      </c:pt>
                      <c:pt idx="228" formatCode="0.00">
                        <c:v>107.3811530766653</c:v>
                      </c:pt>
                      <c:pt idx="229" formatCode="0.00">
                        <c:v>107.52043106537511</c:v>
                      </c:pt>
                      <c:pt idx="230" formatCode="0.00">
                        <c:v>107.4623985700793</c:v>
                      </c:pt>
                      <c:pt idx="231" formatCode="0.00">
                        <c:v>108.8958012038841</c:v>
                      </c:pt>
                      <c:pt idx="232" formatCode="0.00">
                        <c:v>108.7971459618814</c:v>
                      </c:pt>
                      <c:pt idx="233" formatCode="0.00">
                        <c:v>109.5769576174179</c:v>
                      </c:pt>
                      <c:pt idx="234" formatCode="0.00">
                        <c:v>110.73180427380311</c:v>
                      </c:pt>
                      <c:pt idx="235" formatCode="0.00">
                        <c:v>110.417703393015</c:v>
                      </c:pt>
                      <c:pt idx="236" formatCode="0.00">
                        <c:v>110.0796641079172</c:v>
                      </c:pt>
                      <c:pt idx="237" formatCode="0.00">
                        <c:v>108.5113359225498</c:v>
                      </c:pt>
                      <c:pt idx="238" formatCode="0.00">
                        <c:v>109.1554966203325</c:v>
                      </c:pt>
                      <c:pt idx="239" formatCode="0.00">
                        <c:v>109.3295941062198</c:v>
                      </c:pt>
                      <c:pt idx="240" formatCode="0.00">
                        <c:v>109.3530972668145</c:v>
                      </c:pt>
                      <c:pt idx="241" formatCode="0.00">
                        <c:v>111.09523277559271</c:v>
                      </c:pt>
                      <c:pt idx="242" formatCode="0.00">
                        <c:v>110.6200917203588</c:v>
                      </c:pt>
                      <c:pt idx="243" formatCode="0.00">
                        <c:v>110.67942994679871</c:v>
                      </c:pt>
                      <c:pt idx="244" formatCode="0.00">
                        <c:v>110.2552124061868</c:v>
                      </c:pt>
                      <c:pt idx="245" formatCode="0.00">
                        <c:v>109.77354269523219</c:v>
                      </c:pt>
                      <c:pt idx="246" formatCode="0.00">
                        <c:v>110.2029831604207</c:v>
                      </c:pt>
                      <c:pt idx="247" formatCode="0.00">
                        <c:v>110.1072295431827</c:v>
                      </c:pt>
                      <c:pt idx="248" formatCode="0.00">
                        <c:v>110.47573588831069</c:v>
                      </c:pt>
                      <c:pt idx="249" formatCode="0.00">
                        <c:v>110.8152259857908</c:v>
                      </c:pt>
                      <c:pt idx="250" formatCode="0.00">
                        <c:v>110.26391728048119</c:v>
                      </c:pt>
                      <c:pt idx="251" formatCode="0.00">
                        <c:v>110.9936759088252</c:v>
                      </c:pt>
                      <c:pt idx="252" formatCode="0.00">
                        <c:v>111.43399746688161</c:v>
                      </c:pt>
                      <c:pt idx="253" formatCode="0.00">
                        <c:v>111.0807246517688</c:v>
                      </c:pt>
                      <c:pt idx="254" formatCode="0.00">
                        <c:v>111.0937819632103</c:v>
                      </c:pt>
                      <c:pt idx="255" formatCode="0.00">
                        <c:v>111.7575286281553</c:v>
                      </c:pt>
                      <c:pt idx="256" formatCode="0.00">
                        <c:v>110.9092386281698</c:v>
                      </c:pt>
                      <c:pt idx="257" formatCode="0.00">
                        <c:v>110.07676248315239</c:v>
                      </c:pt>
                      <c:pt idx="258" formatCode="0.00">
                        <c:v>110.8210292353203</c:v>
                      </c:pt>
                      <c:pt idx="259" formatCode="0.00">
                        <c:v>110.518389772353</c:v>
                      </c:pt>
                      <c:pt idx="260" formatCode="0.00">
                        <c:v>110.3283333502594</c:v>
                      </c:pt>
                      <c:pt idx="261" formatCode="0.00">
                        <c:v>109.3201638257342</c:v>
                      </c:pt>
                      <c:pt idx="262" formatCode="0.00">
                        <c:v>109.13010740364069</c:v>
                      </c:pt>
                      <c:pt idx="263" formatCode="0.00">
                        <c:v>110.0680576088581</c:v>
                      </c:pt>
                      <c:pt idx="264" formatCode="0.00">
                        <c:v>109.76817468941741</c:v>
                      </c:pt>
                      <c:pt idx="265" formatCode="0.00">
                        <c:v>109.7960302871593</c:v>
                      </c:pt>
                      <c:pt idx="266" formatCode="0.00">
                        <c:v>110.34226114913049</c:v>
                      </c:pt>
                      <c:pt idx="267" formatCode="0.00">
                        <c:v>109.8156162543216</c:v>
                      </c:pt>
                      <c:pt idx="268" formatCode="0.00">
                        <c:v>109.551568400726</c:v>
                      </c:pt>
                      <c:pt idx="269" formatCode="0.00">
                        <c:v>110.0969287752677</c:v>
                      </c:pt>
                      <c:pt idx="270" formatCode="0.00">
                        <c:v>109.0466856916531</c:v>
                      </c:pt>
                      <c:pt idx="271" formatCode="0.00">
                        <c:v>109.353967754244</c:v>
                      </c:pt>
                      <c:pt idx="272" formatCode="0.00">
                        <c:v>109.5517134819642</c:v>
                      </c:pt>
                      <c:pt idx="273" formatCode="0.00">
                        <c:v>110.01147592594479</c:v>
                      </c:pt>
                      <c:pt idx="274" formatCode="0.00">
                        <c:v>109.8410054710135</c:v>
                      </c:pt>
                      <c:pt idx="275" formatCode="0.00">
                        <c:v>109.7636771710319</c:v>
                      </c:pt>
                      <c:pt idx="276" formatCode="0.00">
                        <c:v>109.6175803641249</c:v>
                      </c:pt>
                      <c:pt idx="277" formatCode="0.00">
                        <c:v>109.732194542334</c:v>
                      </c:pt>
                      <c:pt idx="278" formatCode="0.00">
                        <c:v>110.2501345628485</c:v>
                      </c:pt>
                      <c:pt idx="279" formatCode="0.00">
                        <c:v>110.09765418145901</c:v>
                      </c:pt>
                      <c:pt idx="280" formatCode="0.00">
                        <c:v>109.4771417255092</c:v>
                      </c:pt>
                      <c:pt idx="281" formatCode="0.00">
                        <c:v>110.11593441747701</c:v>
                      </c:pt>
                      <c:pt idx="282" formatCode="0.00">
                        <c:v>109.73828795434009</c:v>
                      </c:pt>
                      <c:pt idx="283" formatCode="0.00">
                        <c:v>109.65457607987589</c:v>
                      </c:pt>
                      <c:pt idx="284" formatCode="0.00">
                        <c:v>109.6016214279186</c:v>
                      </c:pt>
                      <c:pt idx="285" formatCode="0.00">
                        <c:v>109.33133508107861</c:v>
                      </c:pt>
                      <c:pt idx="286" formatCode="0.00">
                        <c:v>109.50006456115101</c:v>
                      </c:pt>
                      <c:pt idx="287" formatCode="0.00">
                        <c:v>109.64514579939041</c:v>
                      </c:pt>
                      <c:pt idx="288" formatCode="0.00">
                        <c:v>109.6506588864434</c:v>
                      </c:pt>
                      <c:pt idx="289" formatCode="0.00">
                        <c:v>109.5997353718214</c:v>
                      </c:pt>
                      <c:pt idx="290" formatCode="0.00">
                        <c:v>109.70143731982721</c:v>
                      </c:pt>
                      <c:pt idx="291" formatCode="0.00">
                        <c:v>109.6705350160822</c:v>
                      </c:pt>
                      <c:pt idx="292" formatCode="0.00">
                        <c:v>109.946189368737</c:v>
                      </c:pt>
                      <c:pt idx="293" formatCode="0.00">
                        <c:v>110.03875119873371</c:v>
                      </c:pt>
                      <c:pt idx="294" formatCode="0.00">
                        <c:v>110.3052654333794</c:v>
                      </c:pt>
                      <c:pt idx="295" formatCode="0.00">
                        <c:v>110.5664116622103</c:v>
                      </c:pt>
                      <c:pt idx="296" formatCode="0.00">
                        <c:v>110.5011251050026</c:v>
                      </c:pt>
                      <c:pt idx="297" formatCode="0.00">
                        <c:v>110.4738498322135</c:v>
                      </c:pt>
                      <c:pt idx="298" formatCode="0.00">
                        <c:v>110.5392814706595</c:v>
                      </c:pt>
                      <c:pt idx="299" formatCode="0.00">
                        <c:v>110.2980113714675</c:v>
                      </c:pt>
                      <c:pt idx="300" formatCode="0.00">
                        <c:v>109.746702666158</c:v>
                      </c:pt>
                      <c:pt idx="301" formatCode="0.00">
                        <c:v>109.8627676567494</c:v>
                      </c:pt>
                      <c:pt idx="302" formatCode="0.00">
                        <c:v>109.777604969903</c:v>
                      </c:pt>
                      <c:pt idx="303" formatCode="0.00">
                        <c:v>109.743075635202</c:v>
                      </c:pt>
                      <c:pt idx="304" formatCode="0.00">
                        <c:v>109.6523998613023</c:v>
                      </c:pt>
                      <c:pt idx="305" formatCode="0.00">
                        <c:v>109.54721596357879</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4-9FA7-496F-AACE-0D3A1E3D5DFE}"/>
                  </c:ext>
                </c:extLst>
              </c15:ser>
            </c15:filteredLineSeries>
            <c15:filteredLineSeries>
              <c15:ser>
                <c:idx val="2"/>
                <c:order val="3"/>
                <c:tx>
                  <c:strRef>
                    <c:extLst xmlns:c15="http://schemas.microsoft.com/office/drawing/2012/chart" xmlns:c16r2="http://schemas.microsoft.com/office/drawing/2015/06/chart">
                      <c:ext xmlns:c15="http://schemas.microsoft.com/office/drawing/2012/chart" uri="{02D57815-91ED-43cb-92C2-25804820EDAC}">
                        <c15:formulaRef>
                          <c15:sqref>Currency!$S$350</c15:sqref>
                        </c15:formulaRef>
                      </c:ext>
                    </c:extLst>
                    <c:strCache>
                      <c:ptCount val="1"/>
                      <c:pt idx="0">
                        <c:v>Renminbi</c:v>
                      </c:pt>
                    </c:strCache>
                  </c:strRef>
                </c:tx>
                <c:spPr>
                  <a:ln w="28575" cap="rnd">
                    <a:solidFill>
                      <a:schemeClr val="accent3"/>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Currency!$S$351:$S$656</c15:sqref>
                        </c15:formulaRef>
                      </c:ext>
                    </c:extLst>
                    <c:numCache>
                      <c:formatCode>General</c:formatCode>
                      <c:ptCount val="306"/>
                      <c:pt idx="43" formatCode="0.00">
                        <c:v>100</c:v>
                      </c:pt>
                      <c:pt idx="44" formatCode="0.00">
                        <c:v>99.780101357255177</c:v>
                      </c:pt>
                      <c:pt idx="45" formatCode="0.00">
                        <c:v>100.09028950894159</c:v>
                      </c:pt>
                      <c:pt idx="46" formatCode="0.00">
                        <c:v>100.2097046659288</c:v>
                      </c:pt>
                      <c:pt idx="47" formatCode="0.00">
                        <c:v>100.0684452729073</c:v>
                      </c:pt>
                      <c:pt idx="48" formatCode="0.00">
                        <c:v>100.390283683812</c:v>
                      </c:pt>
                      <c:pt idx="49" formatCode="0.00">
                        <c:v>100.21989864274479</c:v>
                      </c:pt>
                      <c:pt idx="50" formatCode="0.00">
                        <c:v>100.33640123492749</c:v>
                      </c:pt>
                      <c:pt idx="51" formatCode="0.00">
                        <c:v>100.091745791344</c:v>
                      </c:pt>
                      <c:pt idx="52" formatCode="0.00">
                        <c:v>100.0495136016777</c:v>
                      </c:pt>
                      <c:pt idx="53" formatCode="0.00">
                        <c:v>100.2038795363197</c:v>
                      </c:pt>
                      <c:pt idx="54" formatCode="0.00">
                        <c:v>100.16019106425119</c:v>
                      </c:pt>
                      <c:pt idx="55" formatCode="0.00">
                        <c:v>100.1383468282169</c:v>
                      </c:pt>
                      <c:pt idx="56" formatCode="0.00">
                        <c:v>100.10048348575759</c:v>
                      </c:pt>
                      <c:pt idx="57" formatCode="0.00">
                        <c:v>100.19368555950371</c:v>
                      </c:pt>
                      <c:pt idx="58" formatCode="0.00">
                        <c:v>100.2140735131357</c:v>
                      </c:pt>
                      <c:pt idx="59" formatCode="0.00">
                        <c:v>100.2082483835265</c:v>
                      </c:pt>
                      <c:pt idx="60" formatCode="0.00">
                        <c:v>100.18203530028541</c:v>
                      </c:pt>
                      <c:pt idx="61" formatCode="0.00">
                        <c:v>100.0815518145279</c:v>
                      </c:pt>
                      <c:pt idx="62" formatCode="0.00">
                        <c:v>100.0844643793325</c:v>
                      </c:pt>
                      <c:pt idx="63" formatCode="0.00">
                        <c:v>100.1805790178831</c:v>
                      </c:pt>
                      <c:pt idx="64" formatCode="0.00">
                        <c:v>100.3873711190074</c:v>
                      </c:pt>
                      <c:pt idx="65" formatCode="0.00">
                        <c:v>100.2577619852042</c:v>
                      </c:pt>
                      <c:pt idx="66" formatCode="0.00">
                        <c:v>100.25339313799731</c:v>
                      </c:pt>
                      <c:pt idx="67" formatCode="0.00">
                        <c:v>100.46455408632841</c:v>
                      </c:pt>
                      <c:pt idx="68" formatCode="0.00">
                        <c:v>101.06891128327609</c:v>
                      </c:pt>
                      <c:pt idx="69" formatCode="0.00">
                        <c:v>102.6781033377992</c:v>
                      </c:pt>
                      <c:pt idx="70" formatCode="0.00">
                        <c:v>102.3242267140444</c:v>
                      </c:pt>
                      <c:pt idx="71" formatCode="0.00">
                        <c:v>102.8164501660162</c:v>
                      </c:pt>
                      <c:pt idx="72" formatCode="0.00">
                        <c:v>102.5980078056737</c:v>
                      </c:pt>
                      <c:pt idx="73" formatCode="0.00">
                        <c:v>102.84848837886641</c:v>
                      </c:pt>
                      <c:pt idx="74" formatCode="0.00">
                        <c:v>102.7873245179705</c:v>
                      </c:pt>
                      <c:pt idx="75" formatCode="0.00">
                        <c:v>102.5732510048348</c:v>
                      </c:pt>
                      <c:pt idx="76" formatCode="0.00">
                        <c:v>102.29510106599869</c:v>
                      </c:pt>
                      <c:pt idx="77" formatCode="0.00">
                        <c:v>102.43490417661801</c:v>
                      </c:pt>
                      <c:pt idx="78" formatCode="0.00">
                        <c:v>102.56451331042121</c:v>
                      </c:pt>
                      <c:pt idx="79" formatCode="0.00">
                        <c:v>102.6795596202015</c:v>
                      </c:pt>
                      <c:pt idx="80" formatCode="0.00">
                        <c:v>102.8222752956253</c:v>
                      </c:pt>
                      <c:pt idx="81" formatCode="0.00">
                        <c:v>102.8586823556824</c:v>
                      </c:pt>
                      <c:pt idx="82" formatCode="0.00">
                        <c:v>103.1586765305528</c:v>
                      </c:pt>
                      <c:pt idx="83" formatCode="0.00">
                        <c:v>103.3377992660337</c:v>
                      </c:pt>
                      <c:pt idx="84" formatCode="0.00">
                        <c:v>104.1431234344964</c:v>
                      </c:pt>
                      <c:pt idx="85" formatCode="0.00">
                        <c:v>104.30185821634529</c:v>
                      </c:pt>
                      <c:pt idx="86" formatCode="0.00">
                        <c:v>104.34845925321839</c:v>
                      </c:pt>
                      <c:pt idx="87" formatCode="0.00">
                        <c:v>104.0440962311412</c:v>
                      </c:pt>
                      <c:pt idx="88" formatCode="0.00">
                        <c:v>104.2217626842197</c:v>
                      </c:pt>
                      <c:pt idx="89" formatCode="0.00">
                        <c:v>104.4445738917691</c:v>
                      </c:pt>
                      <c:pt idx="90" formatCode="0.00">
                        <c:v>104.54796994233121</c:v>
                      </c:pt>
                      <c:pt idx="91" formatCode="0.00">
                        <c:v>104.06594046717539</c:v>
                      </c:pt>
                      <c:pt idx="92" formatCode="0.00">
                        <c:v>104.105260092037</c:v>
                      </c:pt>
                      <c:pt idx="93" formatCode="0.00">
                        <c:v>103.6246868992835</c:v>
                      </c:pt>
                      <c:pt idx="94" formatCode="0.00">
                        <c:v>103.7178889730296</c:v>
                      </c:pt>
                      <c:pt idx="95" formatCode="0.00">
                        <c:v>103.58099842721499</c:v>
                      </c:pt>
                      <c:pt idx="96" formatCode="0.00">
                        <c:v>103.63924972330631</c:v>
                      </c:pt>
                      <c:pt idx="97" formatCode="0.00">
                        <c:v>103.09605638725461</c:v>
                      </c:pt>
                      <c:pt idx="98" formatCode="0.00">
                        <c:v>103.09751266965699</c:v>
                      </c:pt>
                      <c:pt idx="99" formatCode="0.00">
                        <c:v>102.91984621657831</c:v>
                      </c:pt>
                      <c:pt idx="100" formatCode="0.00">
                        <c:v>103.2780916875401</c:v>
                      </c:pt>
                      <c:pt idx="101" formatCode="0.00">
                        <c:v>103.19217102580529</c:v>
                      </c:pt>
                      <c:pt idx="102" formatCode="0.00">
                        <c:v>103.3421681132405</c:v>
                      </c:pt>
                      <c:pt idx="103" formatCode="0.00">
                        <c:v>103.27517912273549</c:v>
                      </c:pt>
                      <c:pt idx="104" formatCode="0.00">
                        <c:v>103.6654628065474</c:v>
                      </c:pt>
                      <c:pt idx="105" formatCode="0.00">
                        <c:v>103.6363371585017</c:v>
                      </c:pt>
                      <c:pt idx="106" formatCode="0.00">
                        <c:v>103.8576920836489</c:v>
                      </c:pt>
                      <c:pt idx="107" formatCode="0.00">
                        <c:v>103.8707986252694</c:v>
                      </c:pt>
                      <c:pt idx="108" formatCode="0.00">
                        <c:v>103.7280829498456</c:v>
                      </c:pt>
                      <c:pt idx="109" formatCode="0.00">
                        <c:v>104.10089124483019</c:v>
                      </c:pt>
                      <c:pt idx="110" formatCode="0.00">
                        <c:v>104.09797868002561</c:v>
                      </c:pt>
                      <c:pt idx="111" formatCode="0.00">
                        <c:v>104.10089124483019</c:v>
                      </c:pt>
                      <c:pt idx="112" formatCode="0.00">
                        <c:v>104.10089124483019</c:v>
                      </c:pt>
                      <c:pt idx="113" formatCode="0.00">
                        <c:v>104.1023475272325</c:v>
                      </c:pt>
                      <c:pt idx="114" formatCode="0.00">
                        <c:v>104.10089124483019</c:v>
                      </c:pt>
                      <c:pt idx="115" formatCode="0.00">
                        <c:v>104.04263994873899</c:v>
                      </c:pt>
                      <c:pt idx="116" formatCode="0.00">
                        <c:v>103.8678860604648</c:v>
                      </c:pt>
                      <c:pt idx="117" formatCode="0.00">
                        <c:v>103.6363371585017</c:v>
                      </c:pt>
                      <c:pt idx="118" formatCode="0.00">
                        <c:v>103.2242092386556</c:v>
                      </c:pt>
                      <c:pt idx="119" formatCode="0.00">
                        <c:v>102.9242150637852</c:v>
                      </c:pt>
                      <c:pt idx="120" formatCode="0.00">
                        <c:v>103.13100716490941</c:v>
                      </c:pt>
                      <c:pt idx="121" formatCode="0.00">
                        <c:v>103.3043047707811</c:v>
                      </c:pt>
                      <c:pt idx="122" formatCode="0.00">
                        <c:v>103.066930739209</c:v>
                      </c:pt>
                      <c:pt idx="123" formatCode="0.00">
                        <c:v>103.1295508825071</c:v>
                      </c:pt>
                      <c:pt idx="124" formatCode="0.00">
                        <c:v>103.05091163278379</c:v>
                      </c:pt>
                      <c:pt idx="125" formatCode="0.00">
                        <c:v>103.06256189200209</c:v>
                      </c:pt>
                      <c:pt idx="126" formatCode="0.00">
                        <c:v>102.8936331333372</c:v>
                      </c:pt>
                      <c:pt idx="127" formatCode="0.00">
                        <c:v>102.9460592998194</c:v>
                      </c:pt>
                      <c:pt idx="128" formatCode="0.00">
                        <c:v>102.89654569814179</c:v>
                      </c:pt>
                      <c:pt idx="129" formatCode="0.00">
                        <c:v>102.928583910992</c:v>
                      </c:pt>
                      <c:pt idx="130" formatCode="0.00">
                        <c:v>102.89800198054409</c:v>
                      </c:pt>
                      <c:pt idx="131" formatCode="0.00">
                        <c:v>102.7465486107066</c:v>
                      </c:pt>
                      <c:pt idx="132" formatCode="0.00">
                        <c:v>102.5033494495253</c:v>
                      </c:pt>
                      <c:pt idx="133" formatCode="0.00">
                        <c:v>102.48441777829559</c:v>
                      </c:pt>
                      <c:pt idx="134" formatCode="0.00">
                        <c:v>102.3824780101357</c:v>
                      </c:pt>
                      <c:pt idx="135" formatCode="0.00">
                        <c:v>102.08102755286301</c:v>
                      </c:pt>
                      <c:pt idx="136" formatCode="0.00">
                        <c:v>101.9135550766005</c:v>
                      </c:pt>
                      <c:pt idx="137" formatCode="0.00">
                        <c:v>101.6252111609483</c:v>
                      </c:pt>
                      <c:pt idx="138" formatCode="0.00">
                        <c:v>101.88297314615249</c:v>
                      </c:pt>
                      <c:pt idx="139" formatCode="0.00">
                        <c:v>102.09267781208131</c:v>
                      </c:pt>
                      <c:pt idx="140" formatCode="0.00">
                        <c:v>102.054814469622</c:v>
                      </c:pt>
                      <c:pt idx="141" formatCode="0.00">
                        <c:v>102.28345080678039</c:v>
                      </c:pt>
                      <c:pt idx="142" formatCode="0.00">
                        <c:v>102.2426748995165</c:v>
                      </c:pt>
                      <c:pt idx="143" formatCode="0.00">
                        <c:v>102.0620958816334</c:v>
                      </c:pt>
                      <c:pt idx="144" formatCode="0.00">
                        <c:v>102.31840158443531</c:v>
                      </c:pt>
                      <c:pt idx="145" formatCode="0.00">
                        <c:v>102.34170210287181</c:v>
                      </c:pt>
                      <c:pt idx="146" formatCode="0.00">
                        <c:v>102.46111725985909</c:v>
                      </c:pt>
                      <c:pt idx="147" formatCode="0.00">
                        <c:v>102.36645890371059</c:v>
                      </c:pt>
                      <c:pt idx="148" formatCode="0.00">
                        <c:v>102.5106308615367</c:v>
                      </c:pt>
                      <c:pt idx="149" formatCode="0.00">
                        <c:v>102.4698549542728</c:v>
                      </c:pt>
                      <c:pt idx="150" formatCode="0.00">
                        <c:v>102.4276227646065</c:v>
                      </c:pt>
                      <c:pt idx="151" formatCode="0.00">
                        <c:v>102.3620900565037</c:v>
                      </c:pt>
                      <c:pt idx="152" formatCode="0.00">
                        <c:v>102.4538358478476</c:v>
                      </c:pt>
                      <c:pt idx="153" formatCode="0.00">
                        <c:v>102.41451622298599</c:v>
                      </c:pt>
                      <c:pt idx="154" formatCode="0.00">
                        <c:v>102.5120871439389</c:v>
                      </c:pt>
                      <c:pt idx="155" formatCode="0.00">
                        <c:v>102.8310129900391</c:v>
                      </c:pt>
                      <c:pt idx="156" formatCode="0.00">
                        <c:v>102.666453078581</c:v>
                      </c:pt>
                      <c:pt idx="157" formatCode="0.00">
                        <c:v>102.5921826760645</c:v>
                      </c:pt>
                      <c:pt idx="158" formatCode="0.00">
                        <c:v>102.4538358478476</c:v>
                      </c:pt>
                      <c:pt idx="159" formatCode="0.00">
                        <c:v>102.5120871439389</c:v>
                      </c:pt>
                      <c:pt idx="160" formatCode="0.00">
                        <c:v>102.4392730238248</c:v>
                      </c:pt>
                      <c:pt idx="161" formatCode="0.00">
                        <c:v>102.5048057319276</c:v>
                      </c:pt>
                      <c:pt idx="162" formatCode="0.00">
                        <c:v>101.7198695170968</c:v>
                      </c:pt>
                      <c:pt idx="163" formatCode="0.00">
                        <c:v>101.8494786509</c:v>
                      </c:pt>
                      <c:pt idx="164" formatCode="0.00">
                        <c:v>101.8320032620726</c:v>
                      </c:pt>
                      <c:pt idx="165" formatCode="0.00">
                        <c:v>101.843653521291</c:v>
                      </c:pt>
                      <c:pt idx="166" formatCode="0.00">
                        <c:v>101.91792392380739</c:v>
                      </c:pt>
                      <c:pt idx="167" formatCode="0.00">
                        <c:v>101.98636919671461</c:v>
                      </c:pt>
                      <c:pt idx="168" formatCode="0.00">
                        <c:v>102.0213199743695</c:v>
                      </c:pt>
                      <c:pt idx="169" formatCode="0.00">
                        <c:v>102.03588279839229</c:v>
                      </c:pt>
                      <c:pt idx="170" formatCode="0.00">
                        <c:v>101.9718063726918</c:v>
                      </c:pt>
                      <c:pt idx="171" formatCode="0.00">
                        <c:v>101.7854022251995</c:v>
                      </c:pt>
                      <c:pt idx="172" formatCode="0.00">
                        <c:v>101.89462340537079</c:v>
                      </c:pt>
                      <c:pt idx="173" formatCode="0.00">
                        <c:v>101.8028776140269</c:v>
                      </c:pt>
                      <c:pt idx="174" formatCode="0.00">
                        <c:v>101.7475388827401</c:v>
                      </c:pt>
                      <c:pt idx="175" formatCode="0.00">
                        <c:v>101.4067688006058</c:v>
                      </c:pt>
                      <c:pt idx="176" formatCode="0.00">
                        <c:v>101.4067688006058</c:v>
                      </c:pt>
                      <c:pt idx="177" formatCode="0.00">
                        <c:v>101.4184190598241</c:v>
                      </c:pt>
                      <c:pt idx="178" formatCode="0.00">
                        <c:v>101.4504572726743</c:v>
                      </c:pt>
                      <c:pt idx="179" formatCode="0.00">
                        <c:v>101.6048232073164</c:v>
                      </c:pt>
                      <c:pt idx="180" formatCode="0.00">
                        <c:v>101.18541387545871</c:v>
                      </c:pt>
                      <c:pt idx="181" formatCode="0.00">
                        <c:v>101.06745500087381</c:v>
                      </c:pt>
                      <c:pt idx="182" formatCode="0.00">
                        <c:v>100.95095240869109</c:v>
                      </c:pt>
                      <c:pt idx="183" formatCode="0.00">
                        <c:v>100.7907613444399</c:v>
                      </c:pt>
                      <c:pt idx="184" formatCode="0.00">
                        <c:v>100.3931962486165</c:v>
                      </c:pt>
                      <c:pt idx="185" formatCode="0.00">
                        <c:v>100.2490242907905</c:v>
                      </c:pt>
                      <c:pt idx="186" formatCode="0.00">
                        <c:v>100.3393137997321</c:v>
                      </c:pt>
                      <c:pt idx="187" formatCode="0.00">
                        <c:v>100.24028659637681</c:v>
                      </c:pt>
                      <c:pt idx="188" formatCode="0.00">
                        <c:v>100.00728141201139</c:v>
                      </c:pt>
                      <c:pt idx="189" formatCode="0.00">
                        <c:v>100.0014562824023</c:v>
                      </c:pt>
                      <c:pt idx="190" formatCode="0.00">
                        <c:v>100.35824547096171</c:v>
                      </c:pt>
                      <c:pt idx="191" formatCode="0.00">
                        <c:v>100.33494495252521</c:v>
                      </c:pt>
                      <c:pt idx="192" formatCode="0.00">
                        <c:v>100.58251296091341</c:v>
                      </c:pt>
                      <c:pt idx="193" formatCode="0.00">
                        <c:v>100.544649618454</c:v>
                      </c:pt>
                      <c:pt idx="194" formatCode="0.00">
                        <c:v>100.64222053940701</c:v>
                      </c:pt>
                      <c:pt idx="195" formatCode="0.00">
                        <c:v>100.64222053940701</c:v>
                      </c:pt>
                      <c:pt idx="196" formatCode="0.00">
                        <c:v>100.64222053940701</c:v>
                      </c:pt>
                      <c:pt idx="197" formatCode="0.00">
                        <c:v>100.64222053940701</c:v>
                      </c:pt>
                      <c:pt idx="198" formatCode="0.00">
                        <c:v>100.64222053940701</c:v>
                      </c:pt>
                      <c:pt idx="199" formatCode="0.00">
                        <c:v>102.2528688763325</c:v>
                      </c:pt>
                      <c:pt idx="200" formatCode="0.00">
                        <c:v>101.91646764140501</c:v>
                      </c:pt>
                      <c:pt idx="201" formatCode="0.00">
                        <c:v>101.55239704083419</c:v>
                      </c:pt>
                      <c:pt idx="202" formatCode="0.00">
                        <c:v>101.51453369837481</c:v>
                      </c:pt>
                      <c:pt idx="203" formatCode="0.00">
                        <c:v>101.97617521989859</c:v>
                      </c:pt>
                      <c:pt idx="204" formatCode="0.00">
                        <c:v>101.7125881050853</c:v>
                      </c:pt>
                      <c:pt idx="205" formatCode="0.00">
                        <c:v>101.44463214306521</c:v>
                      </c:pt>
                      <c:pt idx="206" formatCode="0.00">
                        <c:v>101.5320090872022</c:v>
                      </c:pt>
                      <c:pt idx="207" formatCode="0.00">
                        <c:v>101.6077357721209</c:v>
                      </c:pt>
                      <c:pt idx="208" formatCode="0.00">
                        <c:v>101.75045144754471</c:v>
                      </c:pt>
                      <c:pt idx="209" formatCode="0.00">
                        <c:v>101.66889963301681</c:v>
                      </c:pt>
                      <c:pt idx="210" formatCode="0.00">
                        <c:v>101.8858857109571</c:v>
                      </c:pt>
                      <c:pt idx="211" formatCode="0.00">
                        <c:v>101.9150113590028</c:v>
                      </c:pt>
                      <c:pt idx="212" formatCode="0.00">
                        <c:v>102.2747131123667</c:v>
                      </c:pt>
                      <c:pt idx="213" formatCode="0.00">
                        <c:v>102.3344206908604</c:v>
                      </c:pt>
                      <c:pt idx="214" formatCode="0.00">
                        <c:v>102.3708277509175</c:v>
                      </c:pt>
                      <c:pt idx="215" formatCode="0.00">
                        <c:v>102.1378225665521</c:v>
                      </c:pt>
                      <c:pt idx="216" formatCode="0.00">
                        <c:v>102.27034426515991</c:v>
                      </c:pt>
                      <c:pt idx="217" formatCode="0.00">
                        <c:v>102.0053008679443</c:v>
                      </c:pt>
                      <c:pt idx="218" formatCode="0.00">
                        <c:v>101.8247218500612</c:v>
                      </c:pt>
                      <c:pt idx="219" formatCode="0.00">
                        <c:v>101.3703617405487</c:v>
                      </c:pt>
                      <c:pt idx="220" formatCode="0.00">
                        <c:v>101.37327430535331</c:v>
                      </c:pt>
                      <c:pt idx="221" formatCode="0.00">
                        <c:v>100.8621191821518</c:v>
                      </c:pt>
                      <c:pt idx="222" formatCode="0.00">
                        <c:v>101.01939768159841</c:v>
                      </c:pt>
                      <c:pt idx="223" formatCode="0.00">
                        <c:v>100.96260266790939</c:v>
                      </c:pt>
                      <c:pt idx="224" formatCode="0.00">
                        <c:v>101.1562882274131</c:v>
                      </c:pt>
                      <c:pt idx="225" formatCode="0.00">
                        <c:v>101.31647929166429</c:v>
                      </c:pt>
                      <c:pt idx="226" formatCode="0.00">
                        <c:v>101.3572551989282</c:v>
                      </c:pt>
                      <c:pt idx="227" formatCode="0.00">
                        <c:v>102.373740315722</c:v>
                      </c:pt>
                      <c:pt idx="228" formatCode="0.00">
                        <c:v>102.0664647288402</c:v>
                      </c:pt>
                      <c:pt idx="229" formatCode="0.00">
                        <c:v>101.8407409564862</c:v>
                      </c:pt>
                      <c:pt idx="230" formatCode="0.00">
                        <c:v>102.0067571503466</c:v>
                      </c:pt>
                      <c:pt idx="231" formatCode="0.00">
                        <c:v>102.62567717131709</c:v>
                      </c:pt>
                      <c:pt idx="232" formatCode="0.00">
                        <c:v>103.5154657191123</c:v>
                      </c:pt>
                      <c:pt idx="233" formatCode="0.00">
                        <c:v>103.3421681132405</c:v>
                      </c:pt>
                      <c:pt idx="234" formatCode="0.00">
                        <c:v>103.2649851459195</c:v>
                      </c:pt>
                      <c:pt idx="235" formatCode="0.00">
                        <c:v>102.8586823556824</c:v>
                      </c:pt>
                      <c:pt idx="236" formatCode="0.00">
                        <c:v>103.5722607328013</c:v>
                      </c:pt>
                      <c:pt idx="237" formatCode="0.00">
                        <c:v>102.9984854663016</c:v>
                      </c:pt>
                      <c:pt idx="238" formatCode="0.00">
                        <c:v>103.3377992660337</c:v>
                      </c:pt>
                      <c:pt idx="239" formatCode="0.00">
                        <c:v>103.3945942797227</c:v>
                      </c:pt>
                      <c:pt idx="240" formatCode="0.00">
                        <c:v>103.1382885769208</c:v>
                      </c:pt>
                      <c:pt idx="241" formatCode="0.00">
                        <c:v>103.396050562125</c:v>
                      </c:pt>
                      <c:pt idx="242" formatCode="0.00">
                        <c:v>103.19071474340301</c:v>
                      </c:pt>
                      <c:pt idx="243" formatCode="0.00">
                        <c:v>103.27372284033321</c:v>
                      </c:pt>
                      <c:pt idx="244" formatCode="0.00">
                        <c:v>103.27372284033321</c:v>
                      </c:pt>
                      <c:pt idx="245" formatCode="0.00">
                        <c:v>102.6052892176851</c:v>
                      </c:pt>
                      <c:pt idx="246" formatCode="0.00">
                        <c:v>102.9023708277509</c:v>
                      </c:pt>
                      <c:pt idx="247" formatCode="0.00">
                        <c:v>102.56451331042121</c:v>
                      </c:pt>
                      <c:pt idx="248" formatCode="0.00">
                        <c:v>102.4640298246636</c:v>
                      </c:pt>
                      <c:pt idx="249" formatCode="0.00">
                        <c:v>102.6912098794198</c:v>
                      </c:pt>
                      <c:pt idx="250" formatCode="0.00">
                        <c:v>102.64752140735131</c:v>
                      </c:pt>
                      <c:pt idx="251" formatCode="0.00">
                        <c:v>102.92130249898059</c:v>
                      </c:pt>
                      <c:pt idx="252" formatCode="0.00">
                        <c:v>103.1018815168637</c:v>
                      </c:pt>
                      <c:pt idx="253" formatCode="0.00">
                        <c:v>103.01304829032451</c:v>
                      </c:pt>
                      <c:pt idx="254" formatCode="0.00">
                        <c:v>103.005766878313</c:v>
                      </c:pt>
                      <c:pt idx="255" formatCode="0.00">
                        <c:v>103.2795479699424</c:v>
                      </c:pt>
                      <c:pt idx="256" formatCode="0.00">
                        <c:v>103.16595794256421</c:v>
                      </c:pt>
                      <c:pt idx="257" formatCode="0.00">
                        <c:v>102.9125648045669</c:v>
                      </c:pt>
                      <c:pt idx="258" formatCode="0.00">
                        <c:v>103.1266383177025</c:v>
                      </c:pt>
                      <c:pt idx="259" formatCode="0.00">
                        <c:v>103.1979961554145</c:v>
                      </c:pt>
                      <c:pt idx="260" formatCode="0.00">
                        <c:v>103.0989689520592</c:v>
                      </c:pt>
                      <c:pt idx="261" formatCode="0.00">
                        <c:v>103.0581930447953</c:v>
                      </c:pt>
                      <c:pt idx="262" formatCode="0.00">
                        <c:v>102.86159492048699</c:v>
                      </c:pt>
                      <c:pt idx="263" formatCode="0.00">
                        <c:v>102.86159492048699</c:v>
                      </c:pt>
                      <c:pt idx="264" formatCode="0.00">
                        <c:v>102.86159492048699</c:v>
                      </c:pt>
                      <c:pt idx="265" formatCode="0.00">
                        <c:v>102.86159492048699</c:v>
                      </c:pt>
                      <c:pt idx="266" formatCode="0.00">
                        <c:v>103.46303955263009</c:v>
                      </c:pt>
                      <c:pt idx="267" formatCode="0.00">
                        <c:v>103.16595794256421</c:v>
                      </c:pt>
                      <c:pt idx="268" formatCode="0.00">
                        <c:v>103.0203297023359</c:v>
                      </c:pt>
                      <c:pt idx="269" formatCode="0.00">
                        <c:v>103.3596435020679</c:v>
                      </c:pt>
                      <c:pt idx="270" formatCode="0.00">
                        <c:v>103.14556998893229</c:v>
                      </c:pt>
                      <c:pt idx="271" formatCode="0.00">
                        <c:v>103.28537309955141</c:v>
                      </c:pt>
                      <c:pt idx="272" formatCode="0.00">
                        <c:v>103.3348867012291</c:v>
                      </c:pt>
                      <c:pt idx="273" formatCode="0.00">
                        <c:v>103.4237199277684</c:v>
                      </c:pt>
                      <c:pt idx="274" formatCode="0.00">
                        <c:v>103.5300285431351</c:v>
                      </c:pt>
                      <c:pt idx="275" formatCode="0.00">
                        <c:v>103.38003145569991</c:v>
                      </c:pt>
                      <c:pt idx="276" formatCode="0.00">
                        <c:v>103.3013922059766</c:v>
                      </c:pt>
                      <c:pt idx="277" formatCode="0.00">
                        <c:v>103.6188617696744</c:v>
                      </c:pt>
                      <c:pt idx="278" formatCode="0.00">
                        <c:v>103.8241975883964</c:v>
                      </c:pt>
                      <c:pt idx="279" formatCode="0.00">
                        <c:v>103.9319624861653</c:v>
                      </c:pt>
                      <c:pt idx="280" formatCode="0.00">
                        <c:v>103.9042931205219</c:v>
                      </c:pt>
                      <c:pt idx="281" formatCode="0.00">
                        <c:v>104.3732160540572</c:v>
                      </c:pt>
                      <c:pt idx="282" formatCode="0.00">
                        <c:v>104.0557464903594</c:v>
                      </c:pt>
                      <c:pt idx="283" formatCode="0.00">
                        <c:v>103.9275936389585</c:v>
                      </c:pt>
                      <c:pt idx="284" formatCode="0.00">
                        <c:v>103.7994407875575</c:v>
                      </c:pt>
                      <c:pt idx="285" formatCode="0.00">
                        <c:v>103.41498223335471</c:v>
                      </c:pt>
                      <c:pt idx="286" formatCode="0.00">
                        <c:v>103.5984738160424</c:v>
                      </c:pt>
                      <c:pt idx="287" formatCode="0.00">
                        <c:v>103.5533290615716</c:v>
                      </c:pt>
                      <c:pt idx="288" formatCode="0.00">
                        <c:v>103.154307683346</c:v>
                      </c:pt>
                      <c:pt idx="289" formatCode="0.00">
                        <c:v>102.9810100774742</c:v>
                      </c:pt>
                      <c:pt idx="290" formatCode="0.00">
                        <c:v>103.0654744568067</c:v>
                      </c:pt>
                      <c:pt idx="291" formatCode="0.00">
                        <c:v>102.82664414283219</c:v>
                      </c:pt>
                      <c:pt idx="292" formatCode="0.00">
                        <c:v>102.88635172132579</c:v>
                      </c:pt>
                      <c:pt idx="293" formatCode="0.00">
                        <c:v>103.15576396574821</c:v>
                      </c:pt>
                      <c:pt idx="294" formatCode="0.00">
                        <c:v>103.2533348867012</c:v>
                      </c:pt>
                      <c:pt idx="295" formatCode="0.00">
                        <c:v>103.1950835906099</c:v>
                      </c:pt>
                      <c:pt idx="296" formatCode="0.00">
                        <c:v>103.1848896137939</c:v>
                      </c:pt>
                      <c:pt idx="297" formatCode="0.00">
                        <c:v>103.23877206267839</c:v>
                      </c:pt>
                      <c:pt idx="298" formatCode="0.00">
                        <c:v>102.9737286654628</c:v>
                      </c:pt>
                      <c:pt idx="299" formatCode="0.00">
                        <c:v>102.9358653230034</c:v>
                      </c:pt>
                      <c:pt idx="300" formatCode="0.00">
                        <c:v>102.7873245179705</c:v>
                      </c:pt>
                      <c:pt idx="301" formatCode="0.00">
                        <c:v>103.0785809984272</c:v>
                      </c:pt>
                      <c:pt idx="302" formatCode="0.00">
                        <c:v>103.0785809984272</c:v>
                      </c:pt>
                      <c:pt idx="303" formatCode="0.00">
                        <c:v>103.0785809984272</c:v>
                      </c:pt>
                      <c:pt idx="304" formatCode="0.00">
                        <c:v>103.12081318809351</c:v>
                      </c:pt>
                      <c:pt idx="305" formatCode="0.00">
                        <c:v>102.8921768509349</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5-9FA7-496F-AACE-0D3A1E3D5DFE}"/>
                  </c:ext>
                </c:extLst>
              </c15:ser>
            </c15:filteredLineSeries>
            <c15:filteredLineSeries>
              <c15:ser>
                <c:idx val="3"/>
                <c:order val="4"/>
                <c:tx>
                  <c:strRef>
                    <c:extLst xmlns:c15="http://schemas.microsoft.com/office/drawing/2012/chart" xmlns:c16r2="http://schemas.microsoft.com/office/drawing/2015/06/chart">
                      <c:ext xmlns:c15="http://schemas.microsoft.com/office/drawing/2012/chart" uri="{02D57815-91ED-43cb-92C2-25804820EDAC}">
                        <c15:formulaRef>
                          <c15:sqref>Currency!$T$350</c15:sqref>
                        </c15:formulaRef>
                      </c:ext>
                    </c:extLst>
                    <c:strCache>
                      <c:ptCount val="1"/>
                      <c:pt idx="0">
                        <c:v>Rand</c:v>
                      </c:pt>
                    </c:strCache>
                  </c:strRef>
                </c:tx>
                <c:spPr>
                  <a:ln w="28575" cap="rnd">
                    <a:solidFill>
                      <a:schemeClr val="accent4"/>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Currency!$T$351:$T$656</c15:sqref>
                        </c15:formulaRef>
                      </c:ext>
                    </c:extLst>
                    <c:numCache>
                      <c:formatCode>General</c:formatCode>
                      <c:ptCount val="306"/>
                      <c:pt idx="43" formatCode="0.00">
                        <c:v>100</c:v>
                      </c:pt>
                      <c:pt idx="44" formatCode="0.00">
                        <c:v>100.46144685918431</c:v>
                      </c:pt>
                      <c:pt idx="45" formatCode="0.00">
                        <c:v>99.961014474262498</c:v>
                      </c:pt>
                      <c:pt idx="46" formatCode="0.00">
                        <c:v>99.590297565885564</c:v>
                      </c:pt>
                      <c:pt idx="47" formatCode="0.00">
                        <c:v>99.494605820893426</c:v>
                      </c:pt>
                      <c:pt idx="48" formatCode="0.00">
                        <c:v>100.51886190617959</c:v>
                      </c:pt>
                      <c:pt idx="49" formatCode="0.00">
                        <c:v>100.2686457137187</c:v>
                      </c:pt>
                      <c:pt idx="50" formatCode="0.00">
                        <c:v>100.4493967875927</c:v>
                      </c:pt>
                      <c:pt idx="51" formatCode="0.00">
                        <c:v>99.251477905839309</c:v>
                      </c:pt>
                      <c:pt idx="52" formatCode="0.00">
                        <c:v>98.819801811763682</c:v>
                      </c:pt>
                      <c:pt idx="53" formatCode="0.00">
                        <c:v>98.923999489644061</c:v>
                      </c:pt>
                      <c:pt idx="54" formatCode="0.00">
                        <c:v>98.69646578488495</c:v>
                      </c:pt>
                      <c:pt idx="55" formatCode="0.00">
                        <c:v>98.816257673060306</c:v>
                      </c:pt>
                      <c:pt idx="56" formatCode="0.00">
                        <c:v>99.04308255007868</c:v>
                      </c:pt>
                      <c:pt idx="57" formatCode="0.00">
                        <c:v>98.315116460397803</c:v>
                      </c:pt>
                      <c:pt idx="58" formatCode="0.00">
                        <c:v>98.485943945902306</c:v>
                      </c:pt>
                      <c:pt idx="59" formatCode="0.00">
                        <c:v>98.278966245622982</c:v>
                      </c:pt>
                      <c:pt idx="60" formatCode="0.00">
                        <c:v>98.579509207672373</c:v>
                      </c:pt>
                      <c:pt idx="61" formatCode="0.00">
                        <c:v>98.329293015211462</c:v>
                      </c:pt>
                      <c:pt idx="62" formatCode="0.00">
                        <c:v>99.931952536894457</c:v>
                      </c:pt>
                      <c:pt idx="63" formatCode="0.00">
                        <c:v>101.36165808985101</c:v>
                      </c:pt>
                      <c:pt idx="64" formatCode="0.00">
                        <c:v>100.569188675768</c:v>
                      </c:pt>
                      <c:pt idx="65" formatCode="0.00">
                        <c:v>100.77120458186251</c:v>
                      </c:pt>
                      <c:pt idx="66" formatCode="0.00">
                        <c:v>100.45294092629609</c:v>
                      </c:pt>
                      <c:pt idx="67" formatCode="0.00">
                        <c:v>102.7871106763635</c:v>
                      </c:pt>
                      <c:pt idx="68" formatCode="0.00">
                        <c:v>104.09631551340389</c:v>
                      </c:pt>
                      <c:pt idx="69" formatCode="0.00">
                        <c:v>105.91729397921721</c:v>
                      </c:pt>
                      <c:pt idx="70" formatCode="0.00">
                        <c:v>106.24122825670911</c:v>
                      </c:pt>
                      <c:pt idx="71" formatCode="0.00">
                        <c:v>106.6700690398219</c:v>
                      </c:pt>
                      <c:pt idx="72" formatCode="0.00">
                        <c:v>106.50562100398361</c:v>
                      </c:pt>
                      <c:pt idx="73" formatCode="0.00">
                        <c:v>108.0728391386325</c:v>
                      </c:pt>
                      <c:pt idx="74" formatCode="0.00">
                        <c:v>108.4194559038263</c:v>
                      </c:pt>
                      <c:pt idx="75" formatCode="0.00">
                        <c:v>107.1563248699301</c:v>
                      </c:pt>
                      <c:pt idx="76" formatCode="0.00">
                        <c:v>109.1693956534683</c:v>
                      </c:pt>
                      <c:pt idx="77" formatCode="0.00">
                        <c:v>107.95871787238261</c:v>
                      </c:pt>
                      <c:pt idx="78" formatCode="0.00">
                        <c:v>108.1295453578871</c:v>
                      </c:pt>
                      <c:pt idx="79" formatCode="0.00">
                        <c:v>109.4458384723345</c:v>
                      </c:pt>
                      <c:pt idx="80" formatCode="0.00">
                        <c:v>108.8560937920866</c:v>
                      </c:pt>
                      <c:pt idx="81" formatCode="0.00">
                        <c:v>107.7921433533223</c:v>
                      </c:pt>
                      <c:pt idx="82" formatCode="0.00">
                        <c:v>107.9225676576079</c:v>
                      </c:pt>
                      <c:pt idx="83" formatCode="0.00">
                        <c:v>108.28265214987449</c:v>
                      </c:pt>
                      <c:pt idx="84" formatCode="0.00">
                        <c:v>108.10544521470391</c:v>
                      </c:pt>
                      <c:pt idx="85" formatCode="0.00">
                        <c:v>109.0800833581423</c:v>
                      </c:pt>
                      <c:pt idx="86" formatCode="0.00">
                        <c:v>108.75544025290969</c:v>
                      </c:pt>
                      <c:pt idx="87" formatCode="0.00">
                        <c:v>108.39819107160579</c:v>
                      </c:pt>
                      <c:pt idx="88" formatCode="0.00">
                        <c:v>107.7106281631438</c:v>
                      </c:pt>
                      <c:pt idx="89" formatCode="0.00">
                        <c:v>107.86586143835321</c:v>
                      </c:pt>
                      <c:pt idx="90" formatCode="0.00">
                        <c:v>107.2187017111102</c:v>
                      </c:pt>
                      <c:pt idx="91" formatCode="0.00">
                        <c:v>104.71370447553841</c:v>
                      </c:pt>
                      <c:pt idx="92" formatCode="0.00">
                        <c:v>105.39914090077831</c:v>
                      </c:pt>
                      <c:pt idx="93" formatCode="0.00">
                        <c:v>104.7285898580927</c:v>
                      </c:pt>
                      <c:pt idx="94" formatCode="0.00">
                        <c:v>104.5769007215866</c:v>
                      </c:pt>
                      <c:pt idx="95" formatCode="0.00">
                        <c:v>103.8163285558343</c:v>
                      </c:pt>
                      <c:pt idx="96" formatCode="0.00">
                        <c:v>104.3819730928989</c:v>
                      </c:pt>
                      <c:pt idx="97" formatCode="0.00">
                        <c:v>103.4576617190491</c:v>
                      </c:pt>
                      <c:pt idx="98" formatCode="0.00">
                        <c:v>103.25210167425109</c:v>
                      </c:pt>
                      <c:pt idx="99" formatCode="0.00">
                        <c:v>103.84680814868371</c:v>
                      </c:pt>
                      <c:pt idx="100" formatCode="0.00">
                        <c:v>104.5811536880308</c:v>
                      </c:pt>
                      <c:pt idx="101" formatCode="0.00">
                        <c:v>103.5973007839635</c:v>
                      </c:pt>
                      <c:pt idx="102" formatCode="0.00">
                        <c:v>104.50530911977771</c:v>
                      </c:pt>
                      <c:pt idx="103" formatCode="0.00">
                        <c:v>106.0859949814996</c:v>
                      </c:pt>
                      <c:pt idx="104" formatCode="0.00">
                        <c:v>105.4558471200329</c:v>
                      </c:pt>
                      <c:pt idx="105" formatCode="0.00">
                        <c:v>105.6876337912361</c:v>
                      </c:pt>
                      <c:pt idx="106" formatCode="0.00">
                        <c:v>106.46238251180201</c:v>
                      </c:pt>
                      <c:pt idx="107" formatCode="0.00">
                        <c:v>106.48293851628171</c:v>
                      </c:pt>
                      <c:pt idx="108" formatCode="0.00">
                        <c:v>107.6021775188194</c:v>
                      </c:pt>
                      <c:pt idx="109" formatCode="0.00">
                        <c:v>107.53342122797319</c:v>
                      </c:pt>
                      <c:pt idx="110" formatCode="0.00">
                        <c:v>108.5505890358525</c:v>
                      </c:pt>
                      <c:pt idx="111" formatCode="0.00">
                        <c:v>108.26634911183881</c:v>
                      </c:pt>
                      <c:pt idx="112" formatCode="0.00">
                        <c:v>107.3824409192078</c:v>
                      </c:pt>
                      <c:pt idx="113" formatCode="0.00">
                        <c:v>106.5375182523143</c:v>
                      </c:pt>
                      <c:pt idx="114" formatCode="0.00">
                        <c:v>107.44907072683191</c:v>
                      </c:pt>
                      <c:pt idx="115" formatCode="0.00">
                        <c:v>108.28477863309659</c:v>
                      </c:pt>
                      <c:pt idx="116" formatCode="0.00">
                        <c:v>107.7205517515133</c:v>
                      </c:pt>
                      <c:pt idx="117" formatCode="0.00">
                        <c:v>106.6282482031217</c:v>
                      </c:pt>
                      <c:pt idx="118" formatCode="0.00">
                        <c:v>104.64140404598881</c:v>
                      </c:pt>
                      <c:pt idx="119" formatCode="0.00">
                        <c:v>104.8696465784885</c:v>
                      </c:pt>
                      <c:pt idx="120" formatCode="0.00">
                        <c:v>105.4997944399552</c:v>
                      </c:pt>
                      <c:pt idx="121" formatCode="0.00">
                        <c:v>105.8187669232623</c:v>
                      </c:pt>
                      <c:pt idx="122" formatCode="0.00">
                        <c:v>105.15530415798349</c:v>
                      </c:pt>
                      <c:pt idx="123" formatCode="0.00">
                        <c:v>104.7711195225336</c:v>
                      </c:pt>
                      <c:pt idx="124" formatCode="0.00">
                        <c:v>104.5769007215866</c:v>
                      </c:pt>
                      <c:pt idx="125" formatCode="0.00">
                        <c:v>103.4271821261997</c:v>
                      </c:pt>
                      <c:pt idx="126" formatCode="0.00">
                        <c:v>103.6058067168516</c:v>
                      </c:pt>
                      <c:pt idx="127" formatCode="0.00">
                        <c:v>103.95384113752669</c:v>
                      </c:pt>
                      <c:pt idx="128" formatCode="0.00">
                        <c:v>103.62352741036869</c:v>
                      </c:pt>
                      <c:pt idx="129" formatCode="0.00">
                        <c:v>102.95297636768311</c:v>
                      </c:pt>
                      <c:pt idx="130" formatCode="0.00">
                        <c:v>103.53279745956139</c:v>
                      </c:pt>
                      <c:pt idx="131" formatCode="0.00">
                        <c:v>106.2688725385956</c:v>
                      </c:pt>
                      <c:pt idx="132" formatCode="0.00">
                        <c:v>106.85011128595529</c:v>
                      </c:pt>
                      <c:pt idx="133" formatCode="0.00">
                        <c:v>106.5502771516466</c:v>
                      </c:pt>
                      <c:pt idx="134" formatCode="0.00">
                        <c:v>104.5861154822155</c:v>
                      </c:pt>
                      <c:pt idx="135" formatCode="0.00">
                        <c:v>104.7973461489389</c:v>
                      </c:pt>
                      <c:pt idx="136" formatCode="0.00">
                        <c:v>105.10143324969169</c:v>
                      </c:pt>
                      <c:pt idx="137" formatCode="0.00">
                        <c:v>103.9658912091184</c:v>
                      </c:pt>
                      <c:pt idx="138" formatCode="0.00">
                        <c:v>105.1248245651342</c:v>
                      </c:pt>
                      <c:pt idx="139" formatCode="0.00">
                        <c:v>105.46293539743969</c:v>
                      </c:pt>
                      <c:pt idx="140" formatCode="0.00">
                        <c:v>105.72307517827019</c:v>
                      </c:pt>
                      <c:pt idx="141" formatCode="0.00">
                        <c:v>105.7485929769347</c:v>
                      </c:pt>
                      <c:pt idx="142" formatCode="0.00">
                        <c:v>105.1687718850565</c:v>
                      </c:pt>
                      <c:pt idx="143" formatCode="0.00">
                        <c:v>104.34440522264281</c:v>
                      </c:pt>
                      <c:pt idx="144" formatCode="0.00">
                        <c:v>104.9001261713378</c:v>
                      </c:pt>
                      <c:pt idx="145" formatCode="0.00">
                        <c:v>104.6151774195835</c:v>
                      </c:pt>
                      <c:pt idx="146" formatCode="0.00">
                        <c:v>105.0985979387289</c:v>
                      </c:pt>
                      <c:pt idx="147" formatCode="0.00">
                        <c:v>104.11120089595831</c:v>
                      </c:pt>
                      <c:pt idx="148" formatCode="0.00">
                        <c:v>104.3635435716412</c:v>
                      </c:pt>
                      <c:pt idx="149" formatCode="0.00">
                        <c:v>104.7718283502743</c:v>
                      </c:pt>
                      <c:pt idx="150" formatCode="0.00">
                        <c:v>104.9596677015552</c:v>
                      </c:pt>
                      <c:pt idx="151" formatCode="0.00">
                        <c:v>104.6534541175803</c:v>
                      </c:pt>
                      <c:pt idx="152" formatCode="0.00">
                        <c:v>104.50318263655559</c:v>
                      </c:pt>
                      <c:pt idx="153" formatCode="0.00">
                        <c:v>103.8567317370532</c:v>
                      </c:pt>
                      <c:pt idx="154" formatCode="0.00">
                        <c:v>103.3874877727214</c:v>
                      </c:pt>
                      <c:pt idx="155" formatCode="0.00">
                        <c:v>103.72276329406429</c:v>
                      </c:pt>
                      <c:pt idx="156" formatCode="0.00">
                        <c:v>103.45624406356769</c:v>
                      </c:pt>
                      <c:pt idx="157" formatCode="0.00">
                        <c:v>103.9658912091184</c:v>
                      </c:pt>
                      <c:pt idx="158" formatCode="0.00">
                        <c:v>103.81987269453781</c:v>
                      </c:pt>
                      <c:pt idx="159" formatCode="0.00">
                        <c:v>104.0233062561136</c:v>
                      </c:pt>
                      <c:pt idx="160" formatCode="0.00">
                        <c:v>105.0454358581777</c:v>
                      </c:pt>
                      <c:pt idx="161" formatCode="0.00">
                        <c:v>104.2465869944286</c:v>
                      </c:pt>
                      <c:pt idx="162" formatCode="0.00">
                        <c:v>103.0529210791193</c:v>
                      </c:pt>
                      <c:pt idx="163" formatCode="0.00">
                        <c:v>103.0550475623414</c:v>
                      </c:pt>
                      <c:pt idx="164" formatCode="0.00">
                        <c:v>101.8457874367371</c:v>
                      </c:pt>
                      <c:pt idx="165" formatCode="0.00">
                        <c:v>102.12081260012189</c:v>
                      </c:pt>
                      <c:pt idx="166" formatCode="0.00">
                        <c:v>101.32621670281689</c:v>
                      </c:pt>
                      <c:pt idx="167" formatCode="0.00">
                        <c:v>100.850593288819</c:v>
                      </c:pt>
                      <c:pt idx="168" formatCode="0.00">
                        <c:v>101.04339443428459</c:v>
                      </c:pt>
                      <c:pt idx="169" formatCode="0.00">
                        <c:v>100.6797658033145</c:v>
                      </c:pt>
                      <c:pt idx="170" formatCode="0.00">
                        <c:v>100.4515232708147</c:v>
                      </c:pt>
                      <c:pt idx="171" formatCode="0.00">
                        <c:v>100.4926352797743</c:v>
                      </c:pt>
                      <c:pt idx="172" formatCode="0.00">
                        <c:v>100.1842952125775</c:v>
                      </c:pt>
                      <c:pt idx="173" formatCode="0.00">
                        <c:v>99.441443740342294</c:v>
                      </c:pt>
                      <c:pt idx="174" formatCode="0.00">
                        <c:v>99.709380626320183</c:v>
                      </c:pt>
                      <c:pt idx="175" formatCode="0.00">
                        <c:v>99.067891521002565</c:v>
                      </c:pt>
                      <c:pt idx="176" formatCode="0.00">
                        <c:v>99.235883695544317</c:v>
                      </c:pt>
                      <c:pt idx="177" formatCode="0.00">
                        <c:v>100.071591601809</c:v>
                      </c:pt>
                      <c:pt idx="178" formatCode="0.00">
                        <c:v>101.180907015977</c:v>
                      </c:pt>
                      <c:pt idx="179" formatCode="0.00">
                        <c:v>100.8541374275224</c:v>
                      </c:pt>
                      <c:pt idx="180" formatCode="0.00">
                        <c:v>101.2907753157828</c:v>
                      </c:pt>
                      <c:pt idx="181" formatCode="0.00">
                        <c:v>100.2147748054268</c:v>
                      </c:pt>
                      <c:pt idx="182" formatCode="0.00">
                        <c:v>100.96896752151299</c:v>
                      </c:pt>
                      <c:pt idx="183" formatCode="0.00">
                        <c:v>101.5253972979487</c:v>
                      </c:pt>
                      <c:pt idx="184" formatCode="0.00">
                        <c:v>102.18886006322749</c:v>
                      </c:pt>
                      <c:pt idx="185" formatCode="0.00">
                        <c:v>102.0081089893534</c:v>
                      </c:pt>
                      <c:pt idx="186" formatCode="0.00">
                        <c:v>102.06127106990461</c:v>
                      </c:pt>
                      <c:pt idx="187" formatCode="0.00">
                        <c:v>102.01803257772301</c:v>
                      </c:pt>
                      <c:pt idx="188" formatCode="0.00">
                        <c:v>102.4766441259445</c:v>
                      </c:pt>
                      <c:pt idx="189" formatCode="0.00">
                        <c:v>102.78994598732621</c:v>
                      </c:pt>
                      <c:pt idx="190" formatCode="0.00">
                        <c:v>102.5142119962007</c:v>
                      </c:pt>
                      <c:pt idx="191" formatCode="0.00">
                        <c:v>101.614000765534</c:v>
                      </c:pt>
                      <c:pt idx="192" formatCode="0.00">
                        <c:v>102.2122513786699</c:v>
                      </c:pt>
                      <c:pt idx="193" formatCode="0.00">
                        <c:v>102.17680999163581</c:v>
                      </c:pt>
                      <c:pt idx="194" formatCode="0.00">
                        <c:v>103.49806490026801</c:v>
                      </c:pt>
                      <c:pt idx="195" formatCode="0.00">
                        <c:v>103.3896142559435</c:v>
                      </c:pt>
                      <c:pt idx="196" formatCode="0.00">
                        <c:v>103.7078779115099</c:v>
                      </c:pt>
                      <c:pt idx="197" formatCode="0.00">
                        <c:v>105.1687718850565</c:v>
                      </c:pt>
                      <c:pt idx="198" formatCode="0.00">
                        <c:v>106.178851415529</c:v>
                      </c:pt>
                      <c:pt idx="199" formatCode="0.00">
                        <c:v>105.6181686726492</c:v>
                      </c:pt>
                      <c:pt idx="200" formatCode="0.00">
                        <c:v>104.74489289612841</c:v>
                      </c:pt>
                      <c:pt idx="201" formatCode="0.00">
                        <c:v>104.83987581337981</c:v>
                      </c:pt>
                      <c:pt idx="202" formatCode="0.00">
                        <c:v>105.4544294645515</c:v>
                      </c:pt>
                      <c:pt idx="203" formatCode="0.00">
                        <c:v>106.9918768340918</c:v>
                      </c:pt>
                      <c:pt idx="204" formatCode="0.00">
                        <c:v>106.42268815832379</c:v>
                      </c:pt>
                      <c:pt idx="205" formatCode="0.00">
                        <c:v>105.042600547215</c:v>
                      </c:pt>
                      <c:pt idx="206" formatCode="0.00">
                        <c:v>105.2559576971604</c:v>
                      </c:pt>
                      <c:pt idx="207" formatCode="0.00">
                        <c:v>105.74150469952799</c:v>
                      </c:pt>
                      <c:pt idx="208" formatCode="0.00">
                        <c:v>105.61604218942711</c:v>
                      </c:pt>
                      <c:pt idx="209" formatCode="0.00">
                        <c:v>106.1200187130523</c:v>
                      </c:pt>
                      <c:pt idx="210" formatCode="0.00">
                        <c:v>106.2780872992245</c:v>
                      </c:pt>
                      <c:pt idx="211" formatCode="0.00">
                        <c:v>106.14624533945759</c:v>
                      </c:pt>
                      <c:pt idx="212" formatCode="0.00">
                        <c:v>107.1223011383773</c:v>
                      </c:pt>
                      <c:pt idx="213" formatCode="0.00">
                        <c:v>106.2419370844498</c:v>
                      </c:pt>
                      <c:pt idx="214" formatCode="0.00">
                        <c:v>107.1251364493401</c:v>
                      </c:pt>
                      <c:pt idx="215" formatCode="0.00">
                        <c:v>107.96297083882671</c:v>
                      </c:pt>
                      <c:pt idx="216" formatCode="0.00">
                        <c:v>108.11111583662939</c:v>
                      </c:pt>
                      <c:pt idx="217" formatCode="0.00">
                        <c:v>109.12473950580529</c:v>
                      </c:pt>
                      <c:pt idx="218" formatCode="0.00">
                        <c:v>111.57303052212249</c:v>
                      </c:pt>
                      <c:pt idx="219" formatCode="0.00">
                        <c:v>110.14686910786941</c:v>
                      </c:pt>
                      <c:pt idx="220" formatCode="0.00">
                        <c:v>108.286196288578</c:v>
                      </c:pt>
                      <c:pt idx="221" formatCode="0.00">
                        <c:v>108.6746338904719</c:v>
                      </c:pt>
                      <c:pt idx="222" formatCode="0.00">
                        <c:v>110.66927515275241</c:v>
                      </c:pt>
                      <c:pt idx="223" formatCode="0.00">
                        <c:v>111.1257602177518</c:v>
                      </c:pt>
                      <c:pt idx="224" formatCode="0.00">
                        <c:v>115.1037014984618</c:v>
                      </c:pt>
                      <c:pt idx="225" formatCode="0.00">
                        <c:v>113.1076425807001</c:v>
                      </c:pt>
                      <c:pt idx="226" formatCode="0.00">
                        <c:v>114.7655906661563</c:v>
                      </c:pt>
                      <c:pt idx="227" formatCode="0.00">
                        <c:v>116.0747955031968</c:v>
                      </c:pt>
                      <c:pt idx="228" formatCode="0.00">
                        <c:v>115.3702207289584</c:v>
                      </c:pt>
                      <c:pt idx="229" formatCode="0.00">
                        <c:v>117.97445384822581</c:v>
                      </c:pt>
                      <c:pt idx="230" formatCode="0.00">
                        <c:v>117.5420689264095</c:v>
                      </c:pt>
                      <c:pt idx="231" formatCode="0.00">
                        <c:v>121.6412197507762</c:v>
                      </c:pt>
                      <c:pt idx="232" formatCode="0.00">
                        <c:v>123.7903854605254</c:v>
                      </c:pt>
                      <c:pt idx="233" formatCode="0.00">
                        <c:v>123.963339429252</c:v>
                      </c:pt>
                      <c:pt idx="234" formatCode="0.00">
                        <c:v>125.1463729284509</c:v>
                      </c:pt>
                      <c:pt idx="235" formatCode="0.00">
                        <c:v>124.75510001559419</c:v>
                      </c:pt>
                      <c:pt idx="236" formatCode="0.00">
                        <c:v>122.3592622520875</c:v>
                      </c:pt>
                      <c:pt idx="237" formatCode="0.00">
                        <c:v>122.76542054749859</c:v>
                      </c:pt>
                      <c:pt idx="238" formatCode="0.00">
                        <c:v>124.599157912644</c:v>
                      </c:pt>
                      <c:pt idx="239" formatCode="0.00">
                        <c:v>127.2629325621288</c:v>
                      </c:pt>
                      <c:pt idx="240" formatCode="0.00">
                        <c:v>126.1706290137371</c:v>
                      </c:pt>
                      <c:pt idx="241" formatCode="0.00">
                        <c:v>128.6387672067934</c:v>
                      </c:pt>
                      <c:pt idx="242" formatCode="0.00">
                        <c:v>130.8382596861311</c:v>
                      </c:pt>
                      <c:pt idx="243" formatCode="0.00">
                        <c:v>134.77296247465941</c:v>
                      </c:pt>
                      <c:pt idx="244" formatCode="0.00">
                        <c:v>131.58749060803251</c:v>
                      </c:pt>
                      <c:pt idx="245" formatCode="0.00">
                        <c:v>128.37012149307481</c:v>
                      </c:pt>
                      <c:pt idx="246" formatCode="0.00">
                        <c:v>129.584343412864</c:v>
                      </c:pt>
                      <c:pt idx="247" formatCode="0.00">
                        <c:v>127.1452671571755</c:v>
                      </c:pt>
                      <c:pt idx="248" formatCode="0.00">
                        <c:v>127.67830561816859</c:v>
                      </c:pt>
                      <c:pt idx="249" formatCode="0.00">
                        <c:v>128.59836402557451</c:v>
                      </c:pt>
                      <c:pt idx="250" formatCode="0.00">
                        <c:v>130.2293766568848</c:v>
                      </c:pt>
                      <c:pt idx="251" formatCode="0.00">
                        <c:v>132.61812614298481</c:v>
                      </c:pt>
                      <c:pt idx="252" formatCode="0.00">
                        <c:v>133.7437445951883</c:v>
                      </c:pt>
                      <c:pt idx="253" formatCode="0.00">
                        <c:v>133.6530146443811</c:v>
                      </c:pt>
                      <c:pt idx="254" formatCode="0.00">
                        <c:v>133.37161003133019</c:v>
                      </c:pt>
                      <c:pt idx="255" formatCode="0.00">
                        <c:v>134.52841690412399</c:v>
                      </c:pt>
                      <c:pt idx="256" formatCode="0.00">
                        <c:v>134.97639603623529</c:v>
                      </c:pt>
                      <c:pt idx="257" formatCode="0.00">
                        <c:v>135.31308921305941</c:v>
                      </c:pt>
                      <c:pt idx="258" formatCode="0.00">
                        <c:v>134.7105856334793</c:v>
                      </c:pt>
                      <c:pt idx="259" formatCode="0.00">
                        <c:v>133.17526474716109</c:v>
                      </c:pt>
                      <c:pt idx="260" formatCode="0.00">
                        <c:v>131.9560810331873</c:v>
                      </c:pt>
                      <c:pt idx="261" formatCode="0.00">
                        <c:v>129.51204298331419</c:v>
                      </c:pt>
                      <c:pt idx="262" formatCode="0.00">
                        <c:v>130.92261018727231</c:v>
                      </c:pt>
                      <c:pt idx="263" formatCode="0.00">
                        <c:v>133.481478331136</c:v>
                      </c:pt>
                      <c:pt idx="264" formatCode="0.00">
                        <c:v>132.50258722125349</c:v>
                      </c:pt>
                      <c:pt idx="265" formatCode="0.00">
                        <c:v>131.02255489870851</c:v>
                      </c:pt>
                      <c:pt idx="266" formatCode="0.00">
                        <c:v>132.83715391485561</c:v>
                      </c:pt>
                      <c:pt idx="267" formatCode="0.00">
                        <c:v>131.7172060845773</c:v>
                      </c:pt>
                      <c:pt idx="268" formatCode="0.00">
                        <c:v>129.92032776194731</c:v>
                      </c:pt>
                      <c:pt idx="269" formatCode="0.00">
                        <c:v>130.22228837947799</c:v>
                      </c:pt>
                      <c:pt idx="270" formatCode="0.00">
                        <c:v>129.69775585137299</c:v>
                      </c:pt>
                      <c:pt idx="271" formatCode="0.00">
                        <c:v>131.45564864826551</c:v>
                      </c:pt>
                      <c:pt idx="272" formatCode="0.00">
                        <c:v>131.67325876465489</c:v>
                      </c:pt>
                      <c:pt idx="273" formatCode="0.00">
                        <c:v>131.52369611137101</c:v>
                      </c:pt>
                      <c:pt idx="274" formatCode="0.00">
                        <c:v>130.4016217978706</c:v>
                      </c:pt>
                      <c:pt idx="275" formatCode="0.00">
                        <c:v>129.52409305490579</c:v>
                      </c:pt>
                      <c:pt idx="276" formatCode="0.00">
                        <c:v>127.4642396404826</c:v>
                      </c:pt>
                      <c:pt idx="277" formatCode="0.00">
                        <c:v>125.01949276286879</c:v>
                      </c:pt>
                      <c:pt idx="278" formatCode="0.00">
                        <c:v>125.30656799784521</c:v>
                      </c:pt>
                      <c:pt idx="279" formatCode="0.00">
                        <c:v>125.0287075234976</c:v>
                      </c:pt>
                      <c:pt idx="280" formatCode="0.00">
                        <c:v>123.235373339571</c:v>
                      </c:pt>
                      <c:pt idx="281" formatCode="0.00">
                        <c:v>123.746438140603</c:v>
                      </c:pt>
                      <c:pt idx="282" formatCode="0.00">
                        <c:v>123.18221125901979</c:v>
                      </c:pt>
                      <c:pt idx="283" formatCode="0.00">
                        <c:v>124.58001956364571</c:v>
                      </c:pt>
                      <c:pt idx="284" formatCode="0.00">
                        <c:v>123.1113284849516</c:v>
                      </c:pt>
                      <c:pt idx="285" formatCode="0.00">
                        <c:v>121.65468747784919</c:v>
                      </c:pt>
                      <c:pt idx="286" formatCode="0.00">
                        <c:v>119.9839804930606</c:v>
                      </c:pt>
                      <c:pt idx="287" formatCode="0.00">
                        <c:v>119.8606444661818</c:v>
                      </c:pt>
                      <c:pt idx="288" formatCode="0.00">
                        <c:v>119.6430343497923</c:v>
                      </c:pt>
                      <c:pt idx="289" formatCode="0.00">
                        <c:v>118.2331759735749</c:v>
                      </c:pt>
                      <c:pt idx="290" formatCode="0.00">
                        <c:v>117.8830150696778</c:v>
                      </c:pt>
                      <c:pt idx="291" formatCode="0.00">
                        <c:v>117.14016359744259</c:v>
                      </c:pt>
                      <c:pt idx="292" formatCode="0.00">
                        <c:v>121.7028877642156</c:v>
                      </c:pt>
                      <c:pt idx="293" formatCode="0.00">
                        <c:v>121.05643686471311</c:v>
                      </c:pt>
                      <c:pt idx="294" formatCode="0.00">
                        <c:v>121.22372021151421</c:v>
                      </c:pt>
                      <c:pt idx="295" formatCode="0.00">
                        <c:v>122.2316732587646</c:v>
                      </c:pt>
                      <c:pt idx="296" formatCode="0.00">
                        <c:v>121.91482725867959</c:v>
                      </c:pt>
                      <c:pt idx="297" formatCode="0.00">
                        <c:v>123.85347112944611</c:v>
                      </c:pt>
                      <c:pt idx="298" formatCode="0.00">
                        <c:v>122.8511887041211</c:v>
                      </c:pt>
                      <c:pt idx="299" formatCode="0.00">
                        <c:v>122.7973177958293</c:v>
                      </c:pt>
                      <c:pt idx="300" formatCode="0.00">
                        <c:v>122.2295467755426</c:v>
                      </c:pt>
                      <c:pt idx="301" formatCode="0.00">
                        <c:v>123.1666170487248</c:v>
                      </c:pt>
                      <c:pt idx="302" formatCode="0.00">
                        <c:v>121.556869249635</c:v>
                      </c:pt>
                      <c:pt idx="303" formatCode="0.00">
                        <c:v>122.59601071747549</c:v>
                      </c:pt>
                      <c:pt idx="304" formatCode="0.00">
                        <c:v>122.44148627000671</c:v>
                      </c:pt>
                      <c:pt idx="305" formatCode="0.00">
                        <c:v>122.99011894129499</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6-9FA7-496F-AACE-0D3A1E3D5DFE}"/>
                  </c:ext>
                </c:extLst>
              </c15:ser>
            </c15:filteredLineSeries>
            <c15:filteredLineSeries>
              <c15:ser>
                <c:idx val="4"/>
                <c:order val="5"/>
                <c:tx>
                  <c:strRef>
                    <c:extLst xmlns:c15="http://schemas.microsoft.com/office/drawing/2012/chart" xmlns:c16r2="http://schemas.microsoft.com/office/drawing/2015/06/chart">
                      <c:ext xmlns:c15="http://schemas.microsoft.com/office/drawing/2012/chart" uri="{02D57815-91ED-43cb-92C2-25804820EDAC}">
                        <c15:formulaRef>
                          <c15:sqref>Currency!$U$350</c15:sqref>
                        </c15:formulaRef>
                      </c:ext>
                    </c:extLst>
                    <c:strCache>
                      <c:ptCount val="1"/>
                      <c:pt idx="0">
                        <c:v>Won</c:v>
                      </c:pt>
                    </c:strCache>
                  </c:strRef>
                </c:tx>
                <c:spPr>
                  <a:ln w="28575" cap="rnd">
                    <a:solidFill>
                      <a:schemeClr val="accent5"/>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Currency!$U$351:$U$656</c15:sqref>
                        </c15:formulaRef>
                      </c:ext>
                    </c:extLst>
                    <c:numCache>
                      <c:formatCode>General</c:formatCode>
                      <c:ptCount val="306"/>
                      <c:pt idx="43" formatCode="0.00">
                        <c:v>100</c:v>
                      </c:pt>
                      <c:pt idx="44" formatCode="0.00">
                        <c:v>100.5118687958567</c:v>
                      </c:pt>
                      <c:pt idx="45" formatCode="0.00">
                        <c:v>100.67328441950799</c:v>
                      </c:pt>
                      <c:pt idx="46" formatCode="0.00">
                        <c:v>100.98575744497199</c:v>
                      </c:pt>
                      <c:pt idx="47" formatCode="0.00">
                        <c:v>100.8277945619335</c:v>
                      </c:pt>
                      <c:pt idx="48" formatCode="0.00">
                        <c:v>101.3621061717738</c:v>
                      </c:pt>
                      <c:pt idx="49" formatCode="0.00">
                        <c:v>101.8429003021148</c:v>
                      </c:pt>
                      <c:pt idx="50" formatCode="0.00">
                        <c:v>102.0138109624514</c:v>
                      </c:pt>
                      <c:pt idx="51" formatCode="0.00">
                        <c:v>101.5217954251187</c:v>
                      </c:pt>
                      <c:pt idx="52" formatCode="0.00">
                        <c:v>101.3759171342253</c:v>
                      </c:pt>
                      <c:pt idx="53" formatCode="0.00">
                        <c:v>101.6685369011653</c:v>
                      </c:pt>
                      <c:pt idx="54" formatCode="0.00">
                        <c:v>101.90850237375911</c:v>
                      </c:pt>
                      <c:pt idx="55" formatCode="0.00">
                        <c:v>101.8532585239534</c:v>
                      </c:pt>
                      <c:pt idx="56" formatCode="0.00">
                        <c:v>101.8774277082434</c:v>
                      </c:pt>
                      <c:pt idx="57" formatCode="0.00">
                        <c:v>101.5338800172637</c:v>
                      </c:pt>
                      <c:pt idx="58" formatCode="0.00">
                        <c:v>101.3759171342253</c:v>
                      </c:pt>
                      <c:pt idx="59" formatCode="0.00">
                        <c:v>101.55891238670689</c:v>
                      </c:pt>
                      <c:pt idx="60" formatCode="0.00">
                        <c:v>101.8429003021148</c:v>
                      </c:pt>
                      <c:pt idx="61" formatCode="0.00">
                        <c:v>101.6927060854553</c:v>
                      </c:pt>
                      <c:pt idx="62" formatCode="0.00">
                        <c:v>101.971514889944</c:v>
                      </c:pt>
                      <c:pt idx="63" formatCode="0.00">
                        <c:v>102.1234354769098</c:v>
                      </c:pt>
                      <c:pt idx="64" formatCode="0.00">
                        <c:v>102.2373759171342</c:v>
                      </c:pt>
                      <c:pt idx="65" formatCode="0.00">
                        <c:v>102.0233059991368</c:v>
                      </c:pt>
                      <c:pt idx="66" formatCode="0.00">
                        <c:v>102.13897280966761</c:v>
                      </c:pt>
                      <c:pt idx="67" formatCode="0.00">
                        <c:v>102.43763487268021</c:v>
                      </c:pt>
                      <c:pt idx="68" formatCode="0.00">
                        <c:v>103.9628830384117</c:v>
                      </c:pt>
                      <c:pt idx="69" formatCode="0.00">
                        <c:v>105.32498921018561</c:v>
                      </c:pt>
                      <c:pt idx="70" formatCode="0.00">
                        <c:v>104.80103582218381</c:v>
                      </c:pt>
                      <c:pt idx="71" formatCode="0.00">
                        <c:v>104.845058264998</c:v>
                      </c:pt>
                      <c:pt idx="72" formatCode="0.00">
                        <c:v>104.15796288303839</c:v>
                      </c:pt>
                      <c:pt idx="73" formatCode="0.00">
                        <c:v>104.88994389296499</c:v>
                      </c:pt>
                      <c:pt idx="74" formatCode="0.00">
                        <c:v>105.27578765645229</c:v>
                      </c:pt>
                      <c:pt idx="75" formatCode="0.00">
                        <c:v>104.2425550280535</c:v>
                      </c:pt>
                      <c:pt idx="76" formatCode="0.00">
                        <c:v>105.1411307725507</c:v>
                      </c:pt>
                      <c:pt idx="77" formatCode="0.00">
                        <c:v>104.7829089339663</c:v>
                      </c:pt>
                      <c:pt idx="78" formatCode="0.00">
                        <c:v>104.21752265861031</c:v>
                      </c:pt>
                      <c:pt idx="79" formatCode="0.00">
                        <c:v>104.6197669400086</c:v>
                      </c:pt>
                      <c:pt idx="80" formatCode="0.00">
                        <c:v>104.2166594734571</c:v>
                      </c:pt>
                      <c:pt idx="81" formatCode="0.00">
                        <c:v>103.7358653431161</c:v>
                      </c:pt>
                      <c:pt idx="82" formatCode="0.00">
                        <c:v>104.50237375917131</c:v>
                      </c:pt>
                      <c:pt idx="83" formatCode="0.00">
                        <c:v>105.0410012947778</c:v>
                      </c:pt>
                      <c:pt idx="84" formatCode="0.00">
                        <c:v>104.845058264998</c:v>
                      </c:pt>
                      <c:pt idx="85" formatCode="0.00">
                        <c:v>104.81312041432901</c:v>
                      </c:pt>
                      <c:pt idx="86" formatCode="0.00">
                        <c:v>104.709538195943</c:v>
                      </c:pt>
                      <c:pt idx="87" formatCode="0.00">
                        <c:v>104.35735865343111</c:v>
                      </c:pt>
                      <c:pt idx="88" formatCode="0.00">
                        <c:v>104.424687095382</c:v>
                      </c:pt>
                      <c:pt idx="89" formatCode="0.00">
                        <c:v>104.81657315494169</c:v>
                      </c:pt>
                      <c:pt idx="90" formatCode="0.00">
                        <c:v>104.6318515321536</c:v>
                      </c:pt>
                      <c:pt idx="91" formatCode="0.00">
                        <c:v>103.98359948208901</c:v>
                      </c:pt>
                      <c:pt idx="92" formatCode="0.00">
                        <c:v>103.4182132067328</c:v>
                      </c:pt>
                      <c:pt idx="93" formatCode="0.00">
                        <c:v>102.885627967199</c:v>
                      </c:pt>
                      <c:pt idx="94" formatCode="0.00">
                        <c:v>102.9192921881744</c:v>
                      </c:pt>
                      <c:pt idx="95" formatCode="0.00">
                        <c:v>102.87440656020721</c:v>
                      </c:pt>
                      <c:pt idx="96" formatCode="0.00">
                        <c:v>102.83211048769959</c:v>
                      </c:pt>
                      <c:pt idx="97" formatCode="0.00">
                        <c:v>102.05351747949931</c:v>
                      </c:pt>
                      <c:pt idx="98" formatCode="0.00">
                        <c:v>101.747086750108</c:v>
                      </c:pt>
                      <c:pt idx="99" formatCode="0.00">
                        <c:v>102.31333621061719</c:v>
                      </c:pt>
                      <c:pt idx="100" formatCode="0.00">
                        <c:v>102.4954682779456</c:v>
                      </c:pt>
                      <c:pt idx="101" formatCode="0.00">
                        <c:v>102.8398791540785</c:v>
                      </c:pt>
                      <c:pt idx="102" formatCode="0.00">
                        <c:v>103.0789814415192</c:v>
                      </c:pt>
                      <c:pt idx="103" formatCode="0.00">
                        <c:v>102.7906776003453</c:v>
                      </c:pt>
                      <c:pt idx="104" formatCode="0.00">
                        <c:v>103.2067328441951</c:v>
                      </c:pt>
                      <c:pt idx="105" formatCode="0.00">
                        <c:v>103.40353905912821</c:v>
                      </c:pt>
                      <c:pt idx="106" formatCode="0.00">
                        <c:v>103.49589987052219</c:v>
                      </c:pt>
                      <c:pt idx="107" formatCode="0.00">
                        <c:v>103.7444971946483</c:v>
                      </c:pt>
                      <c:pt idx="108" formatCode="0.00">
                        <c:v>103.77211911955111</c:v>
                      </c:pt>
                      <c:pt idx="109" formatCode="0.00">
                        <c:v>103.5028053517479</c:v>
                      </c:pt>
                      <c:pt idx="110" formatCode="0.00">
                        <c:v>103.8230470435908</c:v>
                      </c:pt>
                      <c:pt idx="111" formatCode="0.00">
                        <c:v>104.14242555028051</c:v>
                      </c:pt>
                      <c:pt idx="112" formatCode="0.00">
                        <c:v>103.7315494173501</c:v>
                      </c:pt>
                      <c:pt idx="113" formatCode="0.00">
                        <c:v>102.9831678895123</c:v>
                      </c:pt>
                      <c:pt idx="114" formatCode="0.00">
                        <c:v>103.3172205438067</c:v>
                      </c:pt>
                      <c:pt idx="115" formatCode="0.00">
                        <c:v>103.48899438929649</c:v>
                      </c:pt>
                      <c:pt idx="116" formatCode="0.00">
                        <c:v>103.4423823910229</c:v>
                      </c:pt>
                      <c:pt idx="117" formatCode="0.00">
                        <c:v>102.80103582218391</c:v>
                      </c:pt>
                      <c:pt idx="118" formatCode="0.00">
                        <c:v>101.83167889512301</c:v>
                      </c:pt>
                      <c:pt idx="119" formatCode="0.00">
                        <c:v>102.180405697022</c:v>
                      </c:pt>
                      <c:pt idx="120" formatCode="0.00">
                        <c:v>102.28398791540781</c:v>
                      </c:pt>
                      <c:pt idx="121" formatCode="0.00">
                        <c:v>102.416918429003</c:v>
                      </c:pt>
                      <c:pt idx="122" formatCode="0.00">
                        <c:v>101.77557186016401</c:v>
                      </c:pt>
                      <c:pt idx="123" formatCode="0.00">
                        <c:v>101.8601640051791</c:v>
                      </c:pt>
                      <c:pt idx="124" formatCode="0.00">
                        <c:v>101.1411307725507</c:v>
                      </c:pt>
                      <c:pt idx="125" formatCode="0.00">
                        <c:v>101.19033232628399</c:v>
                      </c:pt>
                      <c:pt idx="126" formatCode="0.00">
                        <c:v>101.1428571428571</c:v>
                      </c:pt>
                      <c:pt idx="127" formatCode="0.00">
                        <c:v>101.3810962451446</c:v>
                      </c:pt>
                      <c:pt idx="128" formatCode="0.00">
                        <c:v>101.210185584808</c:v>
                      </c:pt>
                      <c:pt idx="129" formatCode="0.00">
                        <c:v>100.8295209322399</c:v>
                      </c:pt>
                      <c:pt idx="130" formatCode="0.00">
                        <c:v>100.80276219249021</c:v>
                      </c:pt>
                      <c:pt idx="131" formatCode="0.00">
                        <c:v>100.90548122572289</c:v>
                      </c:pt>
                      <c:pt idx="132" formatCode="0.00">
                        <c:v>101.0168321104877</c:v>
                      </c:pt>
                      <c:pt idx="133" formatCode="0.00">
                        <c:v>100.5800604229607</c:v>
                      </c:pt>
                      <c:pt idx="134" formatCode="0.00">
                        <c:v>100.29089339663361</c:v>
                      </c:pt>
                      <c:pt idx="135" formatCode="0.00">
                        <c:v>99.875701337936917</c:v>
                      </c:pt>
                      <c:pt idx="136" formatCode="0.00">
                        <c:v>100.3141993957704</c:v>
                      </c:pt>
                      <c:pt idx="137" formatCode="0.00">
                        <c:v>99.616745791972363</c:v>
                      </c:pt>
                      <c:pt idx="138" formatCode="0.00">
                        <c:v>100.01985325852399</c:v>
                      </c:pt>
                      <c:pt idx="139" formatCode="0.00">
                        <c:v>100.59646094087179</c:v>
                      </c:pt>
                      <c:pt idx="140" formatCode="0.00">
                        <c:v>100.6396201985326</c:v>
                      </c:pt>
                      <c:pt idx="141" formatCode="0.00">
                        <c:v>101.0513595166163</c:v>
                      </c:pt>
                      <c:pt idx="142" formatCode="0.00">
                        <c:v>101.1091929218817</c:v>
                      </c:pt>
                      <c:pt idx="143" formatCode="0.00">
                        <c:v>100.45835131635739</c:v>
                      </c:pt>
                      <c:pt idx="144" formatCode="0.00">
                        <c:v>100.6931376780319</c:v>
                      </c:pt>
                      <c:pt idx="145" formatCode="0.00">
                        <c:v>100.8139835994821</c:v>
                      </c:pt>
                      <c:pt idx="146" formatCode="0.00">
                        <c:v>101.1437203280104</c:v>
                      </c:pt>
                      <c:pt idx="147" formatCode="0.00">
                        <c:v>101.5891238670695</c:v>
                      </c:pt>
                      <c:pt idx="148" formatCode="0.00">
                        <c:v>101.83685800604231</c:v>
                      </c:pt>
                      <c:pt idx="149" formatCode="0.00">
                        <c:v>101.4130340958136</c:v>
                      </c:pt>
                      <c:pt idx="150" formatCode="0.00">
                        <c:v>101.3042727665084</c:v>
                      </c:pt>
                      <c:pt idx="151" formatCode="0.00">
                        <c:v>101.5899870522227</c:v>
                      </c:pt>
                      <c:pt idx="152" formatCode="0.00">
                        <c:v>101.79283556322829</c:v>
                      </c:pt>
                      <c:pt idx="153" formatCode="0.00">
                        <c:v>101.92749244712989</c:v>
                      </c:pt>
                      <c:pt idx="154" formatCode="0.00">
                        <c:v>102.392749244713</c:v>
                      </c:pt>
                      <c:pt idx="155" formatCode="0.00">
                        <c:v>102.7768666378938</c:v>
                      </c:pt>
                      <c:pt idx="156" formatCode="0.00">
                        <c:v>102.7846353042728</c:v>
                      </c:pt>
                      <c:pt idx="157" formatCode="0.00">
                        <c:v>102.6447993094519</c:v>
                      </c:pt>
                      <c:pt idx="158" formatCode="0.00">
                        <c:v>102.5524384980578</c:v>
                      </c:pt>
                      <c:pt idx="159" formatCode="0.00">
                        <c:v>102.7699611566681</c:v>
                      </c:pt>
                      <c:pt idx="160" formatCode="0.00">
                        <c:v>102.87613293051361</c:v>
                      </c:pt>
                      <c:pt idx="161" formatCode="0.00">
                        <c:v>102.8959861890375</c:v>
                      </c:pt>
                      <c:pt idx="162" formatCode="0.00">
                        <c:v>101.4777729823047</c:v>
                      </c:pt>
                      <c:pt idx="163" formatCode="0.00">
                        <c:v>101.5718601640052</c:v>
                      </c:pt>
                      <c:pt idx="164" formatCode="0.00">
                        <c:v>100.885627967199</c:v>
                      </c:pt>
                      <c:pt idx="165" formatCode="0.00">
                        <c:v>100.3651273198101</c:v>
                      </c:pt>
                      <c:pt idx="166" formatCode="0.00">
                        <c:v>100.7406128614588</c:v>
                      </c:pt>
                      <c:pt idx="167" formatCode="0.00">
                        <c:v>100.4920155373328</c:v>
                      </c:pt>
                      <c:pt idx="168" formatCode="0.00">
                        <c:v>100.09149762624099</c:v>
                      </c:pt>
                      <c:pt idx="169" formatCode="0.00">
                        <c:v>100.4592145015106</c:v>
                      </c:pt>
                      <c:pt idx="170" formatCode="0.00">
                        <c:v>100.4056970220112</c:v>
                      </c:pt>
                      <c:pt idx="171" formatCode="0.00">
                        <c:v>100.1950798446267</c:v>
                      </c:pt>
                      <c:pt idx="172" formatCode="0.00">
                        <c:v>100.30643072939149</c:v>
                      </c:pt>
                      <c:pt idx="173" formatCode="0.00">
                        <c:v>100.13206732844191</c:v>
                      </c:pt>
                      <c:pt idx="174" formatCode="0.00">
                        <c:v>99.884333189469118</c:v>
                      </c:pt>
                      <c:pt idx="175" formatCode="0.00">
                        <c:v>99.695295640915006</c:v>
                      </c:pt>
                      <c:pt idx="176" formatCode="0.00">
                        <c:v>99.783340526542915</c:v>
                      </c:pt>
                      <c:pt idx="177" formatCode="0.00">
                        <c:v>100.0207164436772</c:v>
                      </c:pt>
                      <c:pt idx="178" formatCode="0.00">
                        <c:v>100.5800604229607</c:v>
                      </c:pt>
                      <c:pt idx="179" formatCode="0.00">
                        <c:v>100.7949935261114</c:v>
                      </c:pt>
                      <c:pt idx="180" formatCode="0.00">
                        <c:v>100.80103582218381</c:v>
                      </c:pt>
                      <c:pt idx="181" formatCode="0.00">
                        <c:v>100.2011221406992</c:v>
                      </c:pt>
                      <c:pt idx="182" formatCode="0.00">
                        <c:v>100.1053085886923</c:v>
                      </c:pt>
                      <c:pt idx="183" formatCode="0.00">
                        <c:v>100.01985325852399</c:v>
                      </c:pt>
                      <c:pt idx="184" formatCode="0.00">
                        <c:v>99.7747086750108</c:v>
                      </c:pt>
                      <c:pt idx="185" formatCode="0.00">
                        <c:v>99.805783340526489</c:v>
                      </c:pt>
                      <c:pt idx="186" formatCode="0.00">
                        <c:v>99.975830815709912</c:v>
                      </c:pt>
                      <c:pt idx="187" formatCode="0.00">
                        <c:v>100.1432887354338</c:v>
                      </c:pt>
                      <c:pt idx="188" formatCode="0.00">
                        <c:v>100.2114803625378</c:v>
                      </c:pt>
                      <c:pt idx="189" formatCode="0.00">
                        <c:v>100.1148036253777</c:v>
                      </c:pt>
                      <c:pt idx="190" formatCode="0.00">
                        <c:v>100.8511005610704</c:v>
                      </c:pt>
                      <c:pt idx="191" formatCode="0.00">
                        <c:v>100.6214933103151</c:v>
                      </c:pt>
                      <c:pt idx="192" formatCode="0.00">
                        <c:v>101.0038843331895</c:v>
                      </c:pt>
                      <c:pt idx="193" formatCode="0.00">
                        <c:v>100.98575744497199</c:v>
                      </c:pt>
                      <c:pt idx="194" formatCode="0.00">
                        <c:v>101.62537764350451</c:v>
                      </c:pt>
                      <c:pt idx="195" formatCode="0.00">
                        <c:v>101.68839015968921</c:v>
                      </c:pt>
                      <c:pt idx="196" formatCode="0.00">
                        <c:v>101.8187311178247</c:v>
                      </c:pt>
                      <c:pt idx="197" formatCode="0.00">
                        <c:v>102.9728096676737</c:v>
                      </c:pt>
                      <c:pt idx="198" formatCode="0.00">
                        <c:v>103.3569270608545</c:v>
                      </c:pt>
                      <c:pt idx="199" formatCode="0.00">
                        <c:v>102.87958567112641</c:v>
                      </c:pt>
                      <c:pt idx="200" formatCode="0.00">
                        <c:v>102.2149331031506</c:v>
                      </c:pt>
                      <c:pt idx="201" formatCode="0.00">
                        <c:v>102.2045748813121</c:v>
                      </c:pt>
                      <c:pt idx="202" formatCode="0.00">
                        <c:v>102.22960725075529</c:v>
                      </c:pt>
                      <c:pt idx="203" formatCode="0.00">
                        <c:v>103.1247302546396</c:v>
                      </c:pt>
                      <c:pt idx="204" formatCode="0.00">
                        <c:v>102.61027190332329</c:v>
                      </c:pt>
                      <c:pt idx="205" formatCode="0.00">
                        <c:v>102.0336642209754</c:v>
                      </c:pt>
                      <c:pt idx="206" formatCode="0.00">
                        <c:v>101.8791540785498</c:v>
                      </c:pt>
                      <c:pt idx="207" formatCode="0.00">
                        <c:v>102.164005179111</c:v>
                      </c:pt>
                      <c:pt idx="208" formatCode="0.00">
                        <c:v>102.15105740181269</c:v>
                      </c:pt>
                      <c:pt idx="209" formatCode="0.00">
                        <c:v>102.1916271040138</c:v>
                      </c:pt>
                      <c:pt idx="210" formatCode="0.00">
                        <c:v>102.81484678463529</c:v>
                      </c:pt>
                      <c:pt idx="211" formatCode="0.00">
                        <c:v>102.8959861890375</c:v>
                      </c:pt>
                      <c:pt idx="212" formatCode="0.00">
                        <c:v>104.3055675442383</c:v>
                      </c:pt>
                      <c:pt idx="213" formatCode="0.00">
                        <c:v>104.29434613724639</c:v>
                      </c:pt>
                      <c:pt idx="214" formatCode="0.00">
                        <c:v>105.210185584808</c:v>
                      </c:pt>
                      <c:pt idx="215" formatCode="0.00">
                        <c:v>104.94950366853701</c:v>
                      </c:pt>
                      <c:pt idx="216" formatCode="0.00">
                        <c:v>104.8191627104014</c:v>
                      </c:pt>
                      <c:pt idx="217" formatCode="0.00">
                        <c:v>104.2201122140699</c:v>
                      </c:pt>
                      <c:pt idx="218" formatCode="0.00">
                        <c:v>104.0630125161847</c:v>
                      </c:pt>
                      <c:pt idx="219" formatCode="0.00">
                        <c:v>102.8226154510143</c:v>
                      </c:pt>
                      <c:pt idx="220" formatCode="0.00">
                        <c:v>102.1821320673284</c:v>
                      </c:pt>
                      <c:pt idx="221" formatCode="0.00">
                        <c:v>102.448856279672</c:v>
                      </c:pt>
                      <c:pt idx="222" formatCode="0.00">
                        <c:v>102.7725507121277</c:v>
                      </c:pt>
                      <c:pt idx="223" formatCode="0.00">
                        <c:v>102.629261976694</c:v>
                      </c:pt>
                      <c:pt idx="224" formatCode="0.00">
                        <c:v>103.5813552006905</c:v>
                      </c:pt>
                      <c:pt idx="225" formatCode="0.00">
                        <c:v>102.7104013810963</c:v>
                      </c:pt>
                      <c:pt idx="226" formatCode="0.00">
                        <c:v>102.7181700474752</c:v>
                      </c:pt>
                      <c:pt idx="227" formatCode="0.00">
                        <c:v>104.0837289598619</c:v>
                      </c:pt>
                      <c:pt idx="228" formatCode="0.00">
                        <c:v>104.65256797583081</c:v>
                      </c:pt>
                      <c:pt idx="229" formatCode="0.00">
                        <c:v>106.3228312473025</c:v>
                      </c:pt>
                      <c:pt idx="230" formatCode="0.00">
                        <c:v>107.1402675873975</c:v>
                      </c:pt>
                      <c:pt idx="231" formatCode="0.00">
                        <c:v>109.418213206733</c:v>
                      </c:pt>
                      <c:pt idx="232" formatCode="0.00">
                        <c:v>108.4980578334053</c:v>
                      </c:pt>
                      <c:pt idx="233" formatCode="0.00">
                        <c:v>107.8912386706949</c:v>
                      </c:pt>
                      <c:pt idx="234" formatCode="0.00">
                        <c:v>108.7682347863617</c:v>
                      </c:pt>
                      <c:pt idx="235" formatCode="0.00">
                        <c:v>106.8873543375054</c:v>
                      </c:pt>
                      <c:pt idx="236" formatCode="0.00">
                        <c:v>105.7936987483815</c:v>
                      </c:pt>
                      <c:pt idx="237" formatCode="0.00">
                        <c:v>105.13249892101859</c:v>
                      </c:pt>
                      <c:pt idx="238" formatCode="0.00">
                        <c:v>105.04186447993099</c:v>
                      </c:pt>
                      <c:pt idx="239" formatCode="0.00">
                        <c:v>105.76521363832541</c:v>
                      </c:pt>
                      <c:pt idx="240" formatCode="0.00">
                        <c:v>105.16443677168751</c:v>
                      </c:pt>
                      <c:pt idx="241" formatCode="0.00">
                        <c:v>106.7941303409582</c:v>
                      </c:pt>
                      <c:pt idx="242" formatCode="0.00">
                        <c:v>106.09840310746659</c:v>
                      </c:pt>
                      <c:pt idx="243" formatCode="0.00">
                        <c:v>106.9883470004316</c:v>
                      </c:pt>
                      <c:pt idx="244" formatCode="0.00">
                        <c:v>105.7358653431161</c:v>
                      </c:pt>
                      <c:pt idx="245" formatCode="0.00">
                        <c:v>104.5714285714286</c:v>
                      </c:pt>
                      <c:pt idx="246" formatCode="0.00">
                        <c:v>105.03323262839881</c:v>
                      </c:pt>
                      <c:pt idx="247" formatCode="0.00">
                        <c:v>104.42555028053521</c:v>
                      </c:pt>
                      <c:pt idx="248" formatCode="0.00">
                        <c:v>104.6189037548554</c:v>
                      </c:pt>
                      <c:pt idx="249" formatCode="0.00">
                        <c:v>105.0858869227449</c:v>
                      </c:pt>
                      <c:pt idx="250" formatCode="0.00">
                        <c:v>104.7406128614588</c:v>
                      </c:pt>
                      <c:pt idx="251" formatCode="0.00">
                        <c:v>105.6521363832542</c:v>
                      </c:pt>
                      <c:pt idx="252" formatCode="0.00">
                        <c:v>106.1588260681916</c:v>
                      </c:pt>
                      <c:pt idx="253" formatCode="0.00">
                        <c:v>105.0030211480363</c:v>
                      </c:pt>
                      <c:pt idx="254" formatCode="0.00">
                        <c:v>105.1126456624946</c:v>
                      </c:pt>
                      <c:pt idx="255" formatCode="0.00">
                        <c:v>106.4782045748813</c:v>
                      </c:pt>
                      <c:pt idx="256" formatCode="0.00">
                        <c:v>106.6387570133794</c:v>
                      </c:pt>
                      <c:pt idx="257" formatCode="0.00">
                        <c:v>106.38670694864049</c:v>
                      </c:pt>
                      <c:pt idx="258" formatCode="0.00">
                        <c:v>106.544669831679</c:v>
                      </c:pt>
                      <c:pt idx="259" formatCode="0.00">
                        <c:v>105.6417781614156</c:v>
                      </c:pt>
                      <c:pt idx="260" formatCode="0.00">
                        <c:v>105.32326283987911</c:v>
                      </c:pt>
                      <c:pt idx="261" formatCode="0.00">
                        <c:v>104.68191627104019</c:v>
                      </c:pt>
                      <c:pt idx="262" formatCode="0.00">
                        <c:v>104.8467846353043</c:v>
                      </c:pt>
                      <c:pt idx="263" formatCode="0.00">
                        <c:v>105.6694000863185</c:v>
                      </c:pt>
                      <c:pt idx="264" formatCode="0.00">
                        <c:v>105.79110919292189</c:v>
                      </c:pt>
                      <c:pt idx="265" formatCode="0.00">
                        <c:v>105.2956409149763</c:v>
                      </c:pt>
                      <c:pt idx="266" formatCode="0.00">
                        <c:v>105.9456193353475</c:v>
                      </c:pt>
                      <c:pt idx="267" formatCode="0.00">
                        <c:v>105.2697453603798</c:v>
                      </c:pt>
                      <c:pt idx="268" formatCode="0.00">
                        <c:v>105.226586102719</c:v>
                      </c:pt>
                      <c:pt idx="269" formatCode="0.00">
                        <c:v>105.61501942166601</c:v>
                      </c:pt>
                      <c:pt idx="270" formatCode="0.00">
                        <c:v>105.5226586102719</c:v>
                      </c:pt>
                      <c:pt idx="271" formatCode="0.00">
                        <c:v>105.9041864479931</c:v>
                      </c:pt>
                      <c:pt idx="272" formatCode="0.00">
                        <c:v>106.21061717738451</c:v>
                      </c:pt>
                      <c:pt idx="273" formatCode="0.00">
                        <c:v>106.3297367285282</c:v>
                      </c:pt>
                      <c:pt idx="274" formatCode="0.00">
                        <c:v>105.83858437634871</c:v>
                      </c:pt>
                      <c:pt idx="275" formatCode="0.00">
                        <c:v>105.6063875701338</c:v>
                      </c:pt>
                      <c:pt idx="276" formatCode="0.00">
                        <c:v>105.92576607682351</c:v>
                      </c:pt>
                      <c:pt idx="277" formatCode="0.00">
                        <c:v>106.4160552438498</c:v>
                      </c:pt>
                      <c:pt idx="278" formatCode="0.00">
                        <c:v>107.26370306430729</c:v>
                      </c:pt>
                      <c:pt idx="279" formatCode="0.00">
                        <c:v>107.2248597324126</c:v>
                      </c:pt>
                      <c:pt idx="280" formatCode="0.00">
                        <c:v>106.3599482088908</c:v>
                      </c:pt>
                      <c:pt idx="281" formatCode="0.00">
                        <c:v>106.8769961156668</c:v>
                      </c:pt>
                      <c:pt idx="282" formatCode="0.00">
                        <c:v>106.5714285714286</c:v>
                      </c:pt>
                      <c:pt idx="283" formatCode="0.00">
                        <c:v>106.80276219249021</c:v>
                      </c:pt>
                      <c:pt idx="284" formatCode="0.00">
                        <c:v>105.7410444540354</c:v>
                      </c:pt>
                      <c:pt idx="285" formatCode="0.00">
                        <c:v>105.7747086750108</c:v>
                      </c:pt>
                      <c:pt idx="286" formatCode="0.00">
                        <c:v>105.0306430729391</c:v>
                      </c:pt>
                      <c:pt idx="287" formatCode="0.00">
                        <c:v>105.2248597324126</c:v>
                      </c:pt>
                      <c:pt idx="288" formatCode="0.00">
                        <c:v>104.2235649546828</c:v>
                      </c:pt>
                      <c:pt idx="289" formatCode="0.00">
                        <c:v>104.003452740613</c:v>
                      </c:pt>
                      <c:pt idx="290" formatCode="0.00">
                        <c:v>103.40353905912821</c:v>
                      </c:pt>
                      <c:pt idx="291" formatCode="0.00">
                        <c:v>102.8312473025464</c:v>
                      </c:pt>
                      <c:pt idx="292" formatCode="0.00">
                        <c:v>103.3034095813552</c:v>
                      </c:pt>
                      <c:pt idx="293" formatCode="0.00">
                        <c:v>103.9404402244281</c:v>
                      </c:pt>
                      <c:pt idx="294" formatCode="0.00">
                        <c:v>104.9892101855848</c:v>
                      </c:pt>
                      <c:pt idx="295" formatCode="0.00">
                        <c:v>104.1950798446266</c:v>
                      </c:pt>
                      <c:pt idx="296" formatCode="0.00">
                        <c:v>104.7880880448856</c:v>
                      </c:pt>
                      <c:pt idx="297" formatCode="0.00">
                        <c:v>104.2952093223997</c:v>
                      </c:pt>
                      <c:pt idx="298" formatCode="0.00">
                        <c:v>104.43763487268021</c:v>
                      </c:pt>
                      <c:pt idx="299" formatCode="0.00">
                        <c:v>104.9331031506258</c:v>
                      </c:pt>
                      <c:pt idx="300" formatCode="0.00">
                        <c:v>104.35908502373761</c:v>
                      </c:pt>
                      <c:pt idx="301" formatCode="0.00">
                        <c:v>103.554596460941</c:v>
                      </c:pt>
                      <c:pt idx="302" formatCode="0.00">
                        <c:v>103.98359948208901</c:v>
                      </c:pt>
                      <c:pt idx="303" formatCode="0.00">
                        <c:v>103.64091497626239</c:v>
                      </c:pt>
                      <c:pt idx="304" formatCode="0.00">
                        <c:v>103.4760466119983</c:v>
                      </c:pt>
                      <c:pt idx="305" formatCode="0.00">
                        <c:v>103.8187311178247</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7-9FA7-496F-AACE-0D3A1E3D5DFE}"/>
                  </c:ext>
                </c:extLst>
              </c15:ser>
            </c15:filteredLineSeries>
            <c15:filteredLineSeries>
              <c15:ser>
                <c:idx val="5"/>
                <c:order val="6"/>
                <c:tx>
                  <c:strRef>
                    <c:extLst xmlns:c15="http://schemas.microsoft.com/office/drawing/2012/chart" xmlns:c16r2="http://schemas.microsoft.com/office/drawing/2015/06/chart">
                      <c:ext xmlns:c15="http://schemas.microsoft.com/office/drawing/2012/chart" uri="{02D57815-91ED-43cb-92C2-25804820EDAC}">
                        <c15:formulaRef>
                          <c15:sqref>Currency!$V$350</c15:sqref>
                        </c15:formulaRef>
                      </c:ext>
                    </c:extLst>
                    <c:strCache>
                      <c:ptCount val="1"/>
                      <c:pt idx="0">
                        <c:v>Pound</c:v>
                      </c:pt>
                    </c:strCache>
                  </c:strRef>
                </c:tx>
                <c:spPr>
                  <a:ln w="28575" cap="rnd">
                    <a:solidFill>
                      <a:schemeClr val="accent6"/>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Currency!$V$351:$V$656</c15:sqref>
                        </c15:formulaRef>
                      </c:ext>
                    </c:extLst>
                    <c:numCache>
                      <c:formatCode>General</c:formatCode>
                      <c:ptCount val="306"/>
                      <c:pt idx="43" formatCode="0.00">
                        <c:v>100</c:v>
                      </c:pt>
                      <c:pt idx="44" formatCode="0.00">
                        <c:v>100.4697219753714</c:v>
                      </c:pt>
                      <c:pt idx="45" formatCode="0.00">
                        <c:v>100.6347594261775</c:v>
                      </c:pt>
                      <c:pt idx="46" formatCode="0.00">
                        <c:v>100.95213913926619</c:v>
                      </c:pt>
                      <c:pt idx="47" formatCode="0.00">
                        <c:v>100.88866319664849</c:v>
                      </c:pt>
                      <c:pt idx="48" formatCode="0.00">
                        <c:v>101.4726418687317</c:v>
                      </c:pt>
                      <c:pt idx="49" formatCode="0.00">
                        <c:v>101.42186111463759</c:v>
                      </c:pt>
                      <c:pt idx="50" formatCode="0.00">
                        <c:v>101.82810714739109</c:v>
                      </c:pt>
                      <c:pt idx="51" formatCode="0.00">
                        <c:v>101.4472514916847</c:v>
                      </c:pt>
                      <c:pt idx="52" formatCode="0.00">
                        <c:v>101.39647073759041</c:v>
                      </c:pt>
                      <c:pt idx="53" formatCode="0.00">
                        <c:v>101.01561508188399</c:v>
                      </c:pt>
                      <c:pt idx="54" formatCode="0.00">
                        <c:v>101.4726418687317</c:v>
                      </c:pt>
                      <c:pt idx="55" formatCode="0.00">
                        <c:v>102.23435318014479</c:v>
                      </c:pt>
                      <c:pt idx="56" formatCode="0.00">
                        <c:v>101.9804494096738</c:v>
                      </c:pt>
                      <c:pt idx="57" formatCode="0.00">
                        <c:v>101.7265456392028</c:v>
                      </c:pt>
                      <c:pt idx="58" formatCode="0.00">
                        <c:v>101.5361178113495</c:v>
                      </c:pt>
                      <c:pt idx="59" formatCode="0.00">
                        <c:v>101.7265456392028</c:v>
                      </c:pt>
                      <c:pt idx="60" formatCode="0.00">
                        <c:v>102.056620540815</c:v>
                      </c:pt>
                      <c:pt idx="61" formatCode="0.00">
                        <c:v>101.5615081883966</c:v>
                      </c:pt>
                      <c:pt idx="62" formatCode="0.00">
                        <c:v>101.9931445981973</c:v>
                      </c:pt>
                      <c:pt idx="63" formatCode="0.00">
                        <c:v>102.5263425161863</c:v>
                      </c:pt>
                      <c:pt idx="64" formatCode="0.00">
                        <c:v>103.9101180652533</c:v>
                      </c:pt>
                      <c:pt idx="65" formatCode="0.00">
                        <c:v>104.341754475054</c:v>
                      </c:pt>
                      <c:pt idx="66" formatCode="0.00">
                        <c:v>103.948203630824</c:v>
                      </c:pt>
                      <c:pt idx="67" formatCode="0.00">
                        <c:v>104.5321823029072</c:v>
                      </c:pt>
                      <c:pt idx="68" formatCode="0.00">
                        <c:v>104.51948711438359</c:v>
                      </c:pt>
                      <c:pt idx="69" formatCode="0.00">
                        <c:v>104.4433159832424</c:v>
                      </c:pt>
                      <c:pt idx="70" formatCode="0.00">
                        <c:v>104.4940967373366</c:v>
                      </c:pt>
                      <c:pt idx="71" formatCode="0.00">
                        <c:v>104.4433159832424</c:v>
                      </c:pt>
                      <c:pt idx="72" formatCode="0.00">
                        <c:v>104.58296305700139</c:v>
                      </c:pt>
                      <c:pt idx="73" formatCode="0.00">
                        <c:v>105.1669417290847</c:v>
                      </c:pt>
                      <c:pt idx="74" formatCode="0.00">
                        <c:v>105.11616097499051</c:v>
                      </c:pt>
                      <c:pt idx="75" formatCode="0.00">
                        <c:v>105.24311286022601</c:v>
                      </c:pt>
                      <c:pt idx="76" formatCode="0.00">
                        <c:v>105.26850323727309</c:v>
                      </c:pt>
                      <c:pt idx="77" formatCode="0.00">
                        <c:v>104.79878126190169</c:v>
                      </c:pt>
                      <c:pt idx="78" formatCode="0.00">
                        <c:v>104.4433159832424</c:v>
                      </c:pt>
                      <c:pt idx="79" formatCode="0.00">
                        <c:v>104.5956582455249</c:v>
                      </c:pt>
                      <c:pt idx="80" formatCode="0.00">
                        <c:v>104.30366890948331</c:v>
                      </c:pt>
                      <c:pt idx="81" formatCode="0.00">
                        <c:v>104.5321823029072</c:v>
                      </c:pt>
                      <c:pt idx="82" formatCode="0.00">
                        <c:v>103.6054335406881</c:v>
                      </c:pt>
                      <c:pt idx="83" formatCode="0.00">
                        <c:v>103.4784816554526</c:v>
                      </c:pt>
                      <c:pt idx="84" formatCode="0.00">
                        <c:v>103.7958613685413</c:v>
                      </c:pt>
                      <c:pt idx="85" formatCode="0.00">
                        <c:v>103.2499682620287</c:v>
                      </c:pt>
                      <c:pt idx="86" formatCode="0.00">
                        <c:v>103.7577758029707</c:v>
                      </c:pt>
                      <c:pt idx="87" formatCode="0.00">
                        <c:v>104.0751555160594</c:v>
                      </c:pt>
                      <c:pt idx="88" formatCode="0.00">
                        <c:v>104.3544496635775</c:v>
                      </c:pt>
                      <c:pt idx="89" formatCode="0.00">
                        <c:v>105.128856163514</c:v>
                      </c:pt>
                      <c:pt idx="90" formatCode="0.00">
                        <c:v>104.98920908975499</c:v>
                      </c:pt>
                      <c:pt idx="91" formatCode="0.00">
                        <c:v>103.98628919639459</c:v>
                      </c:pt>
                      <c:pt idx="92" formatCode="0.00">
                        <c:v>103.08493081122251</c:v>
                      </c:pt>
                      <c:pt idx="93" formatCode="0.00">
                        <c:v>103.30074901612289</c:v>
                      </c:pt>
                      <c:pt idx="94" formatCode="0.00">
                        <c:v>102.818331852228</c:v>
                      </c:pt>
                      <c:pt idx="95" formatCode="0.00">
                        <c:v>102.8437222292751</c:v>
                      </c:pt>
                      <c:pt idx="96" formatCode="0.00">
                        <c:v>103.0595404341755</c:v>
                      </c:pt>
                      <c:pt idx="97" formatCode="0.00">
                        <c:v>102.80563666370441</c:v>
                      </c:pt>
                      <c:pt idx="98" formatCode="0.00">
                        <c:v>101.8408023359147</c:v>
                      </c:pt>
                      <c:pt idx="99" formatCode="0.00">
                        <c:v>102.1581820490034</c:v>
                      </c:pt>
                      <c:pt idx="100" formatCode="0.00">
                        <c:v>101.5361178113495</c:v>
                      </c:pt>
                      <c:pt idx="101" formatCode="0.00">
                        <c:v>101.7265456392028</c:v>
                      </c:pt>
                      <c:pt idx="102" formatCode="0.00">
                        <c:v>101.6376793195379</c:v>
                      </c:pt>
                      <c:pt idx="103" formatCode="0.00">
                        <c:v>101.67576488510851</c:v>
                      </c:pt>
                      <c:pt idx="104" formatCode="0.00">
                        <c:v>102.1074012949092</c:v>
                      </c:pt>
                      <c:pt idx="105" formatCode="0.00">
                        <c:v>101.663069696585</c:v>
                      </c:pt>
                      <c:pt idx="106" formatCode="0.00">
                        <c:v>102.7548559096103</c:v>
                      </c:pt>
                      <c:pt idx="107" formatCode="0.00">
                        <c:v>102.9198933604164</c:v>
                      </c:pt>
                      <c:pt idx="108" formatCode="0.00">
                        <c:v>103.1230163767932</c:v>
                      </c:pt>
                      <c:pt idx="109" formatCode="0.00">
                        <c:v>103.2880538275993</c:v>
                      </c:pt>
                      <c:pt idx="110" formatCode="0.00">
                        <c:v>103.072235622699</c:v>
                      </c:pt>
                      <c:pt idx="111" formatCode="0.00">
                        <c:v>103.1357115653168</c:v>
                      </c:pt>
                      <c:pt idx="112" formatCode="0.00">
                        <c:v>102.61520883585121</c:v>
                      </c:pt>
                      <c:pt idx="113" formatCode="0.00">
                        <c:v>102.9706741145106</c:v>
                      </c:pt>
                      <c:pt idx="114" formatCode="0.00">
                        <c:v>103.072235622699</c:v>
                      </c:pt>
                      <c:pt idx="115" formatCode="0.00">
                        <c:v>103.9355084423004</c:v>
                      </c:pt>
                      <c:pt idx="116" formatCode="0.00">
                        <c:v>104.0370699504888</c:v>
                      </c:pt>
                      <c:pt idx="117" formatCode="0.00">
                        <c:v>102.4120858194744</c:v>
                      </c:pt>
                      <c:pt idx="118" formatCode="0.00">
                        <c:v>100.2285133934239</c:v>
                      </c:pt>
                      <c:pt idx="119" formatCode="0.00">
                        <c:v>101.0029198933604</c:v>
                      </c:pt>
                      <c:pt idx="120" formatCode="0.00">
                        <c:v>99.530278024628643</c:v>
                      </c:pt>
                      <c:pt idx="121" formatCode="0.00">
                        <c:v>98.819347467309882</c:v>
                      </c:pt>
                      <c:pt idx="122" formatCode="0.00">
                        <c:v>98.806652278786316</c:v>
                      </c:pt>
                      <c:pt idx="123" formatCode="0.00">
                        <c:v>98.184588041132415</c:v>
                      </c:pt>
                      <c:pt idx="124" formatCode="0.00">
                        <c:v>97.841817950996585</c:v>
                      </c:pt>
                      <c:pt idx="125" formatCode="0.00">
                        <c:v>98.032245778849813</c:v>
                      </c:pt>
                      <c:pt idx="126" formatCode="0.00">
                        <c:v>98.603529262409552</c:v>
                      </c:pt>
                      <c:pt idx="127" formatCode="0.00">
                        <c:v>98.793957090262793</c:v>
                      </c:pt>
                      <c:pt idx="128" formatCode="0.00">
                        <c:v>99.035165672210255</c:v>
                      </c:pt>
                      <c:pt idx="129" formatCode="0.00">
                        <c:v>98.692395582074354</c:v>
                      </c:pt>
                      <c:pt idx="130" formatCode="0.00">
                        <c:v>98.743176336168574</c:v>
                      </c:pt>
                      <c:pt idx="131" formatCode="0.00">
                        <c:v>98.667005205027323</c:v>
                      </c:pt>
                      <c:pt idx="132" formatCode="0.00">
                        <c:v>98.108416909991107</c:v>
                      </c:pt>
                      <c:pt idx="133" formatCode="0.00">
                        <c:v>98.121112098514644</c:v>
                      </c:pt>
                      <c:pt idx="134" formatCode="0.00">
                        <c:v>98.41310143455631</c:v>
                      </c:pt>
                      <c:pt idx="135" formatCode="0.00">
                        <c:v>98.628919639456626</c:v>
                      </c:pt>
                      <c:pt idx="136" formatCode="0.00">
                        <c:v>98.730481147645008</c:v>
                      </c:pt>
                      <c:pt idx="137" formatCode="0.00">
                        <c:v>99.060556049257343</c:v>
                      </c:pt>
                      <c:pt idx="138" formatCode="0.00">
                        <c:v>99.403326139393172</c:v>
                      </c:pt>
                      <c:pt idx="139" formatCode="0.00">
                        <c:v>98.730481147645008</c:v>
                      </c:pt>
                      <c:pt idx="140" formatCode="0.00">
                        <c:v>98.743176336168574</c:v>
                      </c:pt>
                      <c:pt idx="141" formatCode="0.00">
                        <c:v>98.870128221404073</c:v>
                      </c:pt>
                      <c:pt idx="142" formatCode="0.00">
                        <c:v>98.565443696838912</c:v>
                      </c:pt>
                      <c:pt idx="143" formatCode="0.00">
                        <c:v>98.349625491938596</c:v>
                      </c:pt>
                      <c:pt idx="144" formatCode="0.00">
                        <c:v>97.917989082137893</c:v>
                      </c:pt>
                      <c:pt idx="145" formatCode="0.00">
                        <c:v>98.209978418179489</c:v>
                      </c:pt>
                      <c:pt idx="146" formatCode="0.00">
                        <c:v>98.235368795226606</c:v>
                      </c:pt>
                      <c:pt idx="147" formatCode="0.00">
                        <c:v>98.387711057509165</c:v>
                      </c:pt>
                      <c:pt idx="148" formatCode="0.00">
                        <c:v>98.984384918116035</c:v>
                      </c:pt>
                      <c:pt idx="149" formatCode="0.00">
                        <c:v>98.489272565697632</c:v>
                      </c:pt>
                      <c:pt idx="150" formatCode="0.00">
                        <c:v>98.692395582074354</c:v>
                      </c:pt>
                      <c:pt idx="151" formatCode="0.00">
                        <c:v>98.527358131268244</c:v>
                      </c:pt>
                      <c:pt idx="152" formatCode="0.00">
                        <c:v>98.362320680462133</c:v>
                      </c:pt>
                      <c:pt idx="153" formatCode="0.00">
                        <c:v>98.171892852608778</c:v>
                      </c:pt>
                      <c:pt idx="154" formatCode="0.00">
                        <c:v>98.159197664085312</c:v>
                      </c:pt>
                      <c:pt idx="155" formatCode="0.00">
                        <c:v>97.600609369049167</c:v>
                      </c:pt>
                      <c:pt idx="156" formatCode="0.00">
                        <c:v>96.965849942871657</c:v>
                      </c:pt>
                      <c:pt idx="157" formatCode="0.00">
                        <c:v>96.496127967500357</c:v>
                      </c:pt>
                      <c:pt idx="158" formatCode="0.00">
                        <c:v>96.661165418306453</c:v>
                      </c:pt>
                      <c:pt idx="159" formatCode="0.00">
                        <c:v>96.546908721594505</c:v>
                      </c:pt>
                      <c:pt idx="160" formatCode="0.00">
                        <c:v>96.305700139647058</c:v>
                      </c:pt>
                      <c:pt idx="161" formatCode="0.00">
                        <c:v>96.381871270788352</c:v>
                      </c:pt>
                      <c:pt idx="162" formatCode="0.00">
                        <c:v>96.838898057636115</c:v>
                      </c:pt>
                      <c:pt idx="163" formatCode="0.00">
                        <c:v>95.290085057763108</c:v>
                      </c:pt>
                      <c:pt idx="164" formatCode="0.00">
                        <c:v>95.264694680716005</c:v>
                      </c:pt>
                      <c:pt idx="165" formatCode="0.00">
                        <c:v>96.68655579535357</c:v>
                      </c:pt>
                      <c:pt idx="166" formatCode="0.00">
                        <c:v>97.029325885489371</c:v>
                      </c:pt>
                      <c:pt idx="167" formatCode="0.00">
                        <c:v>97.346705598578154</c:v>
                      </c:pt>
                      <c:pt idx="168" formatCode="0.00">
                        <c:v>97.499047860860742</c:v>
                      </c:pt>
                      <c:pt idx="169" formatCode="0.00">
                        <c:v>98.159197664085312</c:v>
                      </c:pt>
                      <c:pt idx="170" formatCode="0.00">
                        <c:v>97.892598705090748</c:v>
                      </c:pt>
                      <c:pt idx="171" formatCode="0.00">
                        <c:v>97.968769836232084</c:v>
                      </c:pt>
                      <c:pt idx="172" formatCode="0.00">
                        <c:v>97.587914180525587</c:v>
                      </c:pt>
                      <c:pt idx="173" formatCode="0.00">
                        <c:v>96.978545131395208</c:v>
                      </c:pt>
                      <c:pt idx="174" formatCode="0.00">
                        <c:v>96.762726926494821</c:v>
                      </c:pt>
                      <c:pt idx="175" formatCode="0.00">
                        <c:v>95.696331090516665</c:v>
                      </c:pt>
                      <c:pt idx="176" formatCode="0.00">
                        <c:v>95.772502221657973</c:v>
                      </c:pt>
                      <c:pt idx="177" formatCode="0.00">
                        <c:v>96.648470229782887</c:v>
                      </c:pt>
                      <c:pt idx="178" formatCode="0.00">
                        <c:v>96.991240319918802</c:v>
                      </c:pt>
                      <c:pt idx="179" formatCode="0.00">
                        <c:v>96.483432778976749</c:v>
                      </c:pt>
                      <c:pt idx="180" formatCode="0.00">
                        <c:v>96.711946172400644</c:v>
                      </c:pt>
                      <c:pt idx="181" formatCode="0.00">
                        <c:v>96.876983623206812</c:v>
                      </c:pt>
                      <c:pt idx="182" formatCode="0.00">
                        <c:v>97.194363336295538</c:v>
                      </c:pt>
                      <c:pt idx="183" formatCode="0.00">
                        <c:v>97.194363336295538</c:v>
                      </c:pt>
                      <c:pt idx="184" formatCode="0.00">
                        <c:v>97.689475688713983</c:v>
                      </c:pt>
                      <c:pt idx="185" formatCode="0.00">
                        <c:v>97.486352672337205</c:v>
                      </c:pt>
                      <c:pt idx="186" formatCode="0.00">
                        <c:v>97.397486352672317</c:v>
                      </c:pt>
                      <c:pt idx="187" formatCode="0.00">
                        <c:v>97.092801828107156</c:v>
                      </c:pt>
                      <c:pt idx="188" formatCode="0.00">
                        <c:v>97.473657483813653</c:v>
                      </c:pt>
                      <c:pt idx="189" formatCode="0.00">
                        <c:v>97.664085311666852</c:v>
                      </c:pt>
                      <c:pt idx="190" formatCode="0.00">
                        <c:v>97.308620033007486</c:v>
                      </c:pt>
                      <c:pt idx="191" formatCode="0.00">
                        <c:v>96.699250983877135</c:v>
                      </c:pt>
                      <c:pt idx="192" formatCode="0.00">
                        <c:v>96.838898057636115</c:v>
                      </c:pt>
                      <c:pt idx="193" formatCode="0.00">
                        <c:v>97.080106639583576</c:v>
                      </c:pt>
                      <c:pt idx="194" formatCode="0.00">
                        <c:v>97.207058524819104</c:v>
                      </c:pt>
                      <c:pt idx="195" formatCode="0.00">
                        <c:v>97.651390123143301</c:v>
                      </c:pt>
                      <c:pt idx="196" formatCode="0.00">
                        <c:v>97.562523803478484</c:v>
                      </c:pt>
                      <c:pt idx="197" formatCode="0.00">
                        <c:v>96.953154754348134</c:v>
                      </c:pt>
                      <c:pt idx="198" formatCode="0.00">
                        <c:v>96.204138631458676</c:v>
                      </c:pt>
                      <c:pt idx="199" formatCode="0.00">
                        <c:v>97.613304557572675</c:v>
                      </c:pt>
                      <c:pt idx="200" formatCode="0.00">
                        <c:v>97.410181541195897</c:v>
                      </c:pt>
                      <c:pt idx="201" formatCode="0.00">
                        <c:v>97.613304557572675</c:v>
                      </c:pt>
                      <c:pt idx="202" formatCode="0.00">
                        <c:v>98.159197664085312</c:v>
                      </c:pt>
                      <c:pt idx="203" formatCode="0.00">
                        <c:v>98.400406246032773</c:v>
                      </c:pt>
                      <c:pt idx="204" formatCode="0.00">
                        <c:v>98.33693030341496</c:v>
                      </c:pt>
                      <c:pt idx="205" formatCode="0.00">
                        <c:v>98.032245778849813</c:v>
                      </c:pt>
                      <c:pt idx="206" formatCode="0.00">
                        <c:v>97.917989082137893</c:v>
                      </c:pt>
                      <c:pt idx="207" formatCode="0.00">
                        <c:v>97.232448901866178</c:v>
                      </c:pt>
                      <c:pt idx="208" formatCode="0.00">
                        <c:v>97.346705598578154</c:v>
                      </c:pt>
                      <c:pt idx="209" formatCode="0.00">
                        <c:v>97.562523803478484</c:v>
                      </c:pt>
                      <c:pt idx="210" formatCode="0.00">
                        <c:v>97.625999746096213</c:v>
                      </c:pt>
                      <c:pt idx="211" formatCode="0.00">
                        <c:v>98.260759172273708</c:v>
                      </c:pt>
                      <c:pt idx="212" formatCode="0.00">
                        <c:v>98.578138885362449</c:v>
                      </c:pt>
                      <c:pt idx="213" formatCode="0.00">
                        <c:v>97.854513139520108</c:v>
                      </c:pt>
                      <c:pt idx="214" formatCode="0.00">
                        <c:v>98.121112098514644</c:v>
                      </c:pt>
                      <c:pt idx="215" formatCode="0.00">
                        <c:v>97.562523803478484</c:v>
                      </c:pt>
                      <c:pt idx="216" formatCode="0.00">
                        <c:v>98.349625491938596</c:v>
                      </c:pt>
                      <c:pt idx="217" formatCode="0.00">
                        <c:v>98.552748508315346</c:v>
                      </c:pt>
                      <c:pt idx="218" formatCode="0.00">
                        <c:v>99.479497270534424</c:v>
                      </c:pt>
                      <c:pt idx="219" formatCode="0.00">
                        <c:v>99.111336803351463</c:v>
                      </c:pt>
                      <c:pt idx="220" formatCode="0.00">
                        <c:v>99.098641614827983</c:v>
                      </c:pt>
                      <c:pt idx="221" formatCode="0.00">
                        <c:v>98.857433032880493</c:v>
                      </c:pt>
                      <c:pt idx="222" formatCode="0.00">
                        <c:v>98.095721721467584</c:v>
                      </c:pt>
                      <c:pt idx="223" formatCode="0.00">
                        <c:v>97.638694934619778</c:v>
                      </c:pt>
                      <c:pt idx="224" formatCode="0.00">
                        <c:v>96.750031737971284</c:v>
                      </c:pt>
                      <c:pt idx="225" formatCode="0.00">
                        <c:v>98.197283229655966</c:v>
                      </c:pt>
                      <c:pt idx="226" formatCode="0.00">
                        <c:v>98.793957090262793</c:v>
                      </c:pt>
                      <c:pt idx="227" formatCode="0.00">
                        <c:v>100.5712834835598</c:v>
                      </c:pt>
                      <c:pt idx="228" formatCode="0.00">
                        <c:v>102.80563666370441</c:v>
                      </c:pt>
                      <c:pt idx="229" formatCode="0.00">
                        <c:v>103.77047099149419</c:v>
                      </c:pt>
                      <c:pt idx="230" formatCode="0.00">
                        <c:v>105.0019042782785</c:v>
                      </c:pt>
                      <c:pt idx="231" formatCode="0.00">
                        <c:v>109.0135838517202</c:v>
                      </c:pt>
                      <c:pt idx="232" formatCode="0.00">
                        <c:v>109.8895518598451</c:v>
                      </c:pt>
                      <c:pt idx="233" formatCode="0.00">
                        <c:v>109.1659261140028</c:v>
                      </c:pt>
                      <c:pt idx="234" formatCode="0.00">
                        <c:v>109.83877110575089</c:v>
                      </c:pt>
                      <c:pt idx="235" formatCode="0.00">
                        <c:v>108.27726291735431</c:v>
                      </c:pt>
                      <c:pt idx="236" formatCode="0.00">
                        <c:v>107.5663323600355</c:v>
                      </c:pt>
                      <c:pt idx="237" formatCode="0.00">
                        <c:v>104.4940967373366</c:v>
                      </c:pt>
                      <c:pt idx="238" formatCode="0.00">
                        <c:v>102.2851339342389</c:v>
                      </c:pt>
                      <c:pt idx="239" formatCode="0.00">
                        <c:v>102.48825695061571</c:v>
                      </c:pt>
                      <c:pt idx="240" formatCode="0.00">
                        <c:v>102.3866954424273</c:v>
                      </c:pt>
                      <c:pt idx="241" formatCode="0.00">
                        <c:v>102.4374761965215</c:v>
                      </c:pt>
                      <c:pt idx="242" formatCode="0.00">
                        <c:v>102.67868477846891</c:v>
                      </c:pt>
                      <c:pt idx="243" formatCode="0.00">
                        <c:v>103.83394693411191</c:v>
                      </c:pt>
                      <c:pt idx="244" formatCode="0.00">
                        <c:v>103.1611019423639</c:v>
                      </c:pt>
                      <c:pt idx="245" formatCode="0.00">
                        <c:v>102.907198171893</c:v>
                      </c:pt>
                      <c:pt idx="246" formatCode="0.00">
                        <c:v>102.33591468833311</c:v>
                      </c:pt>
                      <c:pt idx="247" formatCode="0.00">
                        <c:v>101.9804494096738</c:v>
                      </c:pt>
                      <c:pt idx="248" formatCode="0.00">
                        <c:v>101.7265456392028</c:v>
                      </c:pt>
                      <c:pt idx="249" formatCode="0.00">
                        <c:v>101.409165926114</c:v>
                      </c:pt>
                      <c:pt idx="250" formatCode="0.00">
                        <c:v>100.6982353687952</c:v>
                      </c:pt>
                      <c:pt idx="251" formatCode="0.00">
                        <c:v>101.244128475308</c:v>
                      </c:pt>
                      <c:pt idx="252" formatCode="0.00">
                        <c:v>102.056620540815</c:v>
                      </c:pt>
                      <c:pt idx="253" formatCode="0.00">
                        <c:v>101.5742033769202</c:v>
                      </c:pt>
                      <c:pt idx="254" formatCode="0.00">
                        <c:v>101.8408023359147</c:v>
                      </c:pt>
                      <c:pt idx="255" formatCode="0.00">
                        <c:v>103.465786466929</c:v>
                      </c:pt>
                      <c:pt idx="256" formatCode="0.00">
                        <c:v>103.1230163767932</c:v>
                      </c:pt>
                      <c:pt idx="257" formatCode="0.00">
                        <c:v>102.70407515551609</c:v>
                      </c:pt>
                      <c:pt idx="258" formatCode="0.00">
                        <c:v>102.95797892598711</c:v>
                      </c:pt>
                      <c:pt idx="259" formatCode="0.00">
                        <c:v>102.36130506538029</c:v>
                      </c:pt>
                      <c:pt idx="260" formatCode="0.00">
                        <c:v>102.14548686047991</c:v>
                      </c:pt>
                      <c:pt idx="261" formatCode="0.00">
                        <c:v>102.0947061063857</c:v>
                      </c:pt>
                      <c:pt idx="262" formatCode="0.00">
                        <c:v>100.901358385172</c:v>
                      </c:pt>
                      <c:pt idx="263" formatCode="0.00">
                        <c:v>101.4472514916847</c:v>
                      </c:pt>
                      <c:pt idx="264" formatCode="0.00">
                        <c:v>102.0947061063857</c:v>
                      </c:pt>
                      <c:pt idx="265" formatCode="0.00">
                        <c:v>102.0439253522915</c:v>
                      </c:pt>
                      <c:pt idx="266" formatCode="0.00">
                        <c:v>102.7294655325632</c:v>
                      </c:pt>
                      <c:pt idx="267" formatCode="0.00">
                        <c:v>102.74216072108671</c:v>
                      </c:pt>
                      <c:pt idx="268" formatCode="0.00">
                        <c:v>102.1962676145741</c:v>
                      </c:pt>
                      <c:pt idx="269" formatCode="0.00">
                        <c:v>102.8437222292751</c:v>
                      </c:pt>
                      <c:pt idx="270" formatCode="0.00">
                        <c:v>103.2880538275993</c:v>
                      </c:pt>
                      <c:pt idx="271" formatCode="0.00">
                        <c:v>103.83394693411191</c:v>
                      </c:pt>
                      <c:pt idx="272" formatCode="0.00">
                        <c:v>104.087850704583</c:v>
                      </c:pt>
                      <c:pt idx="273" formatCode="0.00">
                        <c:v>104.7480005078076</c:v>
                      </c:pt>
                      <c:pt idx="274" formatCode="0.00">
                        <c:v>104.227497778342</c:v>
                      </c:pt>
                      <c:pt idx="275" formatCode="0.00">
                        <c:v>103.6308239177352</c:v>
                      </c:pt>
                      <c:pt idx="276" formatCode="0.00">
                        <c:v>103.8085565570648</c:v>
                      </c:pt>
                      <c:pt idx="277" formatCode="0.00">
                        <c:v>103.8085565570648</c:v>
                      </c:pt>
                      <c:pt idx="278" formatCode="0.00">
                        <c:v>104.316364098007</c:v>
                      </c:pt>
                      <c:pt idx="279" formatCode="0.00">
                        <c:v>104.17671702424779</c:v>
                      </c:pt>
                      <c:pt idx="280" formatCode="0.00">
                        <c:v>102.9198933604164</c:v>
                      </c:pt>
                      <c:pt idx="281" formatCode="0.00">
                        <c:v>103.7196902374</c:v>
                      </c:pt>
                      <c:pt idx="282" formatCode="0.00">
                        <c:v>102.89450298336931</c:v>
                      </c:pt>
                      <c:pt idx="283" formatCode="0.00">
                        <c:v>103.0595404341755</c:v>
                      </c:pt>
                      <c:pt idx="284" formatCode="0.00">
                        <c:v>101.6376793195379</c:v>
                      </c:pt>
                      <c:pt idx="285" formatCode="0.00">
                        <c:v>101.155262155643</c:v>
                      </c:pt>
                      <c:pt idx="286" formatCode="0.00">
                        <c:v>100.95213913926619</c:v>
                      </c:pt>
                      <c:pt idx="287" formatCode="0.00">
                        <c:v>100.7871016884601</c:v>
                      </c:pt>
                      <c:pt idx="288" formatCode="0.00">
                        <c:v>100.2158182049004</c:v>
                      </c:pt>
                      <c:pt idx="289" formatCode="0.00">
                        <c:v>99.771486606576104</c:v>
                      </c:pt>
                      <c:pt idx="290" formatCode="0.00">
                        <c:v>99.746096229529016</c:v>
                      </c:pt>
                      <c:pt idx="291" formatCode="0.00">
                        <c:v>99.593753967246414</c:v>
                      </c:pt>
                      <c:pt idx="292" formatCode="0.00">
                        <c:v>100.73632093436601</c:v>
                      </c:pt>
                      <c:pt idx="293" formatCode="0.00">
                        <c:v>101.244128475308</c:v>
                      </c:pt>
                      <c:pt idx="294" formatCode="0.00">
                        <c:v>100.7109305573188</c:v>
                      </c:pt>
                      <c:pt idx="295" formatCode="0.00">
                        <c:v>100.9775295163133</c:v>
                      </c:pt>
                      <c:pt idx="296" formatCode="0.00">
                        <c:v>101.1171765900724</c:v>
                      </c:pt>
                      <c:pt idx="297" formatCode="0.00">
                        <c:v>102.1962676145741</c:v>
                      </c:pt>
                      <c:pt idx="298" formatCode="0.00">
                        <c:v>102.80563666370441</c:v>
                      </c:pt>
                      <c:pt idx="299" formatCode="0.00">
                        <c:v>101.8154119588676</c:v>
                      </c:pt>
                      <c:pt idx="300" formatCode="0.00">
                        <c:v>101.39647073759041</c:v>
                      </c:pt>
                      <c:pt idx="301" formatCode="0.00">
                        <c:v>102.20896280309761</c:v>
                      </c:pt>
                      <c:pt idx="302" formatCode="0.00">
                        <c:v>102.2216579916212</c:v>
                      </c:pt>
                      <c:pt idx="303" formatCode="0.00">
                        <c:v>102.907198171893</c:v>
                      </c:pt>
                      <c:pt idx="304" formatCode="0.00">
                        <c:v>103.2245778849816</c:v>
                      </c:pt>
                      <c:pt idx="305" formatCode="0.00">
                        <c:v>102.3740002539038</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8-9FA7-496F-AACE-0D3A1E3D5DFE}"/>
                  </c:ext>
                </c:extLst>
              </c15:ser>
            </c15:filteredLineSeries>
            <c15:filteredLineSeries>
              <c15:ser>
                <c:idx val="6"/>
                <c:order val="7"/>
                <c:tx>
                  <c:strRef>
                    <c:extLst xmlns:c15="http://schemas.microsoft.com/office/drawing/2012/chart" xmlns:c16r2="http://schemas.microsoft.com/office/drawing/2015/06/chart">
                      <c:ext xmlns:c15="http://schemas.microsoft.com/office/drawing/2012/chart" uri="{02D57815-91ED-43cb-92C2-25804820EDAC}">
                        <c15:formulaRef>
                          <c15:sqref>Currency!$W$350</c15:sqref>
                        </c15:formulaRef>
                      </c:ext>
                    </c:extLst>
                    <c:strCache>
                      <c:ptCount val="1"/>
                      <c:pt idx="0">
                        <c:v>Euro</c:v>
                      </c:pt>
                    </c:strCache>
                  </c:strRef>
                </c:tx>
                <c:spPr>
                  <a:ln w="28575" cap="rnd">
                    <a:solidFill>
                      <a:schemeClr val="accent1">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Currency!$W$351:$W$656</c15:sqref>
                        </c15:formulaRef>
                      </c:ext>
                    </c:extLst>
                    <c:numCache>
                      <c:formatCode>General</c:formatCode>
                      <c:ptCount val="306"/>
                      <c:pt idx="43" formatCode="0.00">
                        <c:v>100</c:v>
                      </c:pt>
                      <c:pt idx="44" formatCode="0.00">
                        <c:v>100.56792367105859</c:v>
                      </c:pt>
                      <c:pt idx="45" formatCode="0.00">
                        <c:v>100.4543389368469</c:v>
                      </c:pt>
                      <c:pt idx="46" formatCode="0.00">
                        <c:v>100.6928668786915</c:v>
                      </c:pt>
                      <c:pt idx="47" formatCode="0.00">
                        <c:v>100.68150840527031</c:v>
                      </c:pt>
                      <c:pt idx="48" formatCode="0.00">
                        <c:v>101.2494320763289</c:v>
                      </c:pt>
                      <c:pt idx="49" formatCode="0.00">
                        <c:v>101.28350749659251</c:v>
                      </c:pt>
                      <c:pt idx="50" formatCode="0.00">
                        <c:v>101.34029986369831</c:v>
                      </c:pt>
                      <c:pt idx="51" formatCode="0.00">
                        <c:v>100.8746024534303</c:v>
                      </c:pt>
                      <c:pt idx="52" formatCode="0.00">
                        <c:v>100.9200363471149</c:v>
                      </c:pt>
                      <c:pt idx="53" formatCode="0.00">
                        <c:v>100.8064516129032</c:v>
                      </c:pt>
                      <c:pt idx="54" formatCode="0.00">
                        <c:v>100.8859609268514</c:v>
                      </c:pt>
                      <c:pt idx="55" formatCode="0.00">
                        <c:v>101.3062244434348</c:v>
                      </c:pt>
                      <c:pt idx="56" formatCode="0.00">
                        <c:v>101.1926397092231</c:v>
                      </c:pt>
                      <c:pt idx="57" formatCode="0.00">
                        <c:v>101.1926397092231</c:v>
                      </c:pt>
                      <c:pt idx="58" formatCode="0.00">
                        <c:v>101.1585642889596</c:v>
                      </c:pt>
                      <c:pt idx="59" formatCode="0.00">
                        <c:v>101.2494320763289</c:v>
                      </c:pt>
                      <c:pt idx="60" formatCode="0.00">
                        <c:v>101.8627896410723</c:v>
                      </c:pt>
                      <c:pt idx="61" formatCode="0.00">
                        <c:v>101.9195820081781</c:v>
                      </c:pt>
                      <c:pt idx="62" formatCode="0.00">
                        <c:v>102.0104497955475</c:v>
                      </c:pt>
                      <c:pt idx="63" formatCode="0.00">
                        <c:v>102.1240345297592</c:v>
                      </c:pt>
                      <c:pt idx="64" formatCode="0.00">
                        <c:v>101.9650159018628</c:v>
                      </c:pt>
                      <c:pt idx="65" formatCode="0.00">
                        <c:v>101.851431167651</c:v>
                      </c:pt>
                      <c:pt idx="66" formatCode="0.00">
                        <c:v>102.0672421626533</c:v>
                      </c:pt>
                      <c:pt idx="67" formatCode="0.00">
                        <c:v>102.6238073602908</c:v>
                      </c:pt>
                      <c:pt idx="68" formatCode="0.00">
                        <c:v>102.1921853702862</c:v>
                      </c:pt>
                      <c:pt idx="69" formatCode="0.00">
                        <c:v>101.317582916856</c:v>
                      </c:pt>
                      <c:pt idx="70" formatCode="0.00">
                        <c:v>101.4311676510677</c:v>
                      </c:pt>
                      <c:pt idx="71" formatCode="0.00">
                        <c:v>101.16992276238081</c:v>
                      </c:pt>
                      <c:pt idx="72" formatCode="0.00">
                        <c:v>101.3743752839618</c:v>
                      </c:pt>
                      <c:pt idx="73" formatCode="0.00">
                        <c:v>101.317582916856</c:v>
                      </c:pt>
                      <c:pt idx="74" formatCode="0.00">
                        <c:v>101.3062244434348</c:v>
                      </c:pt>
                      <c:pt idx="75" formatCode="0.00">
                        <c:v>101.61290322580651</c:v>
                      </c:pt>
                      <c:pt idx="76" formatCode="0.00">
                        <c:v>101.9195820081781</c:v>
                      </c:pt>
                      <c:pt idx="77" formatCode="0.00">
                        <c:v>102.3284870513403</c:v>
                      </c:pt>
                      <c:pt idx="78" formatCode="0.00">
                        <c:v>102.3852794184462</c:v>
                      </c:pt>
                      <c:pt idx="79" formatCode="0.00">
                        <c:v>102.3852794184462</c:v>
                      </c:pt>
                      <c:pt idx="80" formatCode="0.00">
                        <c:v>102.3398455247615</c:v>
                      </c:pt>
                      <c:pt idx="81" formatCode="0.00">
                        <c:v>102.3057701044979</c:v>
                      </c:pt>
                      <c:pt idx="82" formatCode="0.00">
                        <c:v>102.4875056792367</c:v>
                      </c:pt>
                      <c:pt idx="83" formatCode="0.00">
                        <c:v>101.976374375284</c:v>
                      </c:pt>
                      <c:pt idx="84" formatCode="0.00">
                        <c:v>102.237619263971</c:v>
                      </c:pt>
                      <c:pt idx="85" formatCode="0.00">
                        <c:v>102.36256247160379</c:v>
                      </c:pt>
                      <c:pt idx="86" formatCode="0.00">
                        <c:v>102.5215810995002</c:v>
                      </c:pt>
                      <c:pt idx="87" formatCode="0.00">
                        <c:v>102.760109041345</c:v>
                      </c:pt>
                      <c:pt idx="88" formatCode="0.00">
                        <c:v>103.3734666060881</c:v>
                      </c:pt>
                      <c:pt idx="89" formatCode="0.00">
                        <c:v>103.50976828714219</c:v>
                      </c:pt>
                      <c:pt idx="90" formatCode="0.00">
                        <c:v>103.5438437074057</c:v>
                      </c:pt>
                      <c:pt idx="91" formatCode="0.00">
                        <c:v>103.0099954566107</c:v>
                      </c:pt>
                      <c:pt idx="92" formatCode="0.00">
                        <c:v>102.8736937755566</c:v>
                      </c:pt>
                      <c:pt idx="93" formatCode="0.00">
                        <c:v>102.9304861426624</c:v>
                      </c:pt>
                      <c:pt idx="94" formatCode="0.00">
                        <c:v>102.70331667423901</c:v>
                      </c:pt>
                      <c:pt idx="95" formatCode="0.00">
                        <c:v>102.8736937755566</c:v>
                      </c:pt>
                      <c:pt idx="96" formatCode="0.00">
                        <c:v>103.19173103134941</c:v>
                      </c:pt>
                      <c:pt idx="97" formatCode="0.00">
                        <c:v>102.6238073602908</c:v>
                      </c:pt>
                      <c:pt idx="98" formatCode="0.00">
                        <c:v>102.5556565197637</c:v>
                      </c:pt>
                      <c:pt idx="99" formatCode="0.00">
                        <c:v>103.23716492503409</c:v>
                      </c:pt>
                      <c:pt idx="100" formatCode="0.00">
                        <c:v>102.6124488868696</c:v>
                      </c:pt>
                      <c:pt idx="101" formatCode="0.00">
                        <c:v>102.6692412539755</c:v>
                      </c:pt>
                      <c:pt idx="102" formatCode="0.00">
                        <c:v>102.828259881872</c:v>
                      </c:pt>
                      <c:pt idx="103" formatCode="0.00">
                        <c:v>103.19173103134941</c:v>
                      </c:pt>
                      <c:pt idx="104" formatCode="0.00">
                        <c:v>103.3734666060881</c:v>
                      </c:pt>
                      <c:pt idx="105" formatCode="0.00">
                        <c:v>103.12358019082239</c:v>
                      </c:pt>
                      <c:pt idx="106" formatCode="0.00">
                        <c:v>103.79373012267151</c:v>
                      </c:pt>
                      <c:pt idx="107" formatCode="0.00">
                        <c:v>103.9641072239891</c:v>
                      </c:pt>
                      <c:pt idx="108" formatCode="0.00">
                        <c:v>103.78237164925039</c:v>
                      </c:pt>
                      <c:pt idx="109" formatCode="0.00">
                        <c:v>104.157201272149</c:v>
                      </c:pt>
                      <c:pt idx="110" formatCode="0.00">
                        <c:v>103.83916401635619</c:v>
                      </c:pt>
                      <c:pt idx="111" formatCode="0.00">
                        <c:v>103.6574284416175</c:v>
                      </c:pt>
                      <c:pt idx="112" formatCode="0.00">
                        <c:v>103.4189004997728</c:v>
                      </c:pt>
                      <c:pt idx="113" formatCode="0.00">
                        <c:v>103.40754202635161</c:v>
                      </c:pt>
                      <c:pt idx="114" formatCode="0.00">
                        <c:v>103.4189004997728</c:v>
                      </c:pt>
                      <c:pt idx="115" formatCode="0.00">
                        <c:v>103.7028623353021</c:v>
                      </c:pt>
                      <c:pt idx="116" formatCode="0.00">
                        <c:v>103.5211267605634</c:v>
                      </c:pt>
                      <c:pt idx="117" formatCode="0.00">
                        <c:v>103.10086324398</c:v>
                      </c:pt>
                      <c:pt idx="118" formatCode="0.00">
                        <c:v>102.7828259881872</c:v>
                      </c:pt>
                      <c:pt idx="119" formatCode="0.00">
                        <c:v>102.9872785097683</c:v>
                      </c:pt>
                      <c:pt idx="120" formatCode="0.00">
                        <c:v>103.0440708768741</c:v>
                      </c:pt>
                      <c:pt idx="121" formatCode="0.00">
                        <c:v>102.4988641526579</c:v>
                      </c:pt>
                      <c:pt idx="122" formatCode="0.00">
                        <c:v>102.0786006360745</c:v>
                      </c:pt>
                      <c:pt idx="123" formatCode="0.00">
                        <c:v>101.7946388005452</c:v>
                      </c:pt>
                      <c:pt idx="124" formatCode="0.00">
                        <c:v>101.8627896410723</c:v>
                      </c:pt>
                      <c:pt idx="125" formatCode="0.00">
                        <c:v>101.9536574284416</c:v>
                      </c:pt>
                      <c:pt idx="126" formatCode="0.00">
                        <c:v>102.1353930031804</c:v>
                      </c:pt>
                      <c:pt idx="127" formatCode="0.00">
                        <c:v>102.2716946842345</c:v>
                      </c:pt>
                      <c:pt idx="128" formatCode="0.00">
                        <c:v>102.5670149931849</c:v>
                      </c:pt>
                      <c:pt idx="129" formatCode="0.00">
                        <c:v>102.3057701044979</c:v>
                      </c:pt>
                      <c:pt idx="130" formatCode="0.00">
                        <c:v>102.2489777373921</c:v>
                      </c:pt>
                      <c:pt idx="131" formatCode="0.00">
                        <c:v>102.112676056338</c:v>
                      </c:pt>
                      <c:pt idx="132" formatCode="0.00">
                        <c:v>101.8968650613358</c:v>
                      </c:pt>
                      <c:pt idx="133" formatCode="0.00">
                        <c:v>101.7605633802817</c:v>
                      </c:pt>
                      <c:pt idx="134" formatCode="0.00">
                        <c:v>101.9536574284416</c:v>
                      </c:pt>
                      <c:pt idx="135" formatCode="0.00">
                        <c:v>102.6238073602908</c:v>
                      </c:pt>
                      <c:pt idx="136" formatCode="0.00">
                        <c:v>102.6578827805543</c:v>
                      </c:pt>
                      <c:pt idx="137" formatCode="0.00">
                        <c:v>102.8736937755566</c:v>
                      </c:pt>
                      <c:pt idx="138" formatCode="0.00">
                        <c:v>103.0667878237165</c:v>
                      </c:pt>
                      <c:pt idx="139" formatCode="0.00">
                        <c:v>102.8964107223989</c:v>
                      </c:pt>
                      <c:pt idx="140" formatCode="0.00">
                        <c:v>103.157655611086</c:v>
                      </c:pt>
                      <c:pt idx="141" formatCode="0.00">
                        <c:v>103.2598818718764</c:v>
                      </c:pt>
                      <c:pt idx="142" formatCode="0.00">
                        <c:v>103.0895047705588</c:v>
                      </c:pt>
                      <c:pt idx="143" formatCode="0.00">
                        <c:v>102.74875056792369</c:v>
                      </c:pt>
                      <c:pt idx="144" formatCode="0.00">
                        <c:v>102.4988641526579</c:v>
                      </c:pt>
                      <c:pt idx="145" formatCode="0.00">
                        <c:v>102.5102226260791</c:v>
                      </c:pt>
                      <c:pt idx="146" formatCode="0.00">
                        <c:v>102.63516583371189</c:v>
                      </c:pt>
                      <c:pt idx="147" formatCode="0.00">
                        <c:v>102.6692412539755</c:v>
                      </c:pt>
                      <c:pt idx="148" formatCode="0.00">
                        <c:v>103.0440708768741</c:v>
                      </c:pt>
                      <c:pt idx="149" formatCode="0.00">
                        <c:v>103.2030895047706</c:v>
                      </c:pt>
                      <c:pt idx="150" formatCode="0.00">
                        <c:v>103.0667878237165</c:v>
                      </c:pt>
                      <c:pt idx="151" formatCode="0.00">
                        <c:v>103.2598818718764</c:v>
                      </c:pt>
                      <c:pt idx="152" formatCode="0.00">
                        <c:v>103.18037255792819</c:v>
                      </c:pt>
                      <c:pt idx="153" formatCode="0.00">
                        <c:v>103.0895047705588</c:v>
                      </c:pt>
                      <c:pt idx="154" formatCode="0.00">
                        <c:v>102.5442980463426</c:v>
                      </c:pt>
                      <c:pt idx="155" formatCode="0.00">
                        <c:v>102.43071331213081</c:v>
                      </c:pt>
                      <c:pt idx="156" formatCode="0.00">
                        <c:v>102.5442980463426</c:v>
                      </c:pt>
                      <c:pt idx="157" formatCode="0.00">
                        <c:v>102.2830531576556</c:v>
                      </c:pt>
                      <c:pt idx="158" formatCode="0.00">
                        <c:v>102.7373920945025</c:v>
                      </c:pt>
                      <c:pt idx="159" formatCode="0.00">
                        <c:v>102.7373920945025</c:v>
                      </c:pt>
                      <c:pt idx="160" formatCode="0.00">
                        <c:v>102.4534302589732</c:v>
                      </c:pt>
                      <c:pt idx="161" formatCode="0.00">
                        <c:v>102.3966378918673</c:v>
                      </c:pt>
                      <c:pt idx="162" formatCode="0.00">
                        <c:v>102.2262607905497</c:v>
                      </c:pt>
                      <c:pt idx="163" formatCode="0.00">
                        <c:v>102.180826896865</c:v>
                      </c:pt>
                      <c:pt idx="164" formatCode="0.00">
                        <c:v>101.93094048159929</c:v>
                      </c:pt>
                      <c:pt idx="165" formatCode="0.00">
                        <c:v>101.8400726942299</c:v>
                      </c:pt>
                      <c:pt idx="166" formatCode="0.00">
                        <c:v>102.1694684234439</c:v>
                      </c:pt>
                      <c:pt idx="167" formatCode="0.00">
                        <c:v>102.08995910949569</c:v>
                      </c:pt>
                      <c:pt idx="168" formatCode="0.00">
                        <c:v>102.6238073602908</c:v>
                      </c:pt>
                      <c:pt idx="169" formatCode="0.00">
                        <c:v>102.4079963652885</c:v>
                      </c:pt>
                      <c:pt idx="170" formatCode="0.00">
                        <c:v>102.442071785552</c:v>
                      </c:pt>
                      <c:pt idx="171" formatCode="0.00">
                        <c:v>102.37392094502501</c:v>
                      </c:pt>
                      <c:pt idx="172" formatCode="0.00">
                        <c:v>102.3057701044979</c:v>
                      </c:pt>
                      <c:pt idx="173" formatCode="0.00">
                        <c:v>101.5788278055429</c:v>
                      </c:pt>
                      <c:pt idx="174" formatCode="0.00">
                        <c:v>101.317582916856</c:v>
                      </c:pt>
                      <c:pt idx="175" formatCode="0.00">
                        <c:v>101.1585642889596</c:v>
                      </c:pt>
                      <c:pt idx="176" formatCode="0.00">
                        <c:v>101.28350749659251</c:v>
                      </c:pt>
                      <c:pt idx="177" formatCode="0.00">
                        <c:v>101.6924125397546</c:v>
                      </c:pt>
                      <c:pt idx="178" formatCode="0.00">
                        <c:v>101.6696955929123</c:v>
                      </c:pt>
                      <c:pt idx="179" formatCode="0.00">
                        <c:v>101.4652430713312</c:v>
                      </c:pt>
                      <c:pt idx="180" formatCode="0.00">
                        <c:v>101.9422989550205</c:v>
                      </c:pt>
                      <c:pt idx="181" formatCode="0.00">
                        <c:v>102.15810995002271</c:v>
                      </c:pt>
                      <c:pt idx="182" formatCode="0.00">
                        <c:v>102.2830531576556</c:v>
                      </c:pt>
                      <c:pt idx="183" formatCode="0.00">
                        <c:v>102.1240345297592</c:v>
                      </c:pt>
                      <c:pt idx="184" formatCode="0.00">
                        <c:v>101.9650159018628</c:v>
                      </c:pt>
                      <c:pt idx="185" formatCode="0.00">
                        <c:v>102.04452521581101</c:v>
                      </c:pt>
                      <c:pt idx="186" formatCode="0.00">
                        <c:v>101.8059972739664</c:v>
                      </c:pt>
                      <c:pt idx="187" formatCode="0.00">
                        <c:v>102.0104497955475</c:v>
                      </c:pt>
                      <c:pt idx="188" formatCode="0.00">
                        <c:v>102.4079963652885</c:v>
                      </c:pt>
                      <c:pt idx="189" formatCode="0.00">
                        <c:v>102.4875056792367</c:v>
                      </c:pt>
                      <c:pt idx="190" formatCode="0.00">
                        <c:v>102.4079963652885</c:v>
                      </c:pt>
                      <c:pt idx="191" formatCode="0.00">
                        <c:v>102.4647887323944</c:v>
                      </c:pt>
                      <c:pt idx="192" formatCode="0.00">
                        <c:v>102.7828259881872</c:v>
                      </c:pt>
                      <c:pt idx="193" formatCode="0.00">
                        <c:v>102.9986369831895</c:v>
                      </c:pt>
                      <c:pt idx="194" formatCode="0.00">
                        <c:v>103.1122217174012</c:v>
                      </c:pt>
                      <c:pt idx="195" formatCode="0.00">
                        <c:v>103.1690140845071</c:v>
                      </c:pt>
                      <c:pt idx="196" formatCode="0.00">
                        <c:v>103.2144479781917</c:v>
                      </c:pt>
                      <c:pt idx="197" formatCode="0.00">
                        <c:v>102.90776919582009</c:v>
                      </c:pt>
                      <c:pt idx="198" formatCode="0.00">
                        <c:v>102.4875056792367</c:v>
                      </c:pt>
                      <c:pt idx="199" formatCode="0.00">
                        <c:v>102.7146751476602</c:v>
                      </c:pt>
                      <c:pt idx="200" formatCode="0.00">
                        <c:v>102.90776919582009</c:v>
                      </c:pt>
                      <c:pt idx="201" formatCode="0.00">
                        <c:v>103.23716492503409</c:v>
                      </c:pt>
                      <c:pt idx="202" formatCode="0.00">
                        <c:v>103.498409813721</c:v>
                      </c:pt>
                      <c:pt idx="203" formatCode="0.00">
                        <c:v>103.8050885960927</c:v>
                      </c:pt>
                      <c:pt idx="204" formatCode="0.00">
                        <c:v>104.1004089050432</c:v>
                      </c:pt>
                      <c:pt idx="205" formatCode="0.00">
                        <c:v>103.99818264425259</c:v>
                      </c:pt>
                      <c:pt idx="206" formatCode="0.00">
                        <c:v>104.4070876874148</c:v>
                      </c:pt>
                      <c:pt idx="207" formatCode="0.00">
                        <c:v>104.75920036347119</c:v>
                      </c:pt>
                      <c:pt idx="208" formatCode="0.00">
                        <c:v>104.74784189005</c:v>
                      </c:pt>
                      <c:pt idx="209" formatCode="0.00">
                        <c:v>104.8614266242617</c:v>
                      </c:pt>
                      <c:pt idx="210" formatCode="0.00">
                        <c:v>105.1340299863698</c:v>
                      </c:pt>
                      <c:pt idx="211" formatCode="0.00">
                        <c:v>105.24761472058159</c:v>
                      </c:pt>
                      <c:pt idx="212" formatCode="0.00">
                        <c:v>105.2362562471604</c:v>
                      </c:pt>
                      <c:pt idx="213" formatCode="0.00">
                        <c:v>104.611540208996</c:v>
                      </c:pt>
                      <c:pt idx="214" formatCode="0.00">
                        <c:v>104.48659700136299</c:v>
                      </c:pt>
                      <c:pt idx="215" formatCode="0.00">
                        <c:v>104.3616537937301</c:v>
                      </c:pt>
                      <c:pt idx="216" formatCode="0.00">
                        <c:v>104.4070876874148</c:v>
                      </c:pt>
                      <c:pt idx="217" formatCode="0.00">
                        <c:v>103.45297592003639</c:v>
                      </c:pt>
                      <c:pt idx="218" formatCode="0.00">
                        <c:v>103.2485233984553</c:v>
                      </c:pt>
                      <c:pt idx="219" formatCode="0.00">
                        <c:v>101.60154475238529</c:v>
                      </c:pt>
                      <c:pt idx="220" formatCode="0.00">
                        <c:v>101.7946388005452</c:v>
                      </c:pt>
                      <c:pt idx="221" formatCode="0.00">
                        <c:v>102.1240345297592</c:v>
                      </c:pt>
                      <c:pt idx="222" formatCode="0.00">
                        <c:v>101.27214902317129</c:v>
                      </c:pt>
                      <c:pt idx="223" formatCode="0.00">
                        <c:v>100.4543389368469</c:v>
                      </c:pt>
                      <c:pt idx="224" formatCode="0.00">
                        <c:v>99.09132212630621</c:v>
                      </c:pt>
                      <c:pt idx="225" formatCode="0.00">
                        <c:v>100.3634711494775</c:v>
                      </c:pt>
                      <c:pt idx="226" formatCode="0.00">
                        <c:v>100.6474329850068</c:v>
                      </c:pt>
                      <c:pt idx="227" formatCode="0.00">
                        <c:v>101.510676965016</c:v>
                      </c:pt>
                      <c:pt idx="228" formatCode="0.00">
                        <c:v>102.5102226260791</c:v>
                      </c:pt>
                      <c:pt idx="229" formatCode="0.00">
                        <c:v>101.77192185370291</c:v>
                      </c:pt>
                      <c:pt idx="230" formatCode="0.00">
                        <c:v>103.3734666060881</c:v>
                      </c:pt>
                      <c:pt idx="231" formatCode="0.00">
                        <c:v>104.6456156292594</c:v>
                      </c:pt>
                      <c:pt idx="232" formatCode="0.00">
                        <c:v>106.2585188550659</c:v>
                      </c:pt>
                      <c:pt idx="233" formatCode="0.00">
                        <c:v>106.4856883234893</c:v>
                      </c:pt>
                      <c:pt idx="234" formatCode="0.00">
                        <c:v>105.6451612903226</c:v>
                      </c:pt>
                      <c:pt idx="235" formatCode="0.00">
                        <c:v>105.57701044979559</c:v>
                      </c:pt>
                      <c:pt idx="236" formatCode="0.00">
                        <c:v>104.6228986824171</c:v>
                      </c:pt>
                      <c:pt idx="237" formatCode="0.00">
                        <c:v>103.02135393003179</c:v>
                      </c:pt>
                      <c:pt idx="238" formatCode="0.00">
                        <c:v>102.31712857791921</c:v>
                      </c:pt>
                      <c:pt idx="239" formatCode="0.00">
                        <c:v>103.07814629713771</c:v>
                      </c:pt>
                      <c:pt idx="240" formatCode="0.00">
                        <c:v>103.5324852339845</c:v>
                      </c:pt>
                      <c:pt idx="241" formatCode="0.00">
                        <c:v>103.9641072239891</c:v>
                      </c:pt>
                      <c:pt idx="242" formatCode="0.00">
                        <c:v>104.77055883689231</c:v>
                      </c:pt>
                      <c:pt idx="243" formatCode="0.00">
                        <c:v>105.30440708768739</c:v>
                      </c:pt>
                      <c:pt idx="244" formatCode="0.00">
                        <c:v>105.14538845979099</c:v>
                      </c:pt>
                      <c:pt idx="245" formatCode="0.00">
                        <c:v>104.2480690595184</c:v>
                      </c:pt>
                      <c:pt idx="246" formatCode="0.00">
                        <c:v>104.55474784189001</c:v>
                      </c:pt>
                      <c:pt idx="247" formatCode="0.00">
                        <c:v>103.8618809631985</c:v>
                      </c:pt>
                      <c:pt idx="248" formatCode="0.00">
                        <c:v>103.73693775556561</c:v>
                      </c:pt>
                      <c:pt idx="249" formatCode="0.00">
                        <c:v>104.0436165379373</c:v>
                      </c:pt>
                      <c:pt idx="250" formatCode="0.00">
                        <c:v>103.5779191276692</c:v>
                      </c:pt>
                      <c:pt idx="251" formatCode="0.00">
                        <c:v>104.0436165379373</c:v>
                      </c:pt>
                      <c:pt idx="252" formatCode="0.00">
                        <c:v>104.8500681508405</c:v>
                      </c:pt>
                      <c:pt idx="253" formatCode="0.00">
                        <c:v>104.5206724216265</c:v>
                      </c:pt>
                      <c:pt idx="254" formatCode="0.00">
                        <c:v>104.48659700136299</c:v>
                      </c:pt>
                      <c:pt idx="255" formatCode="0.00">
                        <c:v>104.74784189005</c:v>
                      </c:pt>
                      <c:pt idx="256" formatCode="0.00">
                        <c:v>105.0204452521581</c:v>
                      </c:pt>
                      <c:pt idx="257" formatCode="0.00">
                        <c:v>105.03180372557929</c:v>
                      </c:pt>
                      <c:pt idx="258" formatCode="0.00">
                        <c:v>105.2816901408451</c:v>
                      </c:pt>
                      <c:pt idx="259" formatCode="0.00">
                        <c:v>104.9636528850523</c:v>
                      </c:pt>
                      <c:pt idx="260" formatCode="0.00">
                        <c:v>104.8614266242617</c:v>
                      </c:pt>
                      <c:pt idx="261" formatCode="0.00">
                        <c:v>104.7024079963653</c:v>
                      </c:pt>
                      <c:pt idx="262" formatCode="0.00">
                        <c:v>103.8505224897774</c:v>
                      </c:pt>
                      <c:pt idx="263" formatCode="0.00">
                        <c:v>103.3734666060881</c:v>
                      </c:pt>
                      <c:pt idx="264" formatCode="0.00">
                        <c:v>104.2026351658337</c:v>
                      </c:pt>
                      <c:pt idx="265" formatCode="0.00">
                        <c:v>104.7819173103135</c:v>
                      </c:pt>
                      <c:pt idx="266" formatCode="0.00">
                        <c:v>105.1113130395275</c:v>
                      </c:pt>
                      <c:pt idx="267" formatCode="0.00">
                        <c:v>105.04316219900051</c:v>
                      </c:pt>
                      <c:pt idx="268" formatCode="0.00">
                        <c:v>104.7251249432077</c:v>
                      </c:pt>
                      <c:pt idx="269" formatCode="0.00">
                        <c:v>105.08859609268509</c:v>
                      </c:pt>
                      <c:pt idx="270" formatCode="0.00">
                        <c:v>104.6796910495229</c:v>
                      </c:pt>
                      <c:pt idx="271" formatCode="0.00">
                        <c:v>104.9522944116311</c:v>
                      </c:pt>
                      <c:pt idx="272" formatCode="0.00">
                        <c:v>105.3498409813721</c:v>
                      </c:pt>
                      <c:pt idx="273" formatCode="0.00">
                        <c:v>105.09995456610631</c:v>
                      </c:pt>
                      <c:pt idx="274" formatCode="0.00">
                        <c:v>104.1231258518855</c:v>
                      </c:pt>
                      <c:pt idx="275" formatCode="0.00">
                        <c:v>103.9186733303044</c:v>
                      </c:pt>
                      <c:pt idx="276" formatCode="0.00">
                        <c:v>103.4870513402999</c:v>
                      </c:pt>
                      <c:pt idx="277" formatCode="0.00">
                        <c:v>103.68014538845981</c:v>
                      </c:pt>
                      <c:pt idx="278" formatCode="0.00">
                        <c:v>104.3162199000455</c:v>
                      </c:pt>
                      <c:pt idx="279" formatCode="0.00">
                        <c:v>104.27078600636069</c:v>
                      </c:pt>
                      <c:pt idx="280" formatCode="0.00">
                        <c:v>103.4756928668787</c:v>
                      </c:pt>
                      <c:pt idx="281" formatCode="0.00">
                        <c:v>103.498409813721</c:v>
                      </c:pt>
                      <c:pt idx="282" formatCode="0.00">
                        <c:v>102.4988641526579</c:v>
                      </c:pt>
                      <c:pt idx="283" formatCode="0.00">
                        <c:v>102.3512039981827</c:v>
                      </c:pt>
                      <c:pt idx="284" formatCode="0.00">
                        <c:v>102.0104497955475</c:v>
                      </c:pt>
                      <c:pt idx="285" formatCode="0.00">
                        <c:v>101.6924125397546</c:v>
                      </c:pt>
                      <c:pt idx="286" formatCode="0.00">
                        <c:v>101.11313039527489</c:v>
                      </c:pt>
                      <c:pt idx="287" formatCode="0.00">
                        <c:v>100.19309404815991</c:v>
                      </c:pt>
                      <c:pt idx="288" formatCode="0.00">
                        <c:v>100.590640617901</c:v>
                      </c:pt>
                      <c:pt idx="289" formatCode="0.00">
                        <c:v>100.56792367105859</c:v>
                      </c:pt>
                      <c:pt idx="290" formatCode="0.00">
                        <c:v>100.1817355747387</c:v>
                      </c:pt>
                      <c:pt idx="291" formatCode="0.00">
                        <c:v>99.863698318945907</c:v>
                      </c:pt>
                      <c:pt idx="292" formatCode="0.00">
                        <c:v>100.5338482507951</c:v>
                      </c:pt>
                      <c:pt idx="293" formatCode="0.00">
                        <c:v>100.9086778736938</c:v>
                      </c:pt>
                      <c:pt idx="294" formatCode="0.00">
                        <c:v>100.3180372557928</c:v>
                      </c:pt>
                      <c:pt idx="295" formatCode="0.00">
                        <c:v>100.84052703316679</c:v>
                      </c:pt>
                      <c:pt idx="296" formatCode="0.00">
                        <c:v>101.0222626079055</c:v>
                      </c:pt>
                      <c:pt idx="297" formatCode="0.00">
                        <c:v>101.3743752839618</c:v>
                      </c:pt>
                      <c:pt idx="298" formatCode="0.00">
                        <c:v>101.6242616992276</c:v>
                      </c:pt>
                      <c:pt idx="299" formatCode="0.00">
                        <c:v>100.8632439800091</c:v>
                      </c:pt>
                      <c:pt idx="300" formatCode="0.00">
                        <c:v>100.4429804634257</c:v>
                      </c:pt>
                      <c:pt idx="301" formatCode="0.00">
                        <c:v>100.95411176737851</c:v>
                      </c:pt>
                      <c:pt idx="302" formatCode="0.00">
                        <c:v>101.2607905497501</c:v>
                      </c:pt>
                      <c:pt idx="303" formatCode="0.00">
                        <c:v>101.2494320763289</c:v>
                      </c:pt>
                      <c:pt idx="304" formatCode="0.00">
                        <c:v>101.0336210813267</c:v>
                      </c:pt>
                      <c:pt idx="305" formatCode="0.00">
                        <c:v>101.11313039527489</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9-9FA7-496F-AACE-0D3A1E3D5DFE}"/>
                  </c:ext>
                </c:extLst>
              </c15:ser>
            </c15:filteredLineSeries>
            <c15:filteredLineSeries>
              <c15:ser>
                <c:idx val="7"/>
                <c:order val="8"/>
                <c:tx>
                  <c:strRef>
                    <c:extLst xmlns:c15="http://schemas.microsoft.com/office/drawing/2012/chart" xmlns:c16r2="http://schemas.microsoft.com/office/drawing/2015/06/chart">
                      <c:ext xmlns:c15="http://schemas.microsoft.com/office/drawing/2012/chart" uri="{02D57815-91ED-43cb-92C2-25804820EDAC}">
                        <c15:formulaRef>
                          <c15:sqref>Currency!$X$350</c15:sqref>
                        </c15:formulaRef>
                      </c:ext>
                    </c:extLst>
                    <c:strCache>
                      <c:ptCount val="1"/>
                      <c:pt idx="0">
                        <c:v>Yen</c:v>
                      </c:pt>
                    </c:strCache>
                  </c:strRef>
                </c:tx>
                <c:spPr>
                  <a:ln w="28575" cap="rnd">
                    <a:solidFill>
                      <a:schemeClr val="accent2">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Currency!$X$351:$X$656</c15:sqref>
                        </c15:formulaRef>
                      </c:ext>
                    </c:extLst>
                    <c:numCache>
                      <c:formatCode>General</c:formatCode>
                      <c:ptCount val="306"/>
                      <c:pt idx="43" formatCode="0.00">
                        <c:v>100</c:v>
                      </c:pt>
                      <c:pt idx="44" formatCode="0.00">
                        <c:v>100.5561735261402</c:v>
                      </c:pt>
                      <c:pt idx="45" formatCode="0.00">
                        <c:v>100</c:v>
                      </c:pt>
                      <c:pt idx="46" formatCode="0.00">
                        <c:v>99.953652206154956</c:v>
                      </c:pt>
                      <c:pt idx="47" formatCode="0.00">
                        <c:v>99.916573971079004</c:v>
                      </c:pt>
                      <c:pt idx="48" formatCode="0.00">
                        <c:v>100.6210604375232</c:v>
                      </c:pt>
                      <c:pt idx="49" formatCode="0.00">
                        <c:v>100.7415647015202</c:v>
                      </c:pt>
                      <c:pt idx="50" formatCode="0.00">
                        <c:v>100.8620689655173</c:v>
                      </c:pt>
                      <c:pt idx="51" formatCode="0.00">
                        <c:v>100.4912866147572</c:v>
                      </c:pt>
                      <c:pt idx="52" formatCode="0.00">
                        <c:v>100.5376344086022</c:v>
                      </c:pt>
                      <c:pt idx="53" formatCode="0.00">
                        <c:v>100.046347793845</c:v>
                      </c:pt>
                      <c:pt idx="54" formatCode="0.00">
                        <c:v>99.990730441231022</c:v>
                      </c:pt>
                      <c:pt idx="55" formatCode="0.00">
                        <c:v>100.3615127919911</c:v>
                      </c:pt>
                      <c:pt idx="56" formatCode="0.00">
                        <c:v>100.1946607341491</c:v>
                      </c:pt>
                      <c:pt idx="57" formatCode="0.00">
                        <c:v>99.953652206154956</c:v>
                      </c:pt>
                      <c:pt idx="58" formatCode="0.00">
                        <c:v>99.86095661846494</c:v>
                      </c:pt>
                      <c:pt idx="59" formatCode="0.00">
                        <c:v>100</c:v>
                      </c:pt>
                      <c:pt idx="60" formatCode="0.00">
                        <c:v>100.2688172043011</c:v>
                      </c:pt>
                      <c:pt idx="61" formatCode="0.00">
                        <c:v>100.23173896922511</c:v>
                      </c:pt>
                      <c:pt idx="62" formatCode="0.00">
                        <c:v>100.76937337782719</c:v>
                      </c:pt>
                      <c:pt idx="63" formatCode="0.00">
                        <c:v>100.76937337782719</c:v>
                      </c:pt>
                      <c:pt idx="64" formatCode="0.00">
                        <c:v>100.89914720059321</c:v>
                      </c:pt>
                      <c:pt idx="65" formatCode="0.00">
                        <c:v>100.6859473489062</c:v>
                      </c:pt>
                      <c:pt idx="66" formatCode="0.00">
                        <c:v>100.65813867259919</c:v>
                      </c:pt>
                      <c:pt idx="67" formatCode="0.00">
                        <c:v>100.2410085279941</c:v>
                      </c:pt>
                      <c:pt idx="68" formatCode="0.00">
                        <c:v>98.822766036336631</c:v>
                      </c:pt>
                      <c:pt idx="69" formatCode="0.00">
                        <c:v>98.164627363737495</c:v>
                      </c:pt>
                      <c:pt idx="70" formatCode="0.00">
                        <c:v>98.646644419725632</c:v>
                      </c:pt>
                      <c:pt idx="71" formatCode="0.00">
                        <c:v>98.090470893585405</c:v>
                      </c:pt>
                      <c:pt idx="72" formatCode="0.00">
                        <c:v>98.461253244345599</c:v>
                      </c:pt>
                      <c:pt idx="73" formatCode="0.00">
                        <c:v>97.830923248053423</c:v>
                      </c:pt>
                      <c:pt idx="74" formatCode="0.00">
                        <c:v>97.636262513904313</c:v>
                      </c:pt>
                      <c:pt idx="75" formatCode="0.00">
                        <c:v>98.78568780126065</c:v>
                      </c:pt>
                      <c:pt idx="76" formatCode="0.00">
                        <c:v>98.034853540971454</c:v>
                      </c:pt>
                      <c:pt idx="77" formatCode="0.00">
                        <c:v>98.359288097886505</c:v>
                      </c:pt>
                      <c:pt idx="78" formatCode="0.00">
                        <c:v>98.516870596959535</c:v>
                      </c:pt>
                      <c:pt idx="79" formatCode="0.00">
                        <c:v>98.757879124953647</c:v>
                      </c:pt>
                      <c:pt idx="80" formatCode="0.00">
                        <c:v>98.553948832035545</c:v>
                      </c:pt>
                      <c:pt idx="81" formatCode="0.00">
                        <c:v>98.674453096032607</c:v>
                      </c:pt>
                      <c:pt idx="82" formatCode="0.00">
                        <c:v>98.665183537263601</c:v>
                      </c:pt>
                      <c:pt idx="83" formatCode="0.00">
                        <c:v>97.710418984056361</c:v>
                      </c:pt>
                      <c:pt idx="84" formatCode="0.00">
                        <c:v>98.368557656655526</c:v>
                      </c:pt>
                      <c:pt idx="85" formatCode="0.00">
                        <c:v>98.007044864664451</c:v>
                      </c:pt>
                      <c:pt idx="86" formatCode="0.00">
                        <c:v>98.220244716351473</c:v>
                      </c:pt>
                      <c:pt idx="87" formatCode="0.00">
                        <c:v>98.78568780126065</c:v>
                      </c:pt>
                      <c:pt idx="88" formatCode="0.00">
                        <c:v>98.591027067111625</c:v>
                      </c:pt>
                      <c:pt idx="89" formatCode="0.00">
                        <c:v>98.387096774193552</c:v>
                      </c:pt>
                      <c:pt idx="90" formatCode="0.00">
                        <c:v>98.146088246199454</c:v>
                      </c:pt>
                      <c:pt idx="91" formatCode="0.00">
                        <c:v>98.535409714497575</c:v>
                      </c:pt>
                      <c:pt idx="92" formatCode="0.00">
                        <c:v>99.128661475713756</c:v>
                      </c:pt>
                      <c:pt idx="93" formatCode="0.00">
                        <c:v>99.045235446792731</c:v>
                      </c:pt>
                      <c:pt idx="94" formatCode="0.00">
                        <c:v>99.230626622172807</c:v>
                      </c:pt>
                      <c:pt idx="95" formatCode="0.00">
                        <c:v>99.610678531701836</c:v>
                      </c:pt>
                      <c:pt idx="96" formatCode="0.00">
                        <c:v>99.898034853540935</c:v>
                      </c:pt>
                      <c:pt idx="97" formatCode="0.00">
                        <c:v>100.1390433815351</c:v>
                      </c:pt>
                      <c:pt idx="98" formatCode="0.00">
                        <c:v>100.2224694104561</c:v>
                      </c:pt>
                      <c:pt idx="99" formatCode="0.00">
                        <c:v>100.083426028921</c:v>
                      </c:pt>
                      <c:pt idx="100" formatCode="0.00">
                        <c:v>100.18539117538</c:v>
                      </c:pt>
                      <c:pt idx="101" formatCode="0.00">
                        <c:v>100.2688172043011</c:v>
                      </c:pt>
                      <c:pt idx="102" formatCode="0.00">
                        <c:v>100.074156470152</c:v>
                      </c:pt>
                      <c:pt idx="103" formatCode="0.00">
                        <c:v>100</c:v>
                      </c:pt>
                      <c:pt idx="104" formatCode="0.00">
                        <c:v>99.647756766777903</c:v>
                      </c:pt>
                      <c:pt idx="105" formatCode="0.00">
                        <c:v>99.267704857248802</c:v>
                      </c:pt>
                      <c:pt idx="106" formatCode="0.00">
                        <c:v>99.925843529847995</c:v>
                      </c:pt>
                      <c:pt idx="107" formatCode="0.00">
                        <c:v>99.935113088617001</c:v>
                      </c:pt>
                      <c:pt idx="108" formatCode="0.00">
                        <c:v>99.981460882462002</c:v>
                      </c:pt>
                      <c:pt idx="109" formatCode="0.00">
                        <c:v>100.2502780867631</c:v>
                      </c:pt>
                      <c:pt idx="110" formatCode="0.00">
                        <c:v>99.823878383388916</c:v>
                      </c:pt>
                      <c:pt idx="111" formatCode="0.00">
                        <c:v>99.2862439747868</c:v>
                      </c:pt>
                      <c:pt idx="112" formatCode="0.00">
                        <c:v>99.017426770485713</c:v>
                      </c:pt>
                      <c:pt idx="113" formatCode="0.00">
                        <c:v>99.063774564330743</c:v>
                      </c:pt>
                      <c:pt idx="114" formatCode="0.00">
                        <c:v>99.304783092324755</c:v>
                      </c:pt>
                      <c:pt idx="115" formatCode="0.00">
                        <c:v>99.323322209862809</c:v>
                      </c:pt>
                      <c:pt idx="116" formatCode="0.00">
                        <c:v>99.721913236929907</c:v>
                      </c:pt>
                      <c:pt idx="117" formatCode="0.00">
                        <c:v>100.018539117538</c:v>
                      </c:pt>
                      <c:pt idx="118" formatCode="0.00">
                        <c:v>100.48201705598809</c:v>
                      </c:pt>
                      <c:pt idx="119" formatCode="0.00">
                        <c:v>100.45420837968111</c:v>
                      </c:pt>
                      <c:pt idx="120" formatCode="0.00">
                        <c:v>100.9084167593623</c:v>
                      </c:pt>
                      <c:pt idx="121" formatCode="0.00">
                        <c:v>100.7322951427512</c:v>
                      </c:pt>
                      <c:pt idx="122" formatCode="0.00">
                        <c:v>100.59325176121619</c:v>
                      </c:pt>
                      <c:pt idx="123" formatCode="0.00">
                        <c:v>100.50055617352611</c:v>
                      </c:pt>
                      <c:pt idx="124" formatCode="0.00">
                        <c:v>100.6488691138302</c:v>
                      </c:pt>
                      <c:pt idx="125" formatCode="0.00">
                        <c:v>100.6488691138302</c:v>
                      </c:pt>
                      <c:pt idx="126" formatCode="0.00">
                        <c:v>100.7508342602892</c:v>
                      </c:pt>
                      <c:pt idx="127" formatCode="0.00">
                        <c:v>100.6488691138302</c:v>
                      </c:pt>
                      <c:pt idx="128" formatCode="0.00">
                        <c:v>100.81572117167219</c:v>
                      </c:pt>
                      <c:pt idx="129" formatCode="0.00">
                        <c:v>100.9825732295143</c:v>
                      </c:pt>
                      <c:pt idx="130" formatCode="0.00">
                        <c:v>100.9640341119763</c:v>
                      </c:pt>
                      <c:pt idx="131" formatCode="0.00">
                        <c:v>100.92695587690029</c:v>
                      </c:pt>
                      <c:pt idx="132" formatCode="0.00">
                        <c:v>100.09269558769</c:v>
                      </c:pt>
                      <c:pt idx="133" formatCode="0.00">
                        <c:v>100.34297367445311</c:v>
                      </c:pt>
                      <c:pt idx="134" formatCode="0.00">
                        <c:v>100.65813867259919</c:v>
                      </c:pt>
                      <c:pt idx="135" formatCode="0.00">
                        <c:v>101.1586948461253</c:v>
                      </c:pt>
                      <c:pt idx="136" formatCode="0.00">
                        <c:v>100.94549499443831</c:v>
                      </c:pt>
                      <c:pt idx="137" formatCode="0.00">
                        <c:v>101.4738598442714</c:v>
                      </c:pt>
                      <c:pt idx="138" formatCode="0.00">
                        <c:v>101.21431219873929</c:v>
                      </c:pt>
                      <c:pt idx="139" formatCode="0.00">
                        <c:v>101.05672969966631</c:v>
                      </c:pt>
                      <c:pt idx="140" formatCode="0.00">
                        <c:v>101.1216166110493</c:v>
                      </c:pt>
                      <c:pt idx="141" formatCode="0.00">
                        <c:v>100.89914720059321</c:v>
                      </c:pt>
                      <c:pt idx="142" formatCode="0.00">
                        <c:v>100.4263997033741</c:v>
                      </c:pt>
                      <c:pt idx="143" formatCode="0.00">
                        <c:v>100.83426028921031</c:v>
                      </c:pt>
                      <c:pt idx="144" formatCode="0.00">
                        <c:v>100.65813867259919</c:v>
                      </c:pt>
                      <c:pt idx="145" formatCode="0.00">
                        <c:v>100.5747126436782</c:v>
                      </c:pt>
                      <c:pt idx="146" formatCode="0.00">
                        <c:v>100.61179087875421</c:v>
                      </c:pt>
                      <c:pt idx="147" formatCode="0.00">
                        <c:v>100.67667779013721</c:v>
                      </c:pt>
                      <c:pt idx="148" formatCode="0.00">
                        <c:v>100.7415647015202</c:v>
                      </c:pt>
                      <c:pt idx="149" formatCode="0.00">
                        <c:v>101.0011123470523</c:v>
                      </c:pt>
                      <c:pt idx="150" formatCode="0.00">
                        <c:v>101.1123470522803</c:v>
                      </c:pt>
                      <c:pt idx="151" formatCode="0.00">
                        <c:v>101.43678160919541</c:v>
                      </c:pt>
                      <c:pt idx="152" formatCode="0.00">
                        <c:v>101.5202076381164</c:v>
                      </c:pt>
                      <c:pt idx="153" formatCode="0.00">
                        <c:v>101.4089729328884</c:v>
                      </c:pt>
                      <c:pt idx="154" formatCode="0.00">
                        <c:v>101.0752688172043</c:v>
                      </c:pt>
                      <c:pt idx="155" formatCode="0.00">
                        <c:v>100.6025213199852</c:v>
                      </c:pt>
                      <c:pt idx="156" formatCode="0.00">
                        <c:v>100.9084167593623</c:v>
                      </c:pt>
                      <c:pt idx="157" formatCode="0.00">
                        <c:v>100.7508342602892</c:v>
                      </c:pt>
                      <c:pt idx="158" formatCode="0.00">
                        <c:v>100.6859473489062</c:v>
                      </c:pt>
                      <c:pt idx="159" formatCode="0.00">
                        <c:v>100.7322951427512</c:v>
                      </c:pt>
                      <c:pt idx="160" formatCode="0.00">
                        <c:v>100.7971820541342</c:v>
                      </c:pt>
                      <c:pt idx="161" formatCode="0.00">
                        <c:v>100.7508342602892</c:v>
                      </c:pt>
                      <c:pt idx="162" formatCode="0.00">
                        <c:v>101.2884686688914</c:v>
                      </c:pt>
                      <c:pt idx="163" formatCode="0.00">
                        <c:v>101.3348164627364</c:v>
                      </c:pt>
                      <c:pt idx="164" formatCode="0.00">
                        <c:v>101.61290322580651</c:v>
                      </c:pt>
                      <c:pt idx="165" formatCode="0.00">
                        <c:v>101.4645902855024</c:v>
                      </c:pt>
                      <c:pt idx="166" formatCode="0.00">
                        <c:v>101.6036336670375</c:v>
                      </c:pt>
                      <c:pt idx="167" formatCode="0.00">
                        <c:v>101.2328513162773</c:v>
                      </c:pt>
                      <c:pt idx="168" formatCode="0.00">
                        <c:v>101.5202076381164</c:v>
                      </c:pt>
                      <c:pt idx="169" formatCode="0.00">
                        <c:v>101.3997033741194</c:v>
                      </c:pt>
                      <c:pt idx="170" formatCode="0.00">
                        <c:v>101.4182424916574</c:v>
                      </c:pt>
                      <c:pt idx="171" formatCode="0.00">
                        <c:v>101.3348164627364</c:v>
                      </c:pt>
                      <c:pt idx="172" formatCode="0.00">
                        <c:v>101.6221727845754</c:v>
                      </c:pt>
                      <c:pt idx="173" formatCode="0.00">
                        <c:v>101.48312940304039</c:v>
                      </c:pt>
                      <c:pt idx="174" formatCode="0.00">
                        <c:v>100.9362254356693</c:v>
                      </c:pt>
                      <c:pt idx="175" formatCode="0.00">
                        <c:v>100.6488691138302</c:v>
                      </c:pt>
                      <c:pt idx="176" formatCode="0.00">
                        <c:v>100.7137560252132</c:v>
                      </c:pt>
                      <c:pt idx="177" formatCode="0.00">
                        <c:v>100.6025213199852</c:v>
                      </c:pt>
                      <c:pt idx="178" formatCode="0.00">
                        <c:v>100.083426028921</c:v>
                      </c:pt>
                      <c:pt idx="179" formatCode="0.00">
                        <c:v>100.43566926214309</c:v>
                      </c:pt>
                      <c:pt idx="180" formatCode="0.00">
                        <c:v>100.6210604375232</c:v>
                      </c:pt>
                      <c:pt idx="181" formatCode="0.00">
                        <c:v>101.1308861698183</c:v>
                      </c:pt>
                      <c:pt idx="182" formatCode="0.00">
                        <c:v>101.5109380793475</c:v>
                      </c:pt>
                      <c:pt idx="183" formatCode="0.00">
                        <c:v>101.48312940304039</c:v>
                      </c:pt>
                      <c:pt idx="184" formatCode="0.00">
                        <c:v>101.8909899888766</c:v>
                      </c:pt>
                      <c:pt idx="185" formatCode="0.00">
                        <c:v>102.0578420467186</c:v>
                      </c:pt>
                      <c:pt idx="186" formatCode="0.00">
                        <c:v>101.86318131256949</c:v>
                      </c:pt>
                      <c:pt idx="187" formatCode="0.00">
                        <c:v>102.10418984056361</c:v>
                      </c:pt>
                      <c:pt idx="188" formatCode="0.00">
                        <c:v>102.0949202817946</c:v>
                      </c:pt>
                      <c:pt idx="189" formatCode="0.00">
                        <c:v>102.1319985168706</c:v>
                      </c:pt>
                      <c:pt idx="190" formatCode="0.00">
                        <c:v>101.8909899888766</c:v>
                      </c:pt>
                      <c:pt idx="191" formatCode="0.00">
                        <c:v>101.8446421950315</c:v>
                      </c:pt>
                      <c:pt idx="192" formatCode="0.00">
                        <c:v>101.37189469781239</c:v>
                      </c:pt>
                      <c:pt idx="193" formatCode="0.00">
                        <c:v>101.3348164627364</c:v>
                      </c:pt>
                      <c:pt idx="194" formatCode="0.00">
                        <c:v>101.0474601408973</c:v>
                      </c:pt>
                      <c:pt idx="195" formatCode="0.00">
                        <c:v>101.1586948461253</c:v>
                      </c:pt>
                      <c:pt idx="196" formatCode="0.00">
                        <c:v>101.1772339636633</c:v>
                      </c:pt>
                      <c:pt idx="197" formatCode="0.00">
                        <c:v>100.67667779013721</c:v>
                      </c:pt>
                      <c:pt idx="198" formatCode="0.00">
                        <c:v>100.50055617352611</c:v>
                      </c:pt>
                      <c:pt idx="199" formatCode="0.00">
                        <c:v>100.7322951427512</c:v>
                      </c:pt>
                      <c:pt idx="200" formatCode="0.00">
                        <c:v>101.4645902855024</c:v>
                      </c:pt>
                      <c:pt idx="201" formatCode="0.00">
                        <c:v>101.7426770485725</c:v>
                      </c:pt>
                      <c:pt idx="202" formatCode="0.00">
                        <c:v>101.9373377827215</c:v>
                      </c:pt>
                      <c:pt idx="203" formatCode="0.00">
                        <c:v>101.7890248424175</c:v>
                      </c:pt>
                      <c:pt idx="204" formatCode="0.00">
                        <c:v>101.6777901371894</c:v>
                      </c:pt>
                      <c:pt idx="205" formatCode="0.00">
                        <c:v>101.7982944011865</c:v>
                      </c:pt>
                      <c:pt idx="206" formatCode="0.00">
                        <c:v>102.0022246941046</c:v>
                      </c:pt>
                      <c:pt idx="207" formatCode="0.00">
                        <c:v>101.75194660734149</c:v>
                      </c:pt>
                      <c:pt idx="208" formatCode="0.00">
                        <c:v>101.72413793103451</c:v>
                      </c:pt>
                      <c:pt idx="209" formatCode="0.00">
                        <c:v>101.8909899888766</c:v>
                      </c:pt>
                      <c:pt idx="210" formatCode="0.00">
                        <c:v>101.8446421950315</c:v>
                      </c:pt>
                      <c:pt idx="211" formatCode="0.00">
                        <c:v>103.13311086392289</c:v>
                      </c:pt>
                      <c:pt idx="212" formatCode="0.00">
                        <c:v>103.8375973303671</c:v>
                      </c:pt>
                      <c:pt idx="213" formatCode="0.00">
                        <c:v>103.503893214683</c:v>
                      </c:pt>
                      <c:pt idx="214" formatCode="0.00">
                        <c:v>102.30812013348159</c:v>
                      </c:pt>
                      <c:pt idx="215" formatCode="0.00">
                        <c:v>101.99295513533561</c:v>
                      </c:pt>
                      <c:pt idx="216" formatCode="0.00">
                        <c:v>102.3915461624027</c:v>
                      </c:pt>
                      <c:pt idx="217" formatCode="0.00">
                        <c:v>102.1319985168706</c:v>
                      </c:pt>
                      <c:pt idx="218" formatCode="0.00">
                        <c:v>100.25954764553209</c:v>
                      </c:pt>
                      <c:pt idx="219" formatCode="0.00">
                        <c:v>99.888765294771943</c:v>
                      </c:pt>
                      <c:pt idx="220" formatCode="0.00">
                        <c:v>99.499443826473851</c:v>
                      </c:pt>
                      <c:pt idx="221" formatCode="0.00">
                        <c:v>99.582869855394875</c:v>
                      </c:pt>
                      <c:pt idx="222" formatCode="0.00">
                        <c:v>98.498331479421552</c:v>
                      </c:pt>
                      <c:pt idx="223" formatCode="0.00">
                        <c:v>97.775305895439331</c:v>
                      </c:pt>
                      <c:pt idx="224" formatCode="0.00">
                        <c:v>94.707081942899507</c:v>
                      </c:pt>
                      <c:pt idx="225" formatCode="0.00">
                        <c:v>96.764923989618097</c:v>
                      </c:pt>
                      <c:pt idx="226" formatCode="0.00">
                        <c:v>97.098628105302197</c:v>
                      </c:pt>
                      <c:pt idx="227" formatCode="0.00">
                        <c:v>97.691879866518349</c:v>
                      </c:pt>
                      <c:pt idx="228" formatCode="0.00">
                        <c:v>99.796069707081941</c:v>
                      </c:pt>
                      <c:pt idx="229" formatCode="0.00">
                        <c:v>98.220244716351473</c:v>
                      </c:pt>
                      <c:pt idx="230" formatCode="0.00">
                        <c:v>99.555061179087858</c:v>
                      </c:pt>
                      <c:pt idx="231" formatCode="0.00">
                        <c:v>100.5190952910642</c:v>
                      </c:pt>
                      <c:pt idx="232" formatCode="0.00">
                        <c:v>102.3173896922507</c:v>
                      </c:pt>
                      <c:pt idx="233" formatCode="0.00">
                        <c:v>102.8457545420838</c:v>
                      </c:pt>
                      <c:pt idx="234" formatCode="0.00">
                        <c:v>103.10530218761591</c:v>
                      </c:pt>
                      <c:pt idx="235" formatCode="0.00">
                        <c:v>103.32777159807191</c:v>
                      </c:pt>
                      <c:pt idx="236" formatCode="0.00">
                        <c:v>103.04041527623301</c:v>
                      </c:pt>
                      <c:pt idx="237" formatCode="0.00">
                        <c:v>101.50166852057841</c:v>
                      </c:pt>
                      <c:pt idx="238" formatCode="0.00">
                        <c:v>100.111234705228</c:v>
                      </c:pt>
                      <c:pt idx="239" formatCode="0.00">
                        <c:v>100.027808676307</c:v>
                      </c:pt>
                      <c:pt idx="240" formatCode="0.00">
                        <c:v>99.907304412309983</c:v>
                      </c:pt>
                      <c:pt idx="241" formatCode="0.00">
                        <c:v>99.258435298479753</c:v>
                      </c:pt>
                      <c:pt idx="242" formatCode="0.00">
                        <c:v>100.083426028921</c:v>
                      </c:pt>
                      <c:pt idx="243" formatCode="0.00">
                        <c:v>100.56544308490921</c:v>
                      </c:pt>
                      <c:pt idx="244" formatCode="0.00">
                        <c:v>101.05672969966631</c:v>
                      </c:pt>
                      <c:pt idx="245" formatCode="0.00">
                        <c:v>100.8898776418243</c:v>
                      </c:pt>
                      <c:pt idx="246" formatCode="0.00">
                        <c:v>100.70448646644419</c:v>
                      </c:pt>
                      <c:pt idx="247" formatCode="0.00">
                        <c:v>100.4634779384501</c:v>
                      </c:pt>
                      <c:pt idx="248" formatCode="0.00">
                        <c:v>100.45420837968111</c:v>
                      </c:pt>
                      <c:pt idx="249" formatCode="0.00">
                        <c:v>99.721913236929907</c:v>
                      </c:pt>
                      <c:pt idx="250" formatCode="0.00">
                        <c:v>99.267704857248802</c:v>
                      </c:pt>
                      <c:pt idx="251" formatCode="0.00">
                        <c:v>99.52725250278084</c:v>
                      </c:pt>
                      <c:pt idx="252" formatCode="0.00">
                        <c:v>99.851687059695948</c:v>
                      </c:pt>
                      <c:pt idx="253" formatCode="0.00">
                        <c:v>99.740452354467905</c:v>
                      </c:pt>
                      <c:pt idx="254" formatCode="0.00">
                        <c:v>99.805339265850947</c:v>
                      </c:pt>
                      <c:pt idx="255" formatCode="0.00">
                        <c:v>99.907304412309983</c:v>
                      </c:pt>
                      <c:pt idx="256" formatCode="0.00">
                        <c:v>99.935113088617001</c:v>
                      </c:pt>
                      <c:pt idx="257" formatCode="0.00">
                        <c:v>99.6662958843159</c:v>
                      </c:pt>
                      <c:pt idx="258" formatCode="0.00">
                        <c:v>99.610678531701836</c:v>
                      </c:pt>
                      <c:pt idx="259" formatCode="0.00">
                        <c:v>99.462365591397855</c:v>
                      </c:pt>
                      <c:pt idx="260" formatCode="0.00">
                        <c:v>99.073044123099692</c:v>
                      </c:pt>
                      <c:pt idx="261" formatCode="0.00">
                        <c:v>98.887652947719701</c:v>
                      </c:pt>
                      <c:pt idx="262" formatCode="0.00">
                        <c:v>99.119391916944721</c:v>
                      </c:pt>
                      <c:pt idx="263" formatCode="0.00">
                        <c:v>98.980348535409675</c:v>
                      </c:pt>
                      <c:pt idx="264" formatCode="0.00">
                        <c:v>99.026696329254705</c:v>
                      </c:pt>
                      <c:pt idx="265" formatCode="0.00">
                        <c:v>98.730070448646643</c:v>
                      </c:pt>
                      <c:pt idx="266" formatCode="0.00">
                        <c:v>98.266592510196503</c:v>
                      </c:pt>
                      <c:pt idx="267" formatCode="0.00">
                        <c:v>98.544679273266595</c:v>
                      </c:pt>
                      <c:pt idx="268" formatCode="0.00">
                        <c:v>98.822766036336631</c:v>
                      </c:pt>
                      <c:pt idx="269" formatCode="0.00">
                        <c:v>99.805339265850947</c:v>
                      </c:pt>
                      <c:pt idx="270" formatCode="0.00">
                        <c:v>99.52725250278084</c:v>
                      </c:pt>
                      <c:pt idx="271" formatCode="0.00">
                        <c:v>99.184278828327749</c:v>
                      </c:pt>
                      <c:pt idx="272" formatCode="0.00">
                        <c:v>99.369670003707839</c:v>
                      </c:pt>
                      <c:pt idx="273" formatCode="0.00">
                        <c:v>99.453096032628821</c:v>
                      </c:pt>
                      <c:pt idx="274" formatCode="0.00">
                        <c:v>99.434556915090823</c:v>
                      </c:pt>
                      <c:pt idx="275" formatCode="0.00">
                        <c:v>99.953652206154956</c:v>
                      </c:pt>
                      <c:pt idx="276" formatCode="0.00">
                        <c:v>99.684835001853884</c:v>
                      </c:pt>
                      <c:pt idx="277" formatCode="0.00">
                        <c:v>99.786800148312963</c:v>
                      </c:pt>
                      <c:pt idx="278" formatCode="0.00">
                        <c:v>99.712643678160916</c:v>
                      </c:pt>
                      <c:pt idx="279" formatCode="0.00">
                        <c:v>99.83314794215795</c:v>
                      </c:pt>
                      <c:pt idx="280" formatCode="0.00">
                        <c:v>99.712643678160916</c:v>
                      </c:pt>
                      <c:pt idx="281" formatCode="0.00">
                        <c:v>99.870226177233945</c:v>
                      </c:pt>
                      <c:pt idx="282" formatCode="0.00">
                        <c:v>99.758991472005917</c:v>
                      </c:pt>
                      <c:pt idx="283" formatCode="0.00">
                        <c:v>99.935113088617001</c:v>
                      </c:pt>
                      <c:pt idx="284" formatCode="0.00">
                        <c:v>99.731182795698942</c:v>
                      </c:pt>
                      <c:pt idx="285" formatCode="0.00">
                        <c:v>100.7415647015202</c:v>
                      </c:pt>
                      <c:pt idx="286" formatCode="0.00">
                        <c:v>100.94549499443831</c:v>
                      </c:pt>
                      <c:pt idx="287" formatCode="0.00">
                        <c:v>101.1772339636633</c:v>
                      </c:pt>
                      <c:pt idx="288" formatCode="0.00">
                        <c:v>101.5850945494994</c:v>
                      </c:pt>
                      <c:pt idx="289" formatCode="0.00">
                        <c:v>100.5098257322951</c:v>
                      </c:pt>
                      <c:pt idx="290" formatCode="0.00">
                        <c:v>99.888765294771943</c:v>
                      </c:pt>
                      <c:pt idx="291" formatCode="0.00">
                        <c:v>99.295513533555777</c:v>
                      </c:pt>
                      <c:pt idx="292" formatCode="0.00">
                        <c:v>99.063774564330743</c:v>
                      </c:pt>
                      <c:pt idx="293" formatCode="0.00">
                        <c:v>99.536522061549874</c:v>
                      </c:pt>
                      <c:pt idx="294" formatCode="0.00">
                        <c:v>99.490174267704873</c:v>
                      </c:pt>
                      <c:pt idx="295" formatCode="0.00">
                        <c:v>99.480904708935853</c:v>
                      </c:pt>
                      <c:pt idx="296" formatCode="0.00">
                        <c:v>99.193548387096754</c:v>
                      </c:pt>
                      <c:pt idx="297" formatCode="0.00">
                        <c:v>99.156470152020688</c:v>
                      </c:pt>
                      <c:pt idx="298" formatCode="0.00">
                        <c:v>99.063774564330743</c:v>
                      </c:pt>
                      <c:pt idx="299" formatCode="0.00">
                        <c:v>99.100852799406724</c:v>
                      </c:pt>
                      <c:pt idx="300" formatCode="0.00">
                        <c:v>98.739340007415649</c:v>
                      </c:pt>
                      <c:pt idx="301" formatCode="0.00">
                        <c:v>99.221357063403758</c:v>
                      </c:pt>
                      <c:pt idx="302" formatCode="0.00">
                        <c:v>99.360400444938833</c:v>
                      </c:pt>
                      <c:pt idx="303" formatCode="0.00">
                        <c:v>99.388209121245836</c:v>
                      </c:pt>
                      <c:pt idx="304" formatCode="0.00">
                        <c:v>99.721913236929907</c:v>
                      </c:pt>
                      <c:pt idx="305" formatCode="0.00">
                        <c:v>100.046347793845</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A-9FA7-496F-AACE-0D3A1E3D5DFE}"/>
                  </c:ext>
                </c:extLst>
              </c15:ser>
            </c15:filteredLineSeries>
            <c15:filteredLineSeries>
              <c15:ser>
                <c:idx val="8"/>
                <c:order val="9"/>
                <c:tx>
                  <c:strRef>
                    <c:extLst xmlns:c15="http://schemas.microsoft.com/office/drawing/2012/chart" xmlns:c16r2="http://schemas.microsoft.com/office/drawing/2015/06/chart">
                      <c:ext xmlns:c15="http://schemas.microsoft.com/office/drawing/2012/chart" uri="{02D57815-91ED-43cb-92C2-25804820EDAC}">
                        <c15:formulaRef>
                          <c15:sqref>Currency!$Y$350</c15:sqref>
                        </c15:formulaRef>
                      </c:ext>
                    </c:extLst>
                    <c:strCache>
                      <c:ptCount val="1"/>
                      <c:pt idx="0">
                        <c:v>Swiss Franc</c:v>
                      </c:pt>
                    </c:strCache>
                  </c:strRef>
                </c:tx>
                <c:spPr>
                  <a:ln w="28575" cap="rnd">
                    <a:solidFill>
                      <a:schemeClr val="accent3">
                        <a:lumMod val="60000"/>
                      </a:schemeClr>
                    </a:solidFill>
                    <a:round/>
                  </a:ln>
                  <a:effectLst/>
                </c:spPr>
                <c:marker>
                  <c:symbol val="none"/>
                </c:marker>
                <c:cat>
                  <c:numRef>
                    <c:extLst xmlns:c15="http://schemas.microsoft.com/office/drawing/2012/chart" xmlns:c16r2="http://schemas.microsoft.com/office/drawing/2015/06/chart">
                      <c:ext xmlns:c15="http://schemas.microsoft.com/office/drawing/2012/chart" uri="{02D57815-91ED-43cb-92C2-25804820EDAC}">
                        <c15:formulaRef>
                          <c15:sqref>Currency!$O$351:$O$656</c15:sqref>
                        </c15:formulaRef>
                      </c:ext>
                    </c:extLst>
                    <c:numCache>
                      <c:formatCode>General</c:formatCode>
                      <c:ptCount val="306"/>
                      <c:pt idx="43" formatCode="mmm\-yy">
                        <c:v>43644</c:v>
                      </c:pt>
                      <c:pt idx="44" formatCode="mmm\-yy">
                        <c:v>43647</c:v>
                      </c:pt>
                      <c:pt idx="45" formatCode="mmm\-yy">
                        <c:v>43648</c:v>
                      </c:pt>
                      <c:pt idx="46" formatCode="mmm\-yy">
                        <c:v>43649</c:v>
                      </c:pt>
                      <c:pt idx="47" formatCode="mmm\-yy">
                        <c:v>43650</c:v>
                      </c:pt>
                      <c:pt idx="48" formatCode="mmm\-yy">
                        <c:v>43651</c:v>
                      </c:pt>
                      <c:pt idx="49" formatCode="mmm\-yy">
                        <c:v>43654</c:v>
                      </c:pt>
                      <c:pt idx="50" formatCode="mmm\-yy">
                        <c:v>43655</c:v>
                      </c:pt>
                      <c:pt idx="51" formatCode="mmm\-yy">
                        <c:v>43656</c:v>
                      </c:pt>
                      <c:pt idx="52" formatCode="mmm\-yy">
                        <c:v>43657</c:v>
                      </c:pt>
                      <c:pt idx="53" formatCode="mmm\-yy">
                        <c:v>43658</c:v>
                      </c:pt>
                      <c:pt idx="54" formatCode="mmm\-yy">
                        <c:v>43661</c:v>
                      </c:pt>
                      <c:pt idx="55" formatCode="mmm\-yy">
                        <c:v>43662</c:v>
                      </c:pt>
                      <c:pt idx="56" formatCode="mmm\-yy">
                        <c:v>43663</c:v>
                      </c:pt>
                      <c:pt idx="57" formatCode="mmm\-yy">
                        <c:v>43664</c:v>
                      </c:pt>
                      <c:pt idx="58" formatCode="mmm\-yy">
                        <c:v>43665</c:v>
                      </c:pt>
                      <c:pt idx="59" formatCode="mmm\-yy">
                        <c:v>43668</c:v>
                      </c:pt>
                      <c:pt idx="60" formatCode="mmm\-yy">
                        <c:v>43669</c:v>
                      </c:pt>
                      <c:pt idx="61" formatCode="mmm\-yy">
                        <c:v>43670</c:v>
                      </c:pt>
                      <c:pt idx="62" formatCode="mmm\-yy">
                        <c:v>43671</c:v>
                      </c:pt>
                      <c:pt idx="63" formatCode="mmm\-yy">
                        <c:v>43672</c:v>
                      </c:pt>
                      <c:pt idx="64" formatCode="mmm\-yy">
                        <c:v>43675</c:v>
                      </c:pt>
                      <c:pt idx="65" formatCode="mmm\-yy">
                        <c:v>43676</c:v>
                      </c:pt>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numCache>
                  </c:numRef>
                </c:cat>
                <c:val>
                  <c:numRef>
                    <c:extLst xmlns:c15="http://schemas.microsoft.com/office/drawing/2012/chart" xmlns:c16r2="http://schemas.microsoft.com/office/drawing/2015/06/chart">
                      <c:ext xmlns:c15="http://schemas.microsoft.com/office/drawing/2012/chart" uri="{02D57815-91ED-43cb-92C2-25804820EDAC}">
                        <c15:formulaRef>
                          <c15:sqref>Currency!$Y$351:$Y$656</c15:sqref>
                        </c15:formulaRef>
                      </c:ext>
                    </c:extLst>
                    <c:numCache>
                      <c:formatCode>General</c:formatCode>
                      <c:ptCount val="306"/>
                      <c:pt idx="43" formatCode="0.00">
                        <c:v>100</c:v>
                      </c:pt>
                      <c:pt idx="44" formatCode="0.00">
                        <c:v>101.0645920769782</c:v>
                      </c:pt>
                      <c:pt idx="45" formatCode="0.00">
                        <c:v>100.818916982291</c:v>
                      </c:pt>
                      <c:pt idx="46" formatCode="0.00">
                        <c:v>100.9929368410277</c:v>
                      </c:pt>
                      <c:pt idx="47" formatCode="0.00">
                        <c:v>100.8291534445696</c:v>
                      </c:pt>
                      <c:pt idx="48" formatCode="0.00">
                        <c:v>101.5866516531887</c:v>
                      </c:pt>
                      <c:pt idx="49" formatCode="0.00">
                        <c:v>101.67877981369629</c:v>
                      </c:pt>
                      <c:pt idx="50" formatCode="0.00">
                        <c:v>101.6583068891391</c:v>
                      </c:pt>
                      <c:pt idx="51" formatCode="0.00">
                        <c:v>101.3000307093868</c:v>
                      </c:pt>
                      <c:pt idx="52" formatCode="0.00">
                        <c:v>101.3205036339441</c:v>
                      </c:pt>
                      <c:pt idx="53" formatCode="0.00">
                        <c:v>100.7370252840618</c:v>
                      </c:pt>
                      <c:pt idx="54" formatCode="0.00">
                        <c:v>100.7984440577336</c:v>
                      </c:pt>
                      <c:pt idx="55" formatCode="0.00">
                        <c:v>101.1567202374859</c:v>
                      </c:pt>
                      <c:pt idx="56" formatCode="0.00">
                        <c:v>101.0953014638141</c:v>
                      </c:pt>
                      <c:pt idx="57" formatCode="0.00">
                        <c:v>101.03388269014231</c:v>
                      </c:pt>
                      <c:pt idx="58" formatCode="0.00">
                        <c:v>100.4913501893746</c:v>
                      </c:pt>
                      <c:pt idx="59" formatCode="0.00">
                        <c:v>100.45040434025999</c:v>
                      </c:pt>
                      <c:pt idx="60" formatCode="0.00">
                        <c:v>100.8393899068482</c:v>
                      </c:pt>
                      <c:pt idx="61" formatCode="0.00">
                        <c:v>100.8496263691268</c:v>
                      </c:pt>
                      <c:pt idx="62" formatCode="0.00">
                        <c:v>101.4535776435664</c:v>
                      </c:pt>
                      <c:pt idx="63" formatCode="0.00">
                        <c:v>101.7504350496469</c:v>
                      </c:pt>
                      <c:pt idx="64" formatCode="0.00">
                        <c:v>101.5559422663527</c:v>
                      </c:pt>
                      <c:pt idx="65" formatCode="0.00">
                        <c:v>101.4023953321732</c:v>
                      </c:pt>
                      <c:pt idx="66" formatCode="0.00">
                        <c:v>101.3307400962227</c:v>
                      </c:pt>
                      <c:pt idx="67" formatCode="0.00">
                        <c:v>101.59688811546729</c:v>
                      </c:pt>
                      <c:pt idx="68" formatCode="0.00">
                        <c:v>100.5015866516532</c:v>
                      </c:pt>
                      <c:pt idx="69" formatCode="0.00">
                        <c:v>99.498413348346816</c:v>
                      </c:pt>
                      <c:pt idx="70" formatCode="0.00">
                        <c:v>99.95905415088545</c:v>
                      </c:pt>
                      <c:pt idx="71" formatCode="0.00">
                        <c:v>99.477940423789505</c:v>
                      </c:pt>
                      <c:pt idx="72" formatCode="0.00">
                        <c:v>99.887398914934963</c:v>
                      </c:pt>
                      <c:pt idx="73" formatCode="0.00">
                        <c:v>99.539359197461323</c:v>
                      </c:pt>
                      <c:pt idx="74" formatCode="0.00">
                        <c:v>99.334629951888644</c:v>
                      </c:pt>
                      <c:pt idx="75" formatCode="0.00">
                        <c:v>99.836216603541814</c:v>
                      </c:pt>
                      <c:pt idx="76" formatCode="0.00">
                        <c:v>99.5905415088545</c:v>
                      </c:pt>
                      <c:pt idx="77" formatCode="0.00">
                        <c:v>100.0204729245573</c:v>
                      </c:pt>
                      <c:pt idx="78" formatCode="0.00">
                        <c:v>100.21496570785141</c:v>
                      </c:pt>
                      <c:pt idx="79" formatCode="0.00">
                        <c:v>100.35827617975229</c:v>
                      </c:pt>
                      <c:pt idx="80" formatCode="0.00">
                        <c:v>100.1637833964582</c:v>
                      </c:pt>
                      <c:pt idx="81" formatCode="0.00">
                        <c:v>100.36851264203089</c:v>
                      </c:pt>
                      <c:pt idx="82" formatCode="0.00">
                        <c:v>100.7370252840618</c:v>
                      </c:pt>
                      <c:pt idx="83" formatCode="0.00">
                        <c:v>99.836216603541814</c:v>
                      </c:pt>
                      <c:pt idx="84" formatCode="0.00">
                        <c:v>100.27638448152319</c:v>
                      </c:pt>
                      <c:pt idx="85" formatCode="0.00">
                        <c:v>100.3480397174736</c:v>
                      </c:pt>
                      <c:pt idx="86" formatCode="0.00">
                        <c:v>100.45040434025999</c:v>
                      </c:pt>
                      <c:pt idx="87" formatCode="0.00">
                        <c:v>100.9724639164705</c:v>
                      </c:pt>
                      <c:pt idx="88" formatCode="0.00">
                        <c:v>101.3716859453373</c:v>
                      </c:pt>
                      <c:pt idx="89" formatCode="0.00">
                        <c:v>101.3205036339441</c:v>
                      </c:pt>
                      <c:pt idx="90" formatCode="0.00">
                        <c:v>101.0441191524209</c:v>
                      </c:pt>
                      <c:pt idx="91" formatCode="0.00">
                        <c:v>100.45040434025999</c:v>
                      </c:pt>
                      <c:pt idx="92" formatCode="0.00">
                        <c:v>100.9827003787491</c:v>
                      </c:pt>
                      <c:pt idx="93" formatCode="0.00">
                        <c:v>101.0953014638141</c:v>
                      </c:pt>
                      <c:pt idx="94" formatCode="0.00">
                        <c:v>101.3921588698946</c:v>
                      </c:pt>
                      <c:pt idx="95" formatCode="0.00">
                        <c:v>101.494523492681</c:v>
                      </c:pt>
                      <c:pt idx="96" formatCode="0.00">
                        <c:v>101.6685433514178</c:v>
                      </c:pt>
                      <c:pt idx="97" formatCode="0.00">
                        <c:v>101.238611935715</c:v>
                      </c:pt>
                      <c:pt idx="98" formatCode="0.00">
                        <c:v>101.381922407616</c:v>
                      </c:pt>
                      <c:pt idx="99" formatCode="0.00">
                        <c:v>101.5661787286314</c:v>
                      </c:pt>
                      <c:pt idx="100" formatCode="0.00">
                        <c:v>101.57641519091</c:v>
                      </c:pt>
                      <c:pt idx="101" formatCode="0.00">
                        <c:v>101.8118538233187</c:v>
                      </c:pt>
                      <c:pt idx="102" formatCode="0.00">
                        <c:v>101.69925273825361</c:v>
                      </c:pt>
                      <c:pt idx="103" formatCode="0.00">
                        <c:v>101.61736104002451</c:v>
                      </c:pt>
                      <c:pt idx="104" formatCode="0.00">
                        <c:v>101.3102671716655</c:v>
                      </c:pt>
                      <c:pt idx="105" formatCode="0.00">
                        <c:v>100.8393899068482</c:v>
                      </c:pt>
                      <c:pt idx="106" formatCode="0.00">
                        <c:v>101.4842870304023</c:v>
                      </c:pt>
                      <c:pt idx="107" formatCode="0.00">
                        <c:v>101.67877981369629</c:v>
                      </c:pt>
                      <c:pt idx="108" formatCode="0.00">
                        <c:v>101.3716859453373</c:v>
                      </c:pt>
                      <c:pt idx="109" formatCode="0.00">
                        <c:v>102.1496570785137</c:v>
                      </c:pt>
                      <c:pt idx="110" formatCode="0.00">
                        <c:v>101.719725662811</c:v>
                      </c:pt>
                      <c:pt idx="111" formatCode="0.00">
                        <c:v>102.0472924557273</c:v>
                      </c:pt>
                      <c:pt idx="112" formatCode="0.00">
                        <c:v>102.139420616235</c:v>
                      </c:pt>
                      <c:pt idx="113" formatCode="0.00">
                        <c:v>101.86303613471181</c:v>
                      </c:pt>
                      <c:pt idx="114" formatCode="0.00">
                        <c:v>101.8118538233187</c:v>
                      </c:pt>
                      <c:pt idx="115" formatCode="0.00">
                        <c:v>101.80161736104</c:v>
                      </c:pt>
                      <c:pt idx="116" formatCode="0.00">
                        <c:v>101.9551642952196</c:v>
                      </c:pt>
                      <c:pt idx="117" formatCode="0.00">
                        <c:v>101.914218446105</c:v>
                      </c:pt>
                      <c:pt idx="118" formatCode="0.00">
                        <c:v>101.9858736820555</c:v>
                      </c:pt>
                      <c:pt idx="119" formatCode="0.00">
                        <c:v>102.057528918006</c:v>
                      </c:pt>
                      <c:pt idx="120" formatCode="0.00">
                        <c:v>102.2315487767428</c:v>
                      </c:pt>
                      <c:pt idx="121" formatCode="0.00">
                        <c:v>101.84256321015459</c:v>
                      </c:pt>
                      <c:pt idx="122" formatCode="0.00">
                        <c:v>101.0441191524209</c:v>
                      </c:pt>
                      <c:pt idx="123" formatCode="0.00">
                        <c:v>100.7984440577336</c:v>
                      </c:pt>
                      <c:pt idx="124" formatCode="0.00">
                        <c:v>100.931518067356</c:v>
                      </c:pt>
                      <c:pt idx="125" formatCode="0.00">
                        <c:v>101.2181390111578</c:v>
                      </c:pt>
                      <c:pt idx="126" formatCode="0.00">
                        <c:v>101.4126317944518</c:v>
                      </c:pt>
                      <c:pt idx="127" formatCode="0.00">
                        <c:v>101.60712457774601</c:v>
                      </c:pt>
                      <c:pt idx="128" formatCode="0.00">
                        <c:v>101.8937455215478</c:v>
                      </c:pt>
                      <c:pt idx="129" formatCode="0.00">
                        <c:v>101.8323267478759</c:v>
                      </c:pt>
                      <c:pt idx="130" formatCode="0.00">
                        <c:v>101.719725662811</c:v>
                      </c:pt>
                      <c:pt idx="131" formatCode="0.00">
                        <c:v>101.4535776435664</c:v>
                      </c:pt>
                      <c:pt idx="132" formatCode="0.00">
                        <c:v>100.9827003787491</c:v>
                      </c:pt>
                      <c:pt idx="133" formatCode="0.00">
                        <c:v>100.8905722182414</c:v>
                      </c:pt>
                      <c:pt idx="134" formatCode="0.00">
                        <c:v>101.0031733033064</c:v>
                      </c:pt>
                      <c:pt idx="135" formatCode="0.00">
                        <c:v>101.6685433514178</c:v>
                      </c:pt>
                      <c:pt idx="136" formatCode="0.00">
                        <c:v>101.59688811546729</c:v>
                      </c:pt>
                      <c:pt idx="137" formatCode="0.00">
                        <c:v>102.09847476712051</c:v>
                      </c:pt>
                      <c:pt idx="138" formatCode="0.00">
                        <c:v>102.10871122939911</c:v>
                      </c:pt>
                      <c:pt idx="139" formatCode="0.00">
                        <c:v>101.6685433514178</c:v>
                      </c:pt>
                      <c:pt idx="140" formatCode="0.00">
                        <c:v>101.67877981369629</c:v>
                      </c:pt>
                      <c:pt idx="141" formatCode="0.00">
                        <c:v>101.3409765585014</c:v>
                      </c:pt>
                      <c:pt idx="142" formatCode="0.00">
                        <c:v>101.1567202374859</c:v>
                      </c:pt>
                      <c:pt idx="143" formatCode="0.00">
                        <c:v>101.3307400962227</c:v>
                      </c:pt>
                      <c:pt idx="144" formatCode="0.00">
                        <c:v>101.11577438837141</c:v>
                      </c:pt>
                      <c:pt idx="145" formatCode="0.00">
                        <c:v>101.4023953321732</c:v>
                      </c:pt>
                      <c:pt idx="146" formatCode="0.00">
                        <c:v>101.4535776435664</c:v>
                      </c:pt>
                      <c:pt idx="147" formatCode="0.00">
                        <c:v>101.60712457774601</c:v>
                      </c:pt>
                      <c:pt idx="148" formatCode="0.00">
                        <c:v>102.1291841539564</c:v>
                      </c:pt>
                      <c:pt idx="149" formatCode="0.00">
                        <c:v>102.0370559934487</c:v>
                      </c:pt>
                      <c:pt idx="150" formatCode="0.00">
                        <c:v>102.1189476916778</c:v>
                      </c:pt>
                      <c:pt idx="151" formatCode="0.00">
                        <c:v>102.3339133995291</c:v>
                      </c:pt>
                      <c:pt idx="152" formatCode="0.00">
                        <c:v>102.26225816357869</c:v>
                      </c:pt>
                      <c:pt idx="153" formatCode="0.00">
                        <c:v>102.3339133995291</c:v>
                      </c:pt>
                      <c:pt idx="154" formatCode="0.00">
                        <c:v>101.5559422663527</c:v>
                      </c:pt>
                      <c:pt idx="155" formatCode="0.00">
                        <c:v>100.9622274541918</c:v>
                      </c:pt>
                      <c:pt idx="156" formatCode="0.00">
                        <c:v>101.26932132255089</c:v>
                      </c:pt>
                      <c:pt idx="157" formatCode="0.00">
                        <c:v>101.0543556146995</c:v>
                      </c:pt>
                      <c:pt idx="158" formatCode="0.00">
                        <c:v>101.36144948305871</c:v>
                      </c:pt>
                      <c:pt idx="159" formatCode="0.00">
                        <c:v>101.2079025488791</c:v>
                      </c:pt>
                      <c:pt idx="160" formatCode="0.00">
                        <c:v>100.8393899068482</c:v>
                      </c:pt>
                      <c:pt idx="161" formatCode="0.00">
                        <c:v>100.9110451427987</c:v>
                      </c:pt>
                      <c:pt idx="162" formatCode="0.00">
                        <c:v>100.9929368410277</c:v>
                      </c:pt>
                      <c:pt idx="163" formatCode="0.00">
                        <c:v>100.7677346708978</c:v>
                      </c:pt>
                      <c:pt idx="164" formatCode="0.00">
                        <c:v>100.6551335858327</c:v>
                      </c:pt>
                      <c:pt idx="165" formatCode="0.00">
                        <c:v>100.3480397174736</c:v>
                      </c:pt>
                      <c:pt idx="166" formatCode="0.00">
                        <c:v>100.36851264203089</c:v>
                      </c:pt>
                      <c:pt idx="167" formatCode="0.00">
                        <c:v>100.05118231139321</c:v>
                      </c:pt>
                      <c:pt idx="168" formatCode="0.00">
                        <c:v>100.61418773671819</c:v>
                      </c:pt>
                      <c:pt idx="169" formatCode="0.00">
                        <c:v>100.52205957621049</c:v>
                      </c:pt>
                      <c:pt idx="170" formatCode="0.00">
                        <c:v>100.3173303306377</c:v>
                      </c:pt>
                      <c:pt idx="171" formatCode="0.00">
                        <c:v>100.35827617975229</c:v>
                      </c:pt>
                      <c:pt idx="172" formatCode="0.00">
                        <c:v>100.4094584911455</c:v>
                      </c:pt>
                      <c:pt idx="173" formatCode="0.00">
                        <c:v>99.641723820247762</c:v>
                      </c:pt>
                      <c:pt idx="174" formatCode="0.00">
                        <c:v>99.099191319479957</c:v>
                      </c:pt>
                      <c:pt idx="175" formatCode="0.00">
                        <c:v>98.925171460743172</c:v>
                      </c:pt>
                      <c:pt idx="176" formatCode="0.00">
                        <c:v>98.873989149349981</c:v>
                      </c:pt>
                      <c:pt idx="177" formatCode="0.00">
                        <c:v>99.580305046575873</c:v>
                      </c:pt>
                      <c:pt idx="178" formatCode="0.00">
                        <c:v>99.375575801003123</c:v>
                      </c:pt>
                      <c:pt idx="179" formatCode="0.00">
                        <c:v>99.109427781758612</c:v>
                      </c:pt>
                      <c:pt idx="180" formatCode="0.00">
                        <c:v>99.355102876445841</c:v>
                      </c:pt>
                      <c:pt idx="181" formatCode="0.00">
                        <c:v>99.631487357969036</c:v>
                      </c:pt>
                      <c:pt idx="182" formatCode="0.00">
                        <c:v>99.559832122018591</c:v>
                      </c:pt>
                      <c:pt idx="183" formatCode="0.00">
                        <c:v>99.559832122018591</c:v>
                      </c:pt>
                      <c:pt idx="184" formatCode="0.00">
                        <c:v>99.29368410277408</c:v>
                      </c:pt>
                      <c:pt idx="185" formatCode="0.00">
                        <c:v>99.099191319479957</c:v>
                      </c:pt>
                      <c:pt idx="186" formatCode="0.00">
                        <c:v>98.638550516941322</c:v>
                      </c:pt>
                      <c:pt idx="187" formatCode="0.00">
                        <c:v>98.771624526563613</c:v>
                      </c:pt>
                      <c:pt idx="188" formatCode="0.00">
                        <c:v>99.088954857201315</c:v>
                      </c:pt>
                      <c:pt idx="189" formatCode="0.00">
                        <c:v>99.201555942266367</c:v>
                      </c:pt>
                      <c:pt idx="190" formatCode="0.00">
                        <c:v>99.119664244037295</c:v>
                      </c:pt>
                      <c:pt idx="191" formatCode="0.00">
                        <c:v>99.201555942266367</c:v>
                      </c:pt>
                      <c:pt idx="192" formatCode="0.00">
                        <c:v>99.21179240454498</c:v>
                      </c:pt>
                      <c:pt idx="193" formatCode="0.00">
                        <c:v>99.375575801003123</c:v>
                      </c:pt>
                      <c:pt idx="194" formatCode="0.00">
                        <c:v>99.334629951888644</c:v>
                      </c:pt>
                      <c:pt idx="195" formatCode="0.00">
                        <c:v>99.651960282526346</c:v>
                      </c:pt>
                      <c:pt idx="196" formatCode="0.00">
                        <c:v>99.774797829869954</c:v>
                      </c:pt>
                      <c:pt idx="197" formatCode="0.00">
                        <c:v>99.12990070631588</c:v>
                      </c:pt>
                      <c:pt idx="198" formatCode="0.00">
                        <c:v>98.669259903777274</c:v>
                      </c:pt>
                      <c:pt idx="199" formatCode="0.00">
                        <c:v>98.894462073907263</c:v>
                      </c:pt>
                      <c:pt idx="200" formatCode="0.00">
                        <c:v>99.262974715938171</c:v>
                      </c:pt>
                      <c:pt idx="201" formatCode="0.00">
                        <c:v>99.631487357969036</c:v>
                      </c:pt>
                      <c:pt idx="202" formatCode="0.00">
                        <c:v>99.825980141263145</c:v>
                      </c:pt>
                      <c:pt idx="203" formatCode="0.00">
                        <c:v>100.0818916982291</c:v>
                      </c:pt>
                      <c:pt idx="204" formatCode="0.00">
                        <c:v>100.0614187736718</c:v>
                      </c:pt>
                      <c:pt idx="205" formatCode="0.00">
                        <c:v>99.866925990377766</c:v>
                      </c:pt>
                      <c:pt idx="206" formatCode="0.00">
                        <c:v>100.1023646227864</c:v>
                      </c:pt>
                      <c:pt idx="207" formatCode="0.00">
                        <c:v>100.1740198587368</c:v>
                      </c:pt>
                      <c:pt idx="208" formatCode="0.00">
                        <c:v>100.4708772648173</c:v>
                      </c:pt>
                      <c:pt idx="209" formatCode="0.00">
                        <c:v>100.44016787798139</c:v>
                      </c:pt>
                      <c:pt idx="210" formatCode="0.00">
                        <c:v>100.563005425325</c:v>
                      </c:pt>
                      <c:pt idx="211" formatCode="0.00">
                        <c:v>100.7370252840618</c:v>
                      </c:pt>
                      <c:pt idx="212" formatCode="0.00">
                        <c:v>100.67560651039</c:v>
                      </c:pt>
                      <c:pt idx="213" formatCode="0.00">
                        <c:v>100.11260108506499</c:v>
                      </c:pt>
                      <c:pt idx="214" formatCode="0.00">
                        <c:v>100</c:v>
                      </c:pt>
                      <c:pt idx="215" formatCode="0.00">
                        <c:v>99.836216603541814</c:v>
                      </c:pt>
                      <c:pt idx="216" formatCode="0.00">
                        <c:v>100.03070938683589</c:v>
                      </c:pt>
                      <c:pt idx="217" formatCode="0.00">
                        <c:v>99.457467499232294</c:v>
                      </c:pt>
                      <c:pt idx="218" formatCode="0.00">
                        <c:v>99.12990070631588</c:v>
                      </c:pt>
                      <c:pt idx="219" formatCode="0.00">
                        <c:v>97.901525232879521</c:v>
                      </c:pt>
                      <c:pt idx="220" formatCode="0.00">
                        <c:v>98.065308629337693</c:v>
                      </c:pt>
                      <c:pt idx="221" formatCode="0.00">
                        <c:v>97.901525232879521</c:v>
                      </c:pt>
                      <c:pt idx="222" formatCode="0.00">
                        <c:v>96.990480090080851</c:v>
                      </c:pt>
                      <c:pt idx="223" formatCode="0.00">
                        <c:v>95.997543249053152</c:v>
                      </c:pt>
                      <c:pt idx="224" formatCode="0.00">
                        <c:v>94.717985464223574</c:v>
                      </c:pt>
                      <c:pt idx="225" formatCode="0.00">
                        <c:v>95.895178626266741</c:v>
                      </c:pt>
                      <c:pt idx="226" formatCode="0.00">
                        <c:v>96.140853720954041</c:v>
                      </c:pt>
                      <c:pt idx="227" formatCode="0.00">
                        <c:v>96.826696693622679</c:v>
                      </c:pt>
                      <c:pt idx="228" formatCode="0.00">
                        <c:v>97.604667826799044</c:v>
                      </c:pt>
                      <c:pt idx="229" formatCode="0.00">
                        <c:v>96.949534240966344</c:v>
                      </c:pt>
                      <c:pt idx="230" formatCode="0.00">
                        <c:v>98.515712969597715</c:v>
                      </c:pt>
                      <c:pt idx="231" formatCode="0.00">
                        <c:v>99.416521650117772</c:v>
                      </c:pt>
                      <c:pt idx="232" formatCode="0.00">
                        <c:v>100.9622274541918</c:v>
                      </c:pt>
                      <c:pt idx="233" formatCode="0.00">
                        <c:v>101.10553792609269</c:v>
                      </c:pt>
                      <c:pt idx="234" formatCode="0.00">
                        <c:v>100.5834783498823</c:v>
                      </c:pt>
                      <c:pt idx="235" formatCode="0.00">
                        <c:v>100.6653700481114</c:v>
                      </c:pt>
                      <c:pt idx="236" formatCode="0.00">
                        <c:v>100.1740198587368</c:v>
                      </c:pt>
                      <c:pt idx="237" formatCode="0.00">
                        <c:v>98.607841130105413</c:v>
                      </c:pt>
                      <c:pt idx="238" formatCode="0.00">
                        <c:v>97.686559525028173</c:v>
                      </c:pt>
                      <c:pt idx="239" formatCode="0.00">
                        <c:v>98.280274337189041</c:v>
                      </c:pt>
                      <c:pt idx="240" formatCode="0.00">
                        <c:v>98.873989149349981</c:v>
                      </c:pt>
                      <c:pt idx="241" formatCode="0.00">
                        <c:v>99.048009008086808</c:v>
                      </c:pt>
                      <c:pt idx="242" formatCode="0.00">
                        <c:v>99.682669669362298</c:v>
                      </c:pt>
                      <c:pt idx="243" formatCode="0.00">
                        <c:v>100.1535469341795</c:v>
                      </c:pt>
                      <c:pt idx="244" formatCode="0.00">
                        <c:v>100.05118231139321</c:v>
                      </c:pt>
                      <c:pt idx="245" formatCode="0.00">
                        <c:v>99.365339338724482</c:v>
                      </c:pt>
                      <c:pt idx="246" formatCode="0.00">
                        <c:v>99.4267581123963</c:v>
                      </c:pt>
                      <c:pt idx="247" formatCode="0.00">
                        <c:v>98.914934998464531</c:v>
                      </c:pt>
                      <c:pt idx="248" formatCode="0.00">
                        <c:v>98.71020575289181</c:v>
                      </c:pt>
                      <c:pt idx="249" formatCode="0.00">
                        <c:v>98.945644385300483</c:v>
                      </c:pt>
                      <c:pt idx="250" formatCode="0.00">
                        <c:v>98.392875422254036</c:v>
                      </c:pt>
                      <c:pt idx="251" formatCode="0.00">
                        <c:v>98.699969290613154</c:v>
                      </c:pt>
                      <c:pt idx="252" formatCode="0.00">
                        <c:v>99.303920565052721</c:v>
                      </c:pt>
                      <c:pt idx="253" formatCode="0.00">
                        <c:v>99.048009008086808</c:v>
                      </c:pt>
                      <c:pt idx="254" formatCode="0.00">
                        <c:v>99.027536083529483</c:v>
                      </c:pt>
                      <c:pt idx="255" formatCode="0.00">
                        <c:v>99.344866414167299</c:v>
                      </c:pt>
                      <c:pt idx="256" formatCode="0.00">
                        <c:v>99.518886272904055</c:v>
                      </c:pt>
                      <c:pt idx="257" formatCode="0.00">
                        <c:v>99.600777971133141</c:v>
                      </c:pt>
                      <c:pt idx="258" formatCode="0.00">
                        <c:v>99.907871839492245</c:v>
                      </c:pt>
                      <c:pt idx="259" formatCode="0.00">
                        <c:v>99.948817688606823</c:v>
                      </c:pt>
                      <c:pt idx="260" formatCode="0.00">
                        <c:v>99.785034292148609</c:v>
                      </c:pt>
                      <c:pt idx="261" formatCode="0.00">
                        <c:v>99.948817688606823</c:v>
                      </c:pt>
                      <c:pt idx="262" formatCode="0.00">
                        <c:v>98.925171460743172</c:v>
                      </c:pt>
                      <c:pt idx="263" formatCode="0.00">
                        <c:v>98.321220186303606</c:v>
                      </c:pt>
                      <c:pt idx="264" formatCode="0.00">
                        <c:v>98.853516224792713</c:v>
                      </c:pt>
                      <c:pt idx="265" formatCode="0.00">
                        <c:v>99.61101443341181</c:v>
                      </c:pt>
                      <c:pt idx="266" formatCode="0.00">
                        <c:v>99.723615518476805</c:v>
                      </c:pt>
                      <c:pt idx="267" formatCode="0.00">
                        <c:v>99.744088443034101</c:v>
                      </c:pt>
                      <c:pt idx="268" formatCode="0.00">
                        <c:v>99.344866414167299</c:v>
                      </c:pt>
                      <c:pt idx="269" formatCode="0.00">
                        <c:v>99.5905415088545</c:v>
                      </c:pt>
                      <c:pt idx="270" formatCode="0.00">
                        <c:v>99.222028866823592</c:v>
                      </c:pt>
                      <c:pt idx="271" formatCode="0.00">
                        <c:v>99.488176886068146</c:v>
                      </c:pt>
                      <c:pt idx="272" formatCode="0.00">
                        <c:v>99.73385198075546</c:v>
                      </c:pt>
                      <c:pt idx="273" formatCode="0.00">
                        <c:v>99.61101443341181</c:v>
                      </c:pt>
                      <c:pt idx="274" formatCode="0.00">
                        <c:v>99.508649810625414</c:v>
                      </c:pt>
                      <c:pt idx="275" formatCode="0.00">
                        <c:v>99.498413348346816</c:v>
                      </c:pt>
                      <c:pt idx="276" formatCode="0.00">
                        <c:v>98.802333913399465</c:v>
                      </c:pt>
                      <c:pt idx="277" formatCode="0.00">
                        <c:v>99.303920565052721</c:v>
                      </c:pt>
                      <c:pt idx="278" formatCode="0.00">
                        <c:v>99.549595659740007</c:v>
                      </c:pt>
                      <c:pt idx="279" formatCode="0.00">
                        <c:v>99.436994574674998</c:v>
                      </c:pt>
                      <c:pt idx="280" formatCode="0.00">
                        <c:v>98.914934998464531</c:v>
                      </c:pt>
                      <c:pt idx="281" formatCode="0.00">
                        <c:v>99.181083017709057</c:v>
                      </c:pt>
                      <c:pt idx="282" formatCode="0.00">
                        <c:v>98.638550516941322</c:v>
                      </c:pt>
                      <c:pt idx="283" formatCode="0.00">
                        <c:v>98.454294195925897</c:v>
                      </c:pt>
                      <c:pt idx="284" formatCode="0.00">
                        <c:v>98.362166035418156</c:v>
                      </c:pt>
                      <c:pt idx="285" formatCode="0.00">
                        <c:v>98.515712969597715</c:v>
                      </c:pt>
                      <c:pt idx="286" formatCode="0.00">
                        <c:v>98.392875422254036</c:v>
                      </c:pt>
                      <c:pt idx="287" formatCode="0.00">
                        <c:v>97.809397072371752</c:v>
                      </c:pt>
                      <c:pt idx="288" formatCode="0.00">
                        <c:v>98.505476507319045</c:v>
                      </c:pt>
                      <c:pt idx="289" formatCode="0.00">
                        <c:v>98.024362780223143</c:v>
                      </c:pt>
                      <c:pt idx="290" formatCode="0.00">
                        <c:v>97.328283345275864</c:v>
                      </c:pt>
                      <c:pt idx="291" formatCode="0.00">
                        <c:v>96.611730985771317</c:v>
                      </c:pt>
                      <c:pt idx="292" formatCode="0.00">
                        <c:v>96.652676834885781</c:v>
                      </c:pt>
                      <c:pt idx="293" formatCode="0.00">
                        <c:v>97.492066741734064</c:v>
                      </c:pt>
                      <c:pt idx="294" formatCode="0.00">
                        <c:v>97.164499948817706</c:v>
                      </c:pt>
                      <c:pt idx="295" formatCode="0.00">
                        <c:v>97.379465656669026</c:v>
                      </c:pt>
                      <c:pt idx="296" formatCode="0.00">
                        <c:v>97.113317637424444</c:v>
                      </c:pt>
                      <c:pt idx="297" formatCode="0.00">
                        <c:v>97.389702118947653</c:v>
                      </c:pt>
                      <c:pt idx="298" formatCode="0.00">
                        <c:v>97.481830279455409</c:v>
                      </c:pt>
                      <c:pt idx="299" formatCode="0.00">
                        <c:v>97.010953014638133</c:v>
                      </c:pt>
                      <c:pt idx="300" formatCode="0.00">
                        <c:v>96.724332070836283</c:v>
                      </c:pt>
                      <c:pt idx="301" formatCode="0.00">
                        <c:v>97.031425939195415</c:v>
                      </c:pt>
                      <c:pt idx="302" formatCode="0.00">
                        <c:v>97.092844712867205</c:v>
                      </c:pt>
                      <c:pt idx="303" formatCode="0.00">
                        <c:v>97.010953014638133</c:v>
                      </c:pt>
                      <c:pt idx="304" formatCode="0.00">
                        <c:v>97.369229194390456</c:v>
                      </c:pt>
                      <c:pt idx="305" formatCode="0.00">
                        <c:v>96.970007165523555</c:v>
                      </c:pt>
                    </c:numCache>
                  </c:numRef>
                </c:val>
                <c:smooth val="0"/>
                <c:extLst xmlns:c15="http://schemas.microsoft.com/office/drawing/2012/chart" xmlns:c16r2="http://schemas.microsoft.com/office/drawing/2015/06/chart">
                  <c:ext xmlns:c16="http://schemas.microsoft.com/office/drawing/2014/chart" uri="{C3380CC4-5D6E-409C-BE32-E72D297353CC}">
                    <c16:uniqueId val="{0000000B-9FA7-496F-AACE-0D3A1E3D5DFE}"/>
                  </c:ext>
                </c:extLst>
              </c15:ser>
            </c15:filteredLineSeries>
          </c:ext>
        </c:extLst>
      </c:lineChart>
      <c:dateAx>
        <c:axId val="941029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30184"/>
        <c:crosses val="autoZero"/>
        <c:auto val="1"/>
        <c:lblOffset val="100"/>
        <c:baseTimeUnit val="days"/>
        <c:majorUnit val="1"/>
        <c:majorTimeUnit val="months"/>
      </c:dateAx>
      <c:valAx>
        <c:axId val="941030184"/>
        <c:scaling>
          <c:orientation val="minMax"/>
          <c:min val="93"/>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1029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E97F908B-6E7C-4536-A5C4-5B11E8741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15884</Words>
  <Characters>90545</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2019-03-19T09:59:00Z</cp:lastPrinted>
  <dcterms:created xsi:type="dcterms:W3CDTF">2020-08-05T09:52:00Z</dcterms:created>
  <dcterms:modified xsi:type="dcterms:W3CDTF">2020-08-05T09:52:00Z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